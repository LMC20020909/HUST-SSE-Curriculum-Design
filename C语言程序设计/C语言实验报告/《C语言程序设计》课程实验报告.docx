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7D166" w14:textId="77777777" w:rsidR="000B3246" w:rsidRDefault="00E33124">
      <w:pPr>
        <w:jc w:val="center"/>
      </w:pPr>
      <w:r>
        <w:rPr>
          <w:noProof/>
          <w:szCs w:val="21"/>
        </w:rPr>
        <w:drawing>
          <wp:inline distT="0" distB="0" distL="0" distR="0" wp14:anchorId="6F932882" wp14:editId="7B85F497">
            <wp:extent cx="2647950" cy="447675"/>
            <wp:effectExtent l="19050" t="0" r="0" b="0"/>
            <wp:docPr id="1"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blip>
                    <a:srcRect/>
                    <a:stretch>
                      <a:fillRect/>
                    </a:stretch>
                  </pic:blipFill>
                  <pic:spPr bwMode="auto">
                    <a:xfrm>
                      <a:off x="0" y="0"/>
                      <a:ext cx="2647950" cy="447675"/>
                    </a:xfrm>
                    <a:prstGeom prst="rect">
                      <a:avLst/>
                    </a:prstGeom>
                    <a:noFill/>
                    <a:ln w="9525">
                      <a:noFill/>
                      <a:miter lim="800000"/>
                      <a:headEnd/>
                      <a:tailEnd/>
                    </a:ln>
                  </pic:spPr>
                </pic:pic>
              </a:graphicData>
            </a:graphic>
          </wp:inline>
        </w:drawing>
      </w:r>
    </w:p>
    <w:p w14:paraId="493915AA" w14:textId="77777777" w:rsidR="000B3246" w:rsidRDefault="000B3246"/>
    <w:p w14:paraId="2E00EBE8" w14:textId="77777777" w:rsidR="000B3246" w:rsidRDefault="000B3246"/>
    <w:p w14:paraId="7466F241" w14:textId="77777777" w:rsidR="000B3246" w:rsidRDefault="004A6D79">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hint="eastAsia"/>
          <w:b/>
          <w:sz w:val="44"/>
          <w:szCs w:val="44"/>
        </w:rPr>
        <w:t xml:space="preserve"> </w:t>
      </w:r>
      <w:r>
        <w:rPr>
          <w:rFonts w:ascii="仿宋" w:eastAsia="仿宋" w:hAnsi="仿宋" w:hint="eastAsia"/>
          <w:b/>
          <w:sz w:val="84"/>
          <w:szCs w:val="84"/>
        </w:rPr>
        <w:t>程</w:t>
      </w:r>
      <w:r>
        <w:rPr>
          <w:rFonts w:ascii="仿宋" w:eastAsia="仿宋" w:hAnsi="仿宋" w:hint="eastAsia"/>
          <w:b/>
          <w:sz w:val="44"/>
          <w:szCs w:val="44"/>
        </w:rPr>
        <w:t xml:space="preserve"> </w:t>
      </w:r>
      <w:r>
        <w:rPr>
          <w:rFonts w:ascii="仿宋" w:eastAsia="仿宋" w:hAnsi="仿宋" w:hint="eastAsia"/>
          <w:b/>
          <w:sz w:val="84"/>
          <w:szCs w:val="84"/>
        </w:rPr>
        <w:t>实</w:t>
      </w:r>
      <w:r>
        <w:rPr>
          <w:rFonts w:ascii="仿宋" w:eastAsia="仿宋" w:hAnsi="仿宋" w:hint="eastAsia"/>
          <w:b/>
          <w:sz w:val="44"/>
          <w:szCs w:val="44"/>
        </w:rPr>
        <w:t xml:space="preserve"> </w:t>
      </w:r>
      <w:r>
        <w:rPr>
          <w:rFonts w:ascii="仿宋" w:eastAsia="仿宋" w:hAnsi="仿宋" w:hint="eastAsia"/>
          <w:b/>
          <w:sz w:val="84"/>
          <w:szCs w:val="84"/>
        </w:rPr>
        <w:t>验</w:t>
      </w:r>
      <w:r>
        <w:rPr>
          <w:rFonts w:ascii="仿宋" w:eastAsia="仿宋" w:hAnsi="仿宋" w:hint="eastAsia"/>
          <w:b/>
          <w:sz w:val="44"/>
          <w:szCs w:val="44"/>
        </w:rPr>
        <w:t xml:space="preserve"> </w:t>
      </w:r>
      <w:r>
        <w:rPr>
          <w:rFonts w:ascii="仿宋" w:eastAsia="仿宋" w:hAnsi="仿宋" w:hint="eastAsia"/>
          <w:b/>
          <w:sz w:val="84"/>
          <w:szCs w:val="84"/>
        </w:rPr>
        <w:t>报</w:t>
      </w:r>
      <w:r>
        <w:rPr>
          <w:rFonts w:ascii="仿宋" w:eastAsia="仿宋" w:hAnsi="仿宋" w:hint="eastAsia"/>
          <w:b/>
          <w:sz w:val="44"/>
          <w:szCs w:val="44"/>
        </w:rPr>
        <w:t xml:space="preserve"> </w:t>
      </w:r>
      <w:r>
        <w:rPr>
          <w:rFonts w:ascii="仿宋" w:eastAsia="仿宋" w:hAnsi="仿宋" w:hint="eastAsia"/>
          <w:b/>
          <w:sz w:val="84"/>
          <w:szCs w:val="84"/>
        </w:rPr>
        <w:t>告</w:t>
      </w:r>
    </w:p>
    <w:p w14:paraId="2C6892B0" w14:textId="77777777" w:rsidR="000B3246" w:rsidRDefault="000B3246"/>
    <w:p w14:paraId="42D03325" w14:textId="77777777" w:rsidR="000B3246" w:rsidRDefault="000B3246"/>
    <w:p w14:paraId="4846D7AD" w14:textId="77777777" w:rsidR="000B3246" w:rsidRDefault="000B3246">
      <w:pPr>
        <w:rPr>
          <w:b/>
          <w:sz w:val="36"/>
          <w:szCs w:val="36"/>
        </w:rPr>
      </w:pPr>
    </w:p>
    <w:p w14:paraId="60CCDB64" w14:textId="77777777" w:rsidR="000B3246" w:rsidRDefault="004A6D79">
      <w:pPr>
        <w:ind w:firstLineChars="98" w:firstLine="354"/>
        <w:rPr>
          <w:b/>
          <w:sz w:val="36"/>
          <w:szCs w:val="36"/>
          <w:u w:val="single"/>
        </w:rPr>
      </w:pPr>
      <w:r>
        <w:rPr>
          <w:rFonts w:ascii="黑体" w:eastAsia="黑体" w:hAnsi="黑体" w:hint="eastAsia"/>
          <w:b/>
          <w:sz w:val="36"/>
          <w:szCs w:val="36"/>
        </w:rPr>
        <w:t>课程名称：</w:t>
      </w:r>
      <w:r>
        <w:rPr>
          <w:rFonts w:hint="eastAsia"/>
          <w:b/>
          <w:sz w:val="36"/>
          <w:szCs w:val="36"/>
          <w:u w:val="single"/>
        </w:rPr>
        <w:t xml:space="preserve">        C</w:t>
      </w:r>
      <w:r>
        <w:rPr>
          <w:rFonts w:hint="eastAsia"/>
          <w:b/>
          <w:sz w:val="36"/>
          <w:szCs w:val="36"/>
          <w:u w:val="single"/>
        </w:rPr>
        <w:t>语言程序设计</w:t>
      </w:r>
      <w:r w:rsidR="000E7DE1">
        <w:rPr>
          <w:rFonts w:hint="eastAsia"/>
          <w:b/>
          <w:sz w:val="36"/>
          <w:szCs w:val="36"/>
          <w:u w:val="single"/>
        </w:rPr>
        <w:t>实验</w:t>
      </w:r>
      <w:r>
        <w:rPr>
          <w:rFonts w:hint="eastAsia"/>
          <w:b/>
          <w:sz w:val="36"/>
          <w:szCs w:val="36"/>
          <w:u w:val="single"/>
        </w:rPr>
        <w:t xml:space="preserve">          </w:t>
      </w:r>
    </w:p>
    <w:p w14:paraId="2E097979" w14:textId="77777777" w:rsidR="000B3246" w:rsidRDefault="000B3246" w:rsidP="00650347">
      <w:pPr>
        <w:spacing w:beforeLines="50" w:before="156"/>
        <w:rPr>
          <w:b/>
          <w:sz w:val="36"/>
          <w:szCs w:val="36"/>
          <w:u w:val="single"/>
        </w:rPr>
      </w:pPr>
    </w:p>
    <w:p w14:paraId="3C85F13F" w14:textId="77777777" w:rsidR="000B3246" w:rsidRDefault="000B3246"/>
    <w:p w14:paraId="7984D301" w14:textId="77777777" w:rsidR="000B3246" w:rsidRDefault="000B3246"/>
    <w:p w14:paraId="779FB463" w14:textId="77777777" w:rsidR="000B3246" w:rsidRDefault="000B3246"/>
    <w:p w14:paraId="44D830E0" w14:textId="77777777" w:rsidR="000B3246" w:rsidRDefault="000B3246"/>
    <w:p w14:paraId="34D7E568" w14:textId="77777777" w:rsidR="000B3246" w:rsidRDefault="000B3246"/>
    <w:p w14:paraId="59888D10" w14:textId="77777777" w:rsidR="000B3246" w:rsidRDefault="000B3246"/>
    <w:p w14:paraId="66988730" w14:textId="77777777" w:rsidR="000B3246" w:rsidRDefault="000B3246"/>
    <w:p w14:paraId="04871741" w14:textId="77777777" w:rsidR="000B3246" w:rsidRDefault="000B3246"/>
    <w:p w14:paraId="4D93D1C8" w14:textId="77777777" w:rsidR="000B3246" w:rsidRDefault="000B3246">
      <w:pPr>
        <w:rPr>
          <w:b/>
          <w:sz w:val="28"/>
          <w:szCs w:val="28"/>
        </w:rPr>
      </w:pPr>
    </w:p>
    <w:p w14:paraId="0C8A45B7" w14:textId="77777777" w:rsidR="007C72BA" w:rsidRDefault="007C72BA" w:rsidP="007C72BA">
      <w:pPr>
        <w:ind w:firstLineChars="642" w:firstLine="1805"/>
        <w:rPr>
          <w:b/>
          <w:sz w:val="28"/>
          <w:szCs w:val="28"/>
        </w:rPr>
      </w:pPr>
      <w:r>
        <w:rPr>
          <w:rFonts w:hint="eastAsia"/>
          <w:b/>
          <w:sz w:val="28"/>
          <w:szCs w:val="28"/>
        </w:rPr>
        <w:t>专业班级：</w:t>
      </w:r>
      <w:r>
        <w:rPr>
          <w:rFonts w:hint="eastAsia"/>
          <w:b/>
          <w:sz w:val="28"/>
          <w:szCs w:val="28"/>
          <w:u w:val="single"/>
        </w:rPr>
        <w:t xml:space="preserve"> </w:t>
      </w:r>
      <w:r>
        <w:rPr>
          <w:b/>
          <w:sz w:val="28"/>
          <w:szCs w:val="28"/>
          <w:u w:val="single"/>
        </w:rPr>
        <w:t xml:space="preserve"> </w:t>
      </w:r>
      <w:r>
        <w:rPr>
          <w:rFonts w:hint="eastAsia"/>
          <w:b/>
          <w:sz w:val="28"/>
          <w:szCs w:val="28"/>
          <w:u w:val="single"/>
        </w:rPr>
        <w:t>软件工程</w:t>
      </w:r>
      <w:r>
        <w:rPr>
          <w:rFonts w:hint="eastAsia"/>
          <w:b/>
          <w:sz w:val="28"/>
          <w:szCs w:val="28"/>
          <w:u w:val="single"/>
        </w:rPr>
        <w:t>2</w:t>
      </w:r>
      <w:r>
        <w:rPr>
          <w:b/>
          <w:sz w:val="28"/>
          <w:szCs w:val="28"/>
          <w:u w:val="single"/>
        </w:rPr>
        <w:t>003</w:t>
      </w:r>
      <w:r>
        <w:rPr>
          <w:rFonts w:hint="eastAsia"/>
          <w:b/>
          <w:sz w:val="28"/>
          <w:szCs w:val="28"/>
          <w:u w:val="single"/>
        </w:rPr>
        <w:t>班</w:t>
      </w:r>
      <w:r>
        <w:rPr>
          <w:rFonts w:hint="eastAsia"/>
          <w:b/>
          <w:sz w:val="28"/>
          <w:szCs w:val="28"/>
          <w:u w:val="single"/>
        </w:rPr>
        <w:t xml:space="preserve"> </w:t>
      </w:r>
      <w:r>
        <w:rPr>
          <w:b/>
          <w:sz w:val="28"/>
          <w:szCs w:val="28"/>
          <w:u w:val="single"/>
        </w:rPr>
        <w:t xml:space="preserve">      </w:t>
      </w:r>
    </w:p>
    <w:p w14:paraId="2FA1469D" w14:textId="77777777" w:rsidR="007C72BA" w:rsidRDefault="007C72BA" w:rsidP="007C72BA">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b/>
          <w:sz w:val="28"/>
          <w:szCs w:val="28"/>
          <w:u w:val="single"/>
        </w:rPr>
        <w:t xml:space="preserve">   U202010783</w:t>
      </w:r>
      <w:r>
        <w:rPr>
          <w:rFonts w:hint="eastAsia"/>
          <w:b/>
          <w:sz w:val="28"/>
          <w:szCs w:val="28"/>
          <w:u w:val="single"/>
        </w:rPr>
        <w:t xml:space="preserve">    </w:t>
      </w:r>
      <w:r>
        <w:rPr>
          <w:b/>
          <w:sz w:val="28"/>
          <w:szCs w:val="28"/>
          <w:u w:val="single"/>
        </w:rPr>
        <w:t xml:space="preserve">      </w:t>
      </w:r>
    </w:p>
    <w:p w14:paraId="591EB34D" w14:textId="77777777" w:rsidR="007C72BA" w:rsidRDefault="007C72BA" w:rsidP="007C72BA">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Pr>
          <w:rFonts w:hint="eastAsia"/>
          <w:b/>
          <w:sz w:val="28"/>
          <w:szCs w:val="28"/>
          <w:u w:val="single"/>
        </w:rPr>
        <w:t>刘铭宸</w:t>
      </w:r>
      <w:r>
        <w:rPr>
          <w:rFonts w:hint="eastAsia"/>
          <w:b/>
          <w:sz w:val="28"/>
          <w:szCs w:val="28"/>
          <w:u w:val="single"/>
        </w:rPr>
        <w:t xml:space="preserve">     </w:t>
      </w:r>
      <w:r>
        <w:rPr>
          <w:b/>
          <w:sz w:val="28"/>
          <w:szCs w:val="28"/>
          <w:u w:val="single"/>
        </w:rPr>
        <w:t xml:space="preserve">      </w:t>
      </w:r>
    </w:p>
    <w:p w14:paraId="09D168A4" w14:textId="77777777" w:rsidR="007C72BA" w:rsidRDefault="007C72BA" w:rsidP="007C72BA">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Pr>
          <w:b/>
          <w:sz w:val="28"/>
          <w:szCs w:val="28"/>
          <w:u w:val="single"/>
        </w:rPr>
        <w:t xml:space="preserve">  </w:t>
      </w:r>
      <w:r>
        <w:rPr>
          <w:rFonts w:hint="eastAsia"/>
          <w:b/>
          <w:sz w:val="28"/>
          <w:szCs w:val="28"/>
          <w:u w:val="single"/>
        </w:rPr>
        <w:t>唐赫</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14:paraId="41A822FC" w14:textId="5B260E03" w:rsidR="007C72BA" w:rsidRDefault="007C72BA" w:rsidP="007C72BA">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Pr>
          <w:b/>
          <w:sz w:val="28"/>
          <w:szCs w:val="28"/>
          <w:u w:val="single"/>
        </w:rPr>
        <w:t>2020.12.2</w:t>
      </w:r>
      <w:r w:rsidR="00E43FE5">
        <w:rPr>
          <w:b/>
          <w:sz w:val="28"/>
          <w:szCs w:val="28"/>
          <w:u w:val="single"/>
        </w:rPr>
        <w:t>6</w:t>
      </w:r>
      <w:r>
        <w:rPr>
          <w:rFonts w:hint="eastAsia"/>
          <w:b/>
          <w:sz w:val="28"/>
          <w:szCs w:val="28"/>
          <w:u w:val="single"/>
        </w:rPr>
        <w:t xml:space="preserve">         </w:t>
      </w:r>
    </w:p>
    <w:p w14:paraId="6A52FB5B" w14:textId="77777777" w:rsidR="007C72BA" w:rsidRDefault="007C72BA" w:rsidP="007C72BA"/>
    <w:p w14:paraId="0C81BBC9" w14:textId="77777777" w:rsidR="007C72BA" w:rsidRDefault="007C72BA" w:rsidP="007C72BA"/>
    <w:p w14:paraId="680DCCCF" w14:textId="77777777" w:rsidR="007C72BA" w:rsidRDefault="007C72BA" w:rsidP="007C72BA"/>
    <w:p w14:paraId="56BA6ACE" w14:textId="18045895" w:rsidR="007C72BA" w:rsidRDefault="007C72BA" w:rsidP="00B131FB">
      <w:pPr>
        <w:jc w:val="center"/>
        <w:rPr>
          <w:b/>
          <w:sz w:val="28"/>
          <w:szCs w:val="28"/>
        </w:rPr>
        <w:sectPr w:rsidR="007C72BA" w:rsidSect="00E6139A">
          <w:footerReference w:type="default" r:id="rId9"/>
          <w:pgSz w:w="11906" w:h="16838"/>
          <w:pgMar w:top="1418" w:right="1701" w:bottom="1134" w:left="1701" w:header="851" w:footer="992" w:gutter="0"/>
          <w:pgNumType w:fmt="upperRoman" w:start="1"/>
          <w:cols w:space="720"/>
          <w:docGrid w:type="lines" w:linePitch="312"/>
        </w:sectPr>
      </w:pPr>
      <w:r>
        <w:rPr>
          <w:rFonts w:hint="eastAsia"/>
          <w:b/>
          <w:sz w:val="28"/>
          <w:szCs w:val="28"/>
        </w:rPr>
        <w:t>软件工程</w:t>
      </w:r>
    </w:p>
    <w:sdt>
      <w:sdtPr>
        <w:rPr>
          <w:rFonts w:ascii="Times New Roman" w:eastAsia="宋体" w:hAnsi="Times New Roman" w:cs="Times New Roman"/>
          <w:color w:val="auto"/>
          <w:kern w:val="2"/>
          <w:sz w:val="21"/>
          <w:szCs w:val="24"/>
          <w:lang w:val="zh-CN"/>
        </w:rPr>
        <w:id w:val="-1187131844"/>
        <w:docPartObj>
          <w:docPartGallery w:val="Table of Contents"/>
          <w:docPartUnique/>
        </w:docPartObj>
      </w:sdtPr>
      <w:sdtEndPr>
        <w:rPr>
          <w:b/>
          <w:bCs/>
        </w:rPr>
      </w:sdtEndPr>
      <w:sdtContent>
        <w:p w14:paraId="7821A67D" w14:textId="67F35E03" w:rsidR="00B131FB" w:rsidRPr="00AA18E7" w:rsidRDefault="00B131FB" w:rsidP="00AA18E7">
          <w:pPr>
            <w:pStyle w:val="TOC"/>
            <w:jc w:val="center"/>
            <w:rPr>
              <w:rFonts w:ascii="黑体" w:eastAsia="黑体" w:hAnsi="黑体"/>
              <w:b/>
              <w:bCs/>
              <w:color w:val="000000" w:themeColor="text1"/>
              <w:sz w:val="36"/>
              <w:szCs w:val="36"/>
            </w:rPr>
          </w:pPr>
          <w:r w:rsidRPr="00AA18E7">
            <w:rPr>
              <w:rFonts w:ascii="黑体" w:eastAsia="黑体" w:hAnsi="黑体"/>
              <w:b/>
              <w:bCs/>
              <w:color w:val="000000" w:themeColor="text1"/>
              <w:sz w:val="36"/>
              <w:szCs w:val="36"/>
              <w:lang w:val="zh-CN"/>
            </w:rPr>
            <w:t>目</w:t>
          </w:r>
          <w:r w:rsidR="00AA18E7">
            <w:rPr>
              <w:rFonts w:ascii="黑体" w:eastAsia="黑体" w:hAnsi="黑体" w:hint="eastAsia"/>
              <w:b/>
              <w:bCs/>
              <w:color w:val="000000" w:themeColor="text1"/>
              <w:sz w:val="36"/>
              <w:szCs w:val="36"/>
              <w:lang w:val="zh-CN"/>
            </w:rPr>
            <w:t xml:space="preserve"> </w:t>
          </w:r>
          <w:r w:rsidR="00AA18E7">
            <w:rPr>
              <w:rFonts w:ascii="黑体" w:eastAsia="黑体" w:hAnsi="黑体"/>
              <w:b/>
              <w:bCs/>
              <w:color w:val="000000" w:themeColor="text1"/>
              <w:sz w:val="36"/>
              <w:szCs w:val="36"/>
              <w:lang w:val="zh-CN"/>
            </w:rPr>
            <w:t xml:space="preserve"> </w:t>
          </w:r>
          <w:r w:rsidRPr="00AA18E7">
            <w:rPr>
              <w:rFonts w:ascii="黑体" w:eastAsia="黑体" w:hAnsi="黑体"/>
              <w:b/>
              <w:bCs/>
              <w:color w:val="000000" w:themeColor="text1"/>
              <w:sz w:val="36"/>
              <w:szCs w:val="36"/>
              <w:lang w:val="zh-CN"/>
            </w:rPr>
            <w:t>录</w:t>
          </w:r>
        </w:p>
        <w:p w14:paraId="7F339C87" w14:textId="0952190E" w:rsidR="00B131FB" w:rsidRPr="001A14E9" w:rsidRDefault="00B131FB">
          <w:pPr>
            <w:pStyle w:val="TOC1"/>
            <w:tabs>
              <w:tab w:val="right" w:leader="dot" w:pos="8296"/>
            </w:tabs>
            <w:rPr>
              <w:rFonts w:asciiTheme="minorHAnsi" w:eastAsiaTheme="minorEastAsia" w:hAnsiTheme="minorHAnsi" w:cstheme="minorBidi"/>
              <w:b/>
              <w:bCs/>
              <w:noProof/>
              <w:sz w:val="24"/>
            </w:rPr>
          </w:pPr>
          <w:r w:rsidRPr="001A14E9">
            <w:rPr>
              <w:sz w:val="24"/>
            </w:rPr>
            <w:fldChar w:fldCharType="begin"/>
          </w:r>
          <w:r w:rsidRPr="001A14E9">
            <w:rPr>
              <w:sz w:val="24"/>
            </w:rPr>
            <w:instrText xml:space="preserve"> TOC \o "1-3" \h \z \u </w:instrText>
          </w:r>
          <w:r w:rsidRPr="001A14E9">
            <w:rPr>
              <w:sz w:val="24"/>
            </w:rPr>
            <w:fldChar w:fldCharType="separate"/>
          </w:r>
          <w:hyperlink w:anchor="_Toc91425364" w:history="1">
            <w:r w:rsidRPr="001A14E9">
              <w:rPr>
                <w:rStyle w:val="a5"/>
                <w:rFonts w:eastAsia="黑体"/>
                <w:b/>
                <w:bCs/>
                <w:noProof/>
                <w:kern w:val="0"/>
                <w:sz w:val="24"/>
              </w:rPr>
              <w:t>1</w:t>
            </w:r>
            <w:r w:rsidR="001A14E9" w:rsidRPr="001A14E9">
              <w:rPr>
                <w:rStyle w:val="a5"/>
                <w:rFonts w:eastAsia="黑体"/>
                <w:b/>
                <w:bCs/>
                <w:noProof/>
                <w:kern w:val="0"/>
                <w:sz w:val="24"/>
              </w:rPr>
              <w:t xml:space="preserve">   </w:t>
            </w:r>
            <w:r w:rsidRPr="001A14E9">
              <w:rPr>
                <w:rStyle w:val="a5"/>
                <w:rFonts w:ascii="宋体" w:hAnsi="宋体"/>
                <w:b/>
                <w:bCs/>
                <w:noProof/>
                <w:kern w:val="0"/>
                <w:sz w:val="24"/>
              </w:rPr>
              <w:t>表达式和标准输入</w:t>
            </w:r>
            <w:r w:rsidRPr="001A14E9">
              <w:rPr>
                <w:rStyle w:val="a5"/>
                <w:rFonts w:ascii="宋体" w:hAnsi="宋体"/>
                <w:b/>
                <w:bCs/>
                <w:noProof/>
                <w:kern w:val="0"/>
                <w:sz w:val="24"/>
              </w:rPr>
              <w:t>与</w:t>
            </w:r>
            <w:r w:rsidRPr="001A14E9">
              <w:rPr>
                <w:rStyle w:val="a5"/>
                <w:rFonts w:ascii="宋体" w:hAnsi="宋体"/>
                <w:b/>
                <w:bCs/>
                <w:noProof/>
                <w:kern w:val="0"/>
                <w:sz w:val="24"/>
              </w:rPr>
              <w:t>输出实验</w:t>
            </w:r>
            <w:r w:rsidRPr="001A14E9">
              <w:rPr>
                <w:b/>
                <w:bCs/>
                <w:noProof/>
                <w:webHidden/>
                <w:sz w:val="24"/>
              </w:rPr>
              <w:tab/>
            </w:r>
            <w:r w:rsidRPr="001A14E9">
              <w:rPr>
                <w:b/>
                <w:bCs/>
                <w:noProof/>
                <w:webHidden/>
                <w:sz w:val="24"/>
              </w:rPr>
              <w:fldChar w:fldCharType="begin"/>
            </w:r>
            <w:r w:rsidRPr="001A14E9">
              <w:rPr>
                <w:b/>
                <w:bCs/>
                <w:noProof/>
                <w:webHidden/>
                <w:sz w:val="24"/>
              </w:rPr>
              <w:instrText xml:space="preserve"> PAGEREF _Toc91425364 \h </w:instrText>
            </w:r>
            <w:r w:rsidRPr="001A14E9">
              <w:rPr>
                <w:b/>
                <w:bCs/>
                <w:noProof/>
                <w:webHidden/>
                <w:sz w:val="24"/>
              </w:rPr>
            </w:r>
            <w:r w:rsidRPr="001A14E9">
              <w:rPr>
                <w:b/>
                <w:bCs/>
                <w:noProof/>
                <w:webHidden/>
                <w:sz w:val="24"/>
              </w:rPr>
              <w:fldChar w:fldCharType="separate"/>
            </w:r>
            <w:r w:rsidRPr="001A14E9">
              <w:rPr>
                <w:b/>
                <w:bCs/>
                <w:noProof/>
                <w:webHidden/>
                <w:sz w:val="24"/>
              </w:rPr>
              <w:t>2</w:t>
            </w:r>
            <w:r w:rsidRPr="001A14E9">
              <w:rPr>
                <w:b/>
                <w:bCs/>
                <w:noProof/>
                <w:webHidden/>
                <w:sz w:val="24"/>
              </w:rPr>
              <w:fldChar w:fldCharType="end"/>
            </w:r>
          </w:hyperlink>
        </w:p>
        <w:p w14:paraId="7A08D70F" w14:textId="2DBBC0B3" w:rsidR="00B131FB" w:rsidRPr="001A14E9" w:rsidRDefault="00283E43" w:rsidP="001A14E9">
          <w:pPr>
            <w:pStyle w:val="TOC2"/>
            <w:tabs>
              <w:tab w:val="right" w:leader="dot" w:pos="8296"/>
            </w:tabs>
            <w:ind w:leftChars="0" w:left="0"/>
            <w:rPr>
              <w:rFonts w:asciiTheme="minorHAnsi" w:eastAsiaTheme="minorEastAsia" w:hAnsiTheme="minorHAnsi" w:cstheme="minorBidi"/>
              <w:noProof/>
              <w:sz w:val="24"/>
            </w:rPr>
          </w:pPr>
          <w:hyperlink w:anchor="_Toc91425365" w:history="1">
            <w:r w:rsidR="00B131FB" w:rsidRPr="001A14E9">
              <w:rPr>
                <w:rStyle w:val="a5"/>
                <w:noProof/>
                <w:sz w:val="24"/>
              </w:rPr>
              <w:t>1.1</w:t>
            </w:r>
            <w:r w:rsidR="001A14E9" w:rsidRPr="001A14E9">
              <w:rPr>
                <w:rStyle w:val="a5"/>
                <w:noProof/>
                <w:sz w:val="24"/>
              </w:rPr>
              <w:t xml:space="preserve">  </w:t>
            </w:r>
            <w:r w:rsidR="00B131FB" w:rsidRPr="001A14E9">
              <w:rPr>
                <w:rStyle w:val="a5"/>
                <w:noProof/>
                <w:sz w:val="24"/>
              </w:rPr>
              <w:t>实验目的</w:t>
            </w:r>
            <w:r w:rsidR="00B131FB" w:rsidRPr="001A14E9">
              <w:rPr>
                <w:noProof/>
                <w:webHidden/>
                <w:sz w:val="24"/>
              </w:rPr>
              <w:tab/>
            </w:r>
            <w:r w:rsidR="00B131FB" w:rsidRPr="001A14E9">
              <w:rPr>
                <w:noProof/>
                <w:webHidden/>
                <w:sz w:val="24"/>
              </w:rPr>
              <w:fldChar w:fldCharType="begin"/>
            </w:r>
            <w:r w:rsidR="00B131FB" w:rsidRPr="001A14E9">
              <w:rPr>
                <w:noProof/>
                <w:webHidden/>
                <w:sz w:val="24"/>
              </w:rPr>
              <w:instrText xml:space="preserve"> PAGEREF _Toc91425365 \h </w:instrText>
            </w:r>
            <w:r w:rsidR="00B131FB" w:rsidRPr="001A14E9">
              <w:rPr>
                <w:noProof/>
                <w:webHidden/>
                <w:sz w:val="24"/>
              </w:rPr>
            </w:r>
            <w:r w:rsidR="00B131FB" w:rsidRPr="001A14E9">
              <w:rPr>
                <w:noProof/>
                <w:webHidden/>
                <w:sz w:val="24"/>
              </w:rPr>
              <w:fldChar w:fldCharType="separate"/>
            </w:r>
            <w:r w:rsidR="00B131FB" w:rsidRPr="001A14E9">
              <w:rPr>
                <w:noProof/>
                <w:webHidden/>
                <w:sz w:val="24"/>
              </w:rPr>
              <w:t>2</w:t>
            </w:r>
            <w:r w:rsidR="00B131FB" w:rsidRPr="001A14E9">
              <w:rPr>
                <w:noProof/>
                <w:webHidden/>
                <w:sz w:val="24"/>
              </w:rPr>
              <w:fldChar w:fldCharType="end"/>
            </w:r>
          </w:hyperlink>
        </w:p>
        <w:p w14:paraId="402F4991" w14:textId="1E1788F7" w:rsidR="00B131FB" w:rsidRPr="001A14E9" w:rsidRDefault="00283E43" w:rsidP="001A14E9">
          <w:pPr>
            <w:pStyle w:val="TOC2"/>
            <w:tabs>
              <w:tab w:val="right" w:leader="dot" w:pos="8296"/>
            </w:tabs>
            <w:ind w:leftChars="0" w:left="0"/>
            <w:rPr>
              <w:rFonts w:asciiTheme="minorHAnsi" w:eastAsiaTheme="minorEastAsia" w:hAnsiTheme="minorHAnsi" w:cstheme="minorBidi"/>
              <w:noProof/>
              <w:sz w:val="24"/>
            </w:rPr>
          </w:pPr>
          <w:hyperlink w:anchor="_Toc91425366" w:history="1">
            <w:r w:rsidR="00B131FB" w:rsidRPr="001A14E9">
              <w:rPr>
                <w:rStyle w:val="a5"/>
                <w:noProof/>
                <w:sz w:val="24"/>
              </w:rPr>
              <w:t>1.2</w:t>
            </w:r>
            <w:r w:rsidR="001A14E9" w:rsidRPr="001A14E9">
              <w:rPr>
                <w:rStyle w:val="a5"/>
                <w:noProof/>
                <w:sz w:val="24"/>
              </w:rPr>
              <w:t xml:space="preserve">  </w:t>
            </w:r>
            <w:r w:rsidR="00B131FB" w:rsidRPr="001A14E9">
              <w:rPr>
                <w:rStyle w:val="a5"/>
                <w:rFonts w:hAnsiTheme="minorEastAsia"/>
                <w:noProof/>
                <w:sz w:val="24"/>
              </w:rPr>
              <w:t>实验内容</w:t>
            </w:r>
            <w:r w:rsidR="00B131FB" w:rsidRPr="001A14E9">
              <w:rPr>
                <w:noProof/>
                <w:webHidden/>
                <w:sz w:val="24"/>
              </w:rPr>
              <w:tab/>
            </w:r>
            <w:r w:rsidR="00B131FB" w:rsidRPr="001A14E9">
              <w:rPr>
                <w:noProof/>
                <w:webHidden/>
                <w:sz w:val="24"/>
              </w:rPr>
              <w:fldChar w:fldCharType="begin"/>
            </w:r>
            <w:r w:rsidR="00B131FB" w:rsidRPr="001A14E9">
              <w:rPr>
                <w:noProof/>
                <w:webHidden/>
                <w:sz w:val="24"/>
              </w:rPr>
              <w:instrText xml:space="preserve"> PAGEREF _Toc91425366 \h </w:instrText>
            </w:r>
            <w:r w:rsidR="00B131FB" w:rsidRPr="001A14E9">
              <w:rPr>
                <w:noProof/>
                <w:webHidden/>
                <w:sz w:val="24"/>
              </w:rPr>
            </w:r>
            <w:r w:rsidR="00B131FB" w:rsidRPr="001A14E9">
              <w:rPr>
                <w:noProof/>
                <w:webHidden/>
                <w:sz w:val="24"/>
              </w:rPr>
              <w:fldChar w:fldCharType="separate"/>
            </w:r>
            <w:r w:rsidR="00B131FB" w:rsidRPr="001A14E9">
              <w:rPr>
                <w:noProof/>
                <w:webHidden/>
                <w:sz w:val="24"/>
              </w:rPr>
              <w:t>2</w:t>
            </w:r>
            <w:r w:rsidR="00B131FB" w:rsidRPr="001A14E9">
              <w:rPr>
                <w:noProof/>
                <w:webHidden/>
                <w:sz w:val="24"/>
              </w:rPr>
              <w:fldChar w:fldCharType="end"/>
            </w:r>
          </w:hyperlink>
        </w:p>
        <w:p w14:paraId="712627E6" w14:textId="7C054A0E" w:rsidR="00B131FB" w:rsidRPr="001A14E9" w:rsidRDefault="00283E43" w:rsidP="001A14E9">
          <w:pPr>
            <w:pStyle w:val="TOC2"/>
            <w:tabs>
              <w:tab w:val="right" w:leader="dot" w:pos="8296"/>
            </w:tabs>
            <w:ind w:leftChars="0" w:left="0"/>
            <w:rPr>
              <w:rFonts w:asciiTheme="minorHAnsi" w:eastAsiaTheme="minorEastAsia" w:hAnsiTheme="minorHAnsi" w:cstheme="minorBidi"/>
              <w:noProof/>
              <w:sz w:val="24"/>
            </w:rPr>
          </w:pPr>
          <w:hyperlink w:anchor="_Toc91425367" w:history="1">
            <w:r w:rsidR="00B131FB" w:rsidRPr="001A14E9">
              <w:rPr>
                <w:rStyle w:val="a5"/>
                <w:rFonts w:eastAsiaTheme="majorEastAsia"/>
                <w:noProof/>
                <w:sz w:val="24"/>
              </w:rPr>
              <w:t>1.3</w:t>
            </w:r>
            <w:r w:rsidR="001A14E9" w:rsidRPr="001A14E9">
              <w:rPr>
                <w:rStyle w:val="a5"/>
                <w:rFonts w:eastAsiaTheme="majorEastAsia"/>
                <w:noProof/>
                <w:sz w:val="24"/>
              </w:rPr>
              <w:t xml:space="preserve">  </w:t>
            </w:r>
            <w:r w:rsidR="00B131FB" w:rsidRPr="001A14E9">
              <w:rPr>
                <w:rStyle w:val="a5"/>
                <w:rFonts w:eastAsiaTheme="majorEastAsia" w:hAnsiTheme="majorEastAsia"/>
                <w:noProof/>
                <w:sz w:val="24"/>
              </w:rPr>
              <w:t>实验小结</w:t>
            </w:r>
            <w:r w:rsidR="00B131FB" w:rsidRPr="001A14E9">
              <w:rPr>
                <w:noProof/>
                <w:webHidden/>
                <w:sz w:val="24"/>
              </w:rPr>
              <w:tab/>
            </w:r>
            <w:r w:rsidR="00B131FB" w:rsidRPr="001A14E9">
              <w:rPr>
                <w:noProof/>
                <w:webHidden/>
                <w:sz w:val="24"/>
              </w:rPr>
              <w:fldChar w:fldCharType="begin"/>
            </w:r>
            <w:r w:rsidR="00B131FB" w:rsidRPr="001A14E9">
              <w:rPr>
                <w:noProof/>
                <w:webHidden/>
                <w:sz w:val="24"/>
              </w:rPr>
              <w:instrText xml:space="preserve"> PAGEREF _Toc91425367 \h </w:instrText>
            </w:r>
            <w:r w:rsidR="00B131FB" w:rsidRPr="001A14E9">
              <w:rPr>
                <w:noProof/>
                <w:webHidden/>
                <w:sz w:val="24"/>
              </w:rPr>
            </w:r>
            <w:r w:rsidR="00B131FB" w:rsidRPr="001A14E9">
              <w:rPr>
                <w:noProof/>
                <w:webHidden/>
                <w:sz w:val="24"/>
              </w:rPr>
              <w:fldChar w:fldCharType="separate"/>
            </w:r>
            <w:r w:rsidR="00B131FB" w:rsidRPr="001A14E9">
              <w:rPr>
                <w:noProof/>
                <w:webHidden/>
                <w:sz w:val="24"/>
              </w:rPr>
              <w:t>10</w:t>
            </w:r>
            <w:r w:rsidR="00B131FB" w:rsidRPr="001A14E9">
              <w:rPr>
                <w:noProof/>
                <w:webHidden/>
                <w:sz w:val="24"/>
              </w:rPr>
              <w:fldChar w:fldCharType="end"/>
            </w:r>
          </w:hyperlink>
        </w:p>
        <w:p w14:paraId="5FD595CB" w14:textId="524AA3DD" w:rsidR="00B131FB" w:rsidRPr="001A14E9" w:rsidRDefault="00283E43">
          <w:pPr>
            <w:pStyle w:val="TOC1"/>
            <w:tabs>
              <w:tab w:val="right" w:leader="dot" w:pos="8296"/>
            </w:tabs>
            <w:rPr>
              <w:rFonts w:asciiTheme="minorHAnsi" w:eastAsiaTheme="minorEastAsia" w:hAnsiTheme="minorHAnsi" w:cstheme="minorBidi"/>
              <w:b/>
              <w:bCs/>
              <w:noProof/>
              <w:sz w:val="24"/>
            </w:rPr>
          </w:pPr>
          <w:hyperlink w:anchor="_Toc91425368" w:history="1">
            <w:r w:rsidR="00B131FB" w:rsidRPr="001A14E9">
              <w:rPr>
                <w:rStyle w:val="a5"/>
                <w:rFonts w:eastAsia="黑体"/>
                <w:b/>
                <w:bCs/>
                <w:noProof/>
                <w:kern w:val="0"/>
                <w:sz w:val="24"/>
              </w:rPr>
              <w:t>2</w:t>
            </w:r>
            <w:r w:rsidR="00816D18">
              <w:rPr>
                <w:rStyle w:val="a5"/>
                <w:rFonts w:eastAsia="黑体"/>
                <w:b/>
                <w:bCs/>
                <w:noProof/>
                <w:kern w:val="0"/>
                <w:sz w:val="24"/>
              </w:rPr>
              <w:t xml:space="preserve">   </w:t>
            </w:r>
            <w:r w:rsidR="00B131FB" w:rsidRPr="001A14E9">
              <w:rPr>
                <w:rStyle w:val="a5"/>
                <w:rFonts w:ascii="宋体" w:hAnsi="宋体"/>
                <w:b/>
                <w:bCs/>
                <w:noProof/>
                <w:kern w:val="0"/>
                <w:sz w:val="24"/>
              </w:rPr>
              <w:t>流程控制实验</w:t>
            </w:r>
            <w:r w:rsidR="00B131FB" w:rsidRPr="001A14E9">
              <w:rPr>
                <w:b/>
                <w:bCs/>
                <w:noProof/>
                <w:webHidden/>
                <w:sz w:val="24"/>
              </w:rPr>
              <w:tab/>
            </w:r>
            <w:r w:rsidR="00B131FB" w:rsidRPr="001A14E9">
              <w:rPr>
                <w:b/>
                <w:bCs/>
                <w:noProof/>
                <w:webHidden/>
                <w:sz w:val="24"/>
              </w:rPr>
              <w:fldChar w:fldCharType="begin"/>
            </w:r>
            <w:r w:rsidR="00B131FB" w:rsidRPr="001A14E9">
              <w:rPr>
                <w:b/>
                <w:bCs/>
                <w:noProof/>
                <w:webHidden/>
                <w:sz w:val="24"/>
              </w:rPr>
              <w:instrText xml:space="preserve"> PAGEREF _Toc91425368 \h </w:instrText>
            </w:r>
            <w:r w:rsidR="00B131FB" w:rsidRPr="001A14E9">
              <w:rPr>
                <w:b/>
                <w:bCs/>
                <w:noProof/>
                <w:webHidden/>
                <w:sz w:val="24"/>
              </w:rPr>
            </w:r>
            <w:r w:rsidR="00B131FB" w:rsidRPr="001A14E9">
              <w:rPr>
                <w:b/>
                <w:bCs/>
                <w:noProof/>
                <w:webHidden/>
                <w:sz w:val="24"/>
              </w:rPr>
              <w:fldChar w:fldCharType="separate"/>
            </w:r>
            <w:r w:rsidR="00B131FB" w:rsidRPr="001A14E9">
              <w:rPr>
                <w:b/>
                <w:bCs/>
                <w:noProof/>
                <w:webHidden/>
                <w:sz w:val="24"/>
              </w:rPr>
              <w:t>11</w:t>
            </w:r>
            <w:r w:rsidR="00B131FB" w:rsidRPr="001A14E9">
              <w:rPr>
                <w:b/>
                <w:bCs/>
                <w:noProof/>
                <w:webHidden/>
                <w:sz w:val="24"/>
              </w:rPr>
              <w:fldChar w:fldCharType="end"/>
            </w:r>
          </w:hyperlink>
        </w:p>
        <w:p w14:paraId="1FE074AD" w14:textId="147D2E27" w:rsidR="00B131FB" w:rsidRPr="001A14E9" w:rsidRDefault="00283E43" w:rsidP="001A14E9">
          <w:pPr>
            <w:pStyle w:val="TOC2"/>
            <w:tabs>
              <w:tab w:val="right" w:leader="dot" w:pos="8296"/>
            </w:tabs>
            <w:ind w:leftChars="0" w:left="0"/>
            <w:rPr>
              <w:rFonts w:asciiTheme="minorHAnsi" w:eastAsiaTheme="minorEastAsia" w:hAnsiTheme="minorHAnsi" w:cstheme="minorBidi"/>
              <w:noProof/>
              <w:sz w:val="24"/>
            </w:rPr>
          </w:pPr>
          <w:hyperlink w:anchor="_Toc91425369" w:history="1">
            <w:r w:rsidR="00B131FB" w:rsidRPr="001A14E9">
              <w:rPr>
                <w:rStyle w:val="a5"/>
                <w:noProof/>
                <w:sz w:val="24"/>
              </w:rPr>
              <w:t xml:space="preserve">2.1 </w:t>
            </w:r>
            <w:r w:rsidR="00816D18">
              <w:rPr>
                <w:rStyle w:val="a5"/>
                <w:noProof/>
                <w:sz w:val="24"/>
              </w:rPr>
              <w:t xml:space="preserve"> </w:t>
            </w:r>
            <w:r w:rsidR="00B131FB" w:rsidRPr="001A14E9">
              <w:rPr>
                <w:rStyle w:val="a5"/>
                <w:noProof/>
                <w:sz w:val="24"/>
              </w:rPr>
              <w:t>实验目的</w:t>
            </w:r>
            <w:r w:rsidR="00B131FB" w:rsidRPr="001A14E9">
              <w:rPr>
                <w:noProof/>
                <w:webHidden/>
                <w:sz w:val="24"/>
              </w:rPr>
              <w:tab/>
            </w:r>
            <w:r w:rsidR="00B131FB" w:rsidRPr="001A14E9">
              <w:rPr>
                <w:noProof/>
                <w:webHidden/>
                <w:sz w:val="24"/>
              </w:rPr>
              <w:fldChar w:fldCharType="begin"/>
            </w:r>
            <w:r w:rsidR="00B131FB" w:rsidRPr="001A14E9">
              <w:rPr>
                <w:noProof/>
                <w:webHidden/>
                <w:sz w:val="24"/>
              </w:rPr>
              <w:instrText xml:space="preserve"> PAGEREF _Toc91425369 \h </w:instrText>
            </w:r>
            <w:r w:rsidR="00B131FB" w:rsidRPr="001A14E9">
              <w:rPr>
                <w:noProof/>
                <w:webHidden/>
                <w:sz w:val="24"/>
              </w:rPr>
            </w:r>
            <w:r w:rsidR="00B131FB" w:rsidRPr="001A14E9">
              <w:rPr>
                <w:noProof/>
                <w:webHidden/>
                <w:sz w:val="24"/>
              </w:rPr>
              <w:fldChar w:fldCharType="separate"/>
            </w:r>
            <w:r w:rsidR="00B131FB" w:rsidRPr="001A14E9">
              <w:rPr>
                <w:noProof/>
                <w:webHidden/>
                <w:sz w:val="24"/>
              </w:rPr>
              <w:t>11</w:t>
            </w:r>
            <w:r w:rsidR="00B131FB" w:rsidRPr="001A14E9">
              <w:rPr>
                <w:noProof/>
                <w:webHidden/>
                <w:sz w:val="24"/>
              </w:rPr>
              <w:fldChar w:fldCharType="end"/>
            </w:r>
          </w:hyperlink>
        </w:p>
        <w:p w14:paraId="00E8C1DB" w14:textId="216051FB" w:rsidR="00B131FB" w:rsidRPr="001A14E9" w:rsidRDefault="00283E43" w:rsidP="001A14E9">
          <w:pPr>
            <w:pStyle w:val="TOC2"/>
            <w:tabs>
              <w:tab w:val="right" w:leader="dot" w:pos="8296"/>
            </w:tabs>
            <w:ind w:leftChars="0" w:left="0"/>
            <w:rPr>
              <w:rFonts w:asciiTheme="minorHAnsi" w:eastAsiaTheme="minorEastAsia" w:hAnsiTheme="minorHAnsi" w:cstheme="minorBidi"/>
              <w:noProof/>
              <w:sz w:val="24"/>
            </w:rPr>
          </w:pPr>
          <w:hyperlink w:anchor="_Toc91425370" w:history="1">
            <w:r w:rsidR="00B131FB" w:rsidRPr="001A14E9">
              <w:rPr>
                <w:rStyle w:val="a5"/>
                <w:noProof/>
                <w:sz w:val="24"/>
              </w:rPr>
              <w:t xml:space="preserve">2.2 </w:t>
            </w:r>
            <w:r w:rsidR="00816D18">
              <w:rPr>
                <w:rStyle w:val="a5"/>
                <w:noProof/>
                <w:sz w:val="24"/>
              </w:rPr>
              <w:t xml:space="preserve"> </w:t>
            </w:r>
            <w:r w:rsidR="00B131FB" w:rsidRPr="001A14E9">
              <w:rPr>
                <w:rStyle w:val="a5"/>
                <w:rFonts w:hAnsiTheme="minorEastAsia"/>
                <w:noProof/>
                <w:sz w:val="24"/>
              </w:rPr>
              <w:t>实验内容</w:t>
            </w:r>
            <w:r w:rsidR="00B131FB" w:rsidRPr="001A14E9">
              <w:rPr>
                <w:noProof/>
                <w:webHidden/>
                <w:sz w:val="24"/>
              </w:rPr>
              <w:tab/>
            </w:r>
            <w:r w:rsidR="00B131FB" w:rsidRPr="001A14E9">
              <w:rPr>
                <w:noProof/>
                <w:webHidden/>
                <w:sz w:val="24"/>
              </w:rPr>
              <w:fldChar w:fldCharType="begin"/>
            </w:r>
            <w:r w:rsidR="00B131FB" w:rsidRPr="001A14E9">
              <w:rPr>
                <w:noProof/>
                <w:webHidden/>
                <w:sz w:val="24"/>
              </w:rPr>
              <w:instrText xml:space="preserve"> PAGEREF _Toc91425370 \h </w:instrText>
            </w:r>
            <w:r w:rsidR="00B131FB" w:rsidRPr="001A14E9">
              <w:rPr>
                <w:noProof/>
                <w:webHidden/>
                <w:sz w:val="24"/>
              </w:rPr>
            </w:r>
            <w:r w:rsidR="00B131FB" w:rsidRPr="001A14E9">
              <w:rPr>
                <w:noProof/>
                <w:webHidden/>
                <w:sz w:val="24"/>
              </w:rPr>
              <w:fldChar w:fldCharType="separate"/>
            </w:r>
            <w:r w:rsidR="00B131FB" w:rsidRPr="001A14E9">
              <w:rPr>
                <w:noProof/>
                <w:webHidden/>
                <w:sz w:val="24"/>
              </w:rPr>
              <w:t>11</w:t>
            </w:r>
            <w:r w:rsidR="00B131FB" w:rsidRPr="001A14E9">
              <w:rPr>
                <w:noProof/>
                <w:webHidden/>
                <w:sz w:val="24"/>
              </w:rPr>
              <w:fldChar w:fldCharType="end"/>
            </w:r>
          </w:hyperlink>
        </w:p>
        <w:p w14:paraId="7C619A17" w14:textId="0735CC6D" w:rsidR="00B131FB" w:rsidRPr="001A14E9" w:rsidRDefault="00283E43" w:rsidP="001A14E9">
          <w:pPr>
            <w:pStyle w:val="TOC2"/>
            <w:tabs>
              <w:tab w:val="right" w:leader="dot" w:pos="8296"/>
            </w:tabs>
            <w:ind w:leftChars="0" w:left="0"/>
            <w:rPr>
              <w:rFonts w:asciiTheme="minorHAnsi" w:eastAsiaTheme="minorEastAsia" w:hAnsiTheme="minorHAnsi" w:cstheme="minorBidi"/>
              <w:noProof/>
              <w:sz w:val="24"/>
            </w:rPr>
          </w:pPr>
          <w:hyperlink w:anchor="_Toc91425371" w:history="1">
            <w:r w:rsidR="00B131FB" w:rsidRPr="001A14E9">
              <w:rPr>
                <w:rStyle w:val="a5"/>
                <w:rFonts w:eastAsiaTheme="majorEastAsia"/>
                <w:noProof/>
                <w:sz w:val="24"/>
              </w:rPr>
              <w:t xml:space="preserve">2.3 </w:t>
            </w:r>
            <w:r w:rsidR="00816D18">
              <w:rPr>
                <w:rStyle w:val="a5"/>
                <w:rFonts w:eastAsiaTheme="majorEastAsia"/>
                <w:noProof/>
                <w:sz w:val="24"/>
              </w:rPr>
              <w:t xml:space="preserve"> </w:t>
            </w:r>
            <w:r w:rsidR="00B131FB" w:rsidRPr="001A14E9">
              <w:rPr>
                <w:rStyle w:val="a5"/>
                <w:rFonts w:eastAsiaTheme="majorEastAsia" w:hAnsiTheme="majorEastAsia"/>
                <w:noProof/>
                <w:sz w:val="24"/>
              </w:rPr>
              <w:t>实验小结</w:t>
            </w:r>
            <w:r w:rsidR="00B131FB" w:rsidRPr="001A14E9">
              <w:rPr>
                <w:noProof/>
                <w:webHidden/>
                <w:sz w:val="24"/>
              </w:rPr>
              <w:tab/>
            </w:r>
            <w:r w:rsidR="00B131FB" w:rsidRPr="001A14E9">
              <w:rPr>
                <w:noProof/>
                <w:webHidden/>
                <w:sz w:val="24"/>
              </w:rPr>
              <w:fldChar w:fldCharType="begin"/>
            </w:r>
            <w:r w:rsidR="00B131FB" w:rsidRPr="001A14E9">
              <w:rPr>
                <w:noProof/>
                <w:webHidden/>
                <w:sz w:val="24"/>
              </w:rPr>
              <w:instrText xml:space="preserve"> PAGEREF _Toc91425371 \h </w:instrText>
            </w:r>
            <w:r w:rsidR="00B131FB" w:rsidRPr="001A14E9">
              <w:rPr>
                <w:noProof/>
                <w:webHidden/>
                <w:sz w:val="24"/>
              </w:rPr>
            </w:r>
            <w:r w:rsidR="00B131FB" w:rsidRPr="001A14E9">
              <w:rPr>
                <w:noProof/>
                <w:webHidden/>
                <w:sz w:val="24"/>
              </w:rPr>
              <w:fldChar w:fldCharType="separate"/>
            </w:r>
            <w:r w:rsidR="00B131FB" w:rsidRPr="001A14E9">
              <w:rPr>
                <w:noProof/>
                <w:webHidden/>
                <w:sz w:val="24"/>
              </w:rPr>
              <w:t>24</w:t>
            </w:r>
            <w:r w:rsidR="00B131FB" w:rsidRPr="001A14E9">
              <w:rPr>
                <w:noProof/>
                <w:webHidden/>
                <w:sz w:val="24"/>
              </w:rPr>
              <w:fldChar w:fldCharType="end"/>
            </w:r>
          </w:hyperlink>
        </w:p>
        <w:p w14:paraId="476152A7" w14:textId="3DCDA3CB" w:rsidR="00B131FB" w:rsidRPr="00816D18" w:rsidRDefault="00283E43">
          <w:pPr>
            <w:pStyle w:val="TOC1"/>
            <w:tabs>
              <w:tab w:val="right" w:leader="dot" w:pos="8296"/>
            </w:tabs>
            <w:rPr>
              <w:rFonts w:asciiTheme="minorHAnsi" w:eastAsiaTheme="minorEastAsia" w:hAnsiTheme="minorHAnsi" w:cstheme="minorBidi"/>
              <w:b/>
              <w:bCs/>
              <w:noProof/>
              <w:sz w:val="24"/>
            </w:rPr>
          </w:pPr>
          <w:hyperlink w:anchor="_Toc91425372" w:history="1">
            <w:r w:rsidR="00B131FB" w:rsidRPr="00816D18">
              <w:rPr>
                <w:rStyle w:val="a5"/>
                <w:rFonts w:eastAsia="黑体"/>
                <w:b/>
                <w:bCs/>
                <w:noProof/>
                <w:kern w:val="0"/>
                <w:sz w:val="24"/>
              </w:rPr>
              <w:t>3</w:t>
            </w:r>
            <w:r w:rsidR="00816D18">
              <w:rPr>
                <w:rStyle w:val="a5"/>
                <w:rFonts w:eastAsia="黑体"/>
                <w:b/>
                <w:bCs/>
                <w:noProof/>
                <w:kern w:val="0"/>
                <w:sz w:val="24"/>
              </w:rPr>
              <w:t xml:space="preserve">   </w:t>
            </w:r>
            <w:r w:rsidR="00B131FB" w:rsidRPr="00816D18">
              <w:rPr>
                <w:rStyle w:val="a5"/>
                <w:rFonts w:ascii="宋体" w:hAnsi="宋体"/>
                <w:b/>
                <w:bCs/>
                <w:noProof/>
                <w:kern w:val="0"/>
                <w:sz w:val="24"/>
              </w:rPr>
              <w:t>函数与程序结构试验</w:t>
            </w:r>
            <w:r w:rsidR="00B131FB" w:rsidRPr="00816D18">
              <w:rPr>
                <w:b/>
                <w:bCs/>
                <w:noProof/>
                <w:webHidden/>
                <w:sz w:val="24"/>
              </w:rPr>
              <w:tab/>
            </w:r>
            <w:r w:rsidR="00B131FB" w:rsidRPr="00816D18">
              <w:rPr>
                <w:b/>
                <w:bCs/>
                <w:noProof/>
                <w:webHidden/>
                <w:sz w:val="24"/>
              </w:rPr>
              <w:fldChar w:fldCharType="begin"/>
            </w:r>
            <w:r w:rsidR="00B131FB" w:rsidRPr="00816D18">
              <w:rPr>
                <w:b/>
                <w:bCs/>
                <w:noProof/>
                <w:webHidden/>
                <w:sz w:val="24"/>
              </w:rPr>
              <w:instrText xml:space="preserve"> PAGEREF _Toc91425372 \h </w:instrText>
            </w:r>
            <w:r w:rsidR="00B131FB" w:rsidRPr="00816D18">
              <w:rPr>
                <w:b/>
                <w:bCs/>
                <w:noProof/>
                <w:webHidden/>
                <w:sz w:val="24"/>
              </w:rPr>
            </w:r>
            <w:r w:rsidR="00B131FB" w:rsidRPr="00816D18">
              <w:rPr>
                <w:b/>
                <w:bCs/>
                <w:noProof/>
                <w:webHidden/>
                <w:sz w:val="24"/>
              </w:rPr>
              <w:fldChar w:fldCharType="separate"/>
            </w:r>
            <w:r w:rsidR="00B131FB" w:rsidRPr="00816D18">
              <w:rPr>
                <w:b/>
                <w:bCs/>
                <w:noProof/>
                <w:webHidden/>
                <w:sz w:val="24"/>
              </w:rPr>
              <w:t>25</w:t>
            </w:r>
            <w:r w:rsidR="00B131FB" w:rsidRPr="00816D18">
              <w:rPr>
                <w:b/>
                <w:bCs/>
                <w:noProof/>
                <w:webHidden/>
                <w:sz w:val="24"/>
              </w:rPr>
              <w:fldChar w:fldCharType="end"/>
            </w:r>
          </w:hyperlink>
        </w:p>
        <w:p w14:paraId="7BAC9E11" w14:textId="74ECC8F7" w:rsidR="00B131FB" w:rsidRPr="001A14E9" w:rsidRDefault="00283E43" w:rsidP="00816D18">
          <w:pPr>
            <w:pStyle w:val="TOC2"/>
            <w:tabs>
              <w:tab w:val="right" w:leader="dot" w:pos="8296"/>
            </w:tabs>
            <w:ind w:leftChars="0" w:left="0"/>
            <w:rPr>
              <w:rFonts w:asciiTheme="minorHAnsi" w:eastAsiaTheme="minorEastAsia" w:hAnsiTheme="minorHAnsi" w:cstheme="minorBidi"/>
              <w:noProof/>
              <w:sz w:val="24"/>
            </w:rPr>
          </w:pPr>
          <w:hyperlink w:anchor="_Toc91425373" w:history="1">
            <w:r w:rsidR="00B131FB" w:rsidRPr="001A14E9">
              <w:rPr>
                <w:rStyle w:val="a5"/>
                <w:noProof/>
                <w:sz w:val="24"/>
              </w:rPr>
              <w:t>3.1</w:t>
            </w:r>
            <w:r w:rsidR="00816D18">
              <w:rPr>
                <w:rStyle w:val="a5"/>
                <w:noProof/>
                <w:sz w:val="24"/>
              </w:rPr>
              <w:t xml:space="preserve">  </w:t>
            </w:r>
            <w:r w:rsidR="00B131FB" w:rsidRPr="001A14E9">
              <w:rPr>
                <w:rStyle w:val="a5"/>
                <w:noProof/>
                <w:sz w:val="24"/>
              </w:rPr>
              <w:t>实验目的</w:t>
            </w:r>
            <w:r w:rsidR="00B131FB" w:rsidRPr="001A14E9">
              <w:rPr>
                <w:noProof/>
                <w:webHidden/>
                <w:sz w:val="24"/>
              </w:rPr>
              <w:tab/>
            </w:r>
            <w:r w:rsidR="00B131FB" w:rsidRPr="001A14E9">
              <w:rPr>
                <w:noProof/>
                <w:webHidden/>
                <w:sz w:val="24"/>
              </w:rPr>
              <w:fldChar w:fldCharType="begin"/>
            </w:r>
            <w:r w:rsidR="00B131FB" w:rsidRPr="001A14E9">
              <w:rPr>
                <w:noProof/>
                <w:webHidden/>
                <w:sz w:val="24"/>
              </w:rPr>
              <w:instrText xml:space="preserve"> PAGEREF _Toc91425373 \h </w:instrText>
            </w:r>
            <w:r w:rsidR="00B131FB" w:rsidRPr="001A14E9">
              <w:rPr>
                <w:noProof/>
                <w:webHidden/>
                <w:sz w:val="24"/>
              </w:rPr>
            </w:r>
            <w:r w:rsidR="00B131FB" w:rsidRPr="001A14E9">
              <w:rPr>
                <w:noProof/>
                <w:webHidden/>
                <w:sz w:val="24"/>
              </w:rPr>
              <w:fldChar w:fldCharType="separate"/>
            </w:r>
            <w:r w:rsidR="00B131FB" w:rsidRPr="001A14E9">
              <w:rPr>
                <w:noProof/>
                <w:webHidden/>
                <w:sz w:val="24"/>
              </w:rPr>
              <w:t>25</w:t>
            </w:r>
            <w:r w:rsidR="00B131FB" w:rsidRPr="001A14E9">
              <w:rPr>
                <w:noProof/>
                <w:webHidden/>
                <w:sz w:val="24"/>
              </w:rPr>
              <w:fldChar w:fldCharType="end"/>
            </w:r>
          </w:hyperlink>
        </w:p>
        <w:p w14:paraId="2838E45E" w14:textId="3AE69A2D" w:rsidR="00B131FB" w:rsidRPr="001A14E9" w:rsidRDefault="00283E43" w:rsidP="00816D18">
          <w:pPr>
            <w:pStyle w:val="TOC2"/>
            <w:tabs>
              <w:tab w:val="right" w:leader="dot" w:pos="8296"/>
            </w:tabs>
            <w:ind w:leftChars="0" w:left="0"/>
            <w:rPr>
              <w:rFonts w:asciiTheme="minorHAnsi" w:eastAsiaTheme="minorEastAsia" w:hAnsiTheme="minorHAnsi" w:cstheme="minorBidi"/>
              <w:noProof/>
              <w:sz w:val="24"/>
            </w:rPr>
          </w:pPr>
          <w:hyperlink w:anchor="_Toc91425374" w:history="1">
            <w:r w:rsidR="00B131FB" w:rsidRPr="001A14E9">
              <w:rPr>
                <w:rStyle w:val="a5"/>
                <w:noProof/>
                <w:sz w:val="24"/>
              </w:rPr>
              <w:t xml:space="preserve">3.2 </w:t>
            </w:r>
            <w:r w:rsidR="00816D18">
              <w:rPr>
                <w:rStyle w:val="a5"/>
                <w:noProof/>
                <w:sz w:val="24"/>
              </w:rPr>
              <w:t xml:space="preserve"> </w:t>
            </w:r>
            <w:r w:rsidR="00B131FB" w:rsidRPr="001A14E9">
              <w:rPr>
                <w:rStyle w:val="a5"/>
                <w:rFonts w:hAnsiTheme="minorEastAsia"/>
                <w:noProof/>
                <w:sz w:val="24"/>
              </w:rPr>
              <w:t>实验内容</w:t>
            </w:r>
            <w:r w:rsidR="00B131FB" w:rsidRPr="001A14E9">
              <w:rPr>
                <w:noProof/>
                <w:webHidden/>
                <w:sz w:val="24"/>
              </w:rPr>
              <w:tab/>
            </w:r>
            <w:r w:rsidR="00B131FB" w:rsidRPr="001A14E9">
              <w:rPr>
                <w:noProof/>
                <w:webHidden/>
                <w:sz w:val="24"/>
              </w:rPr>
              <w:fldChar w:fldCharType="begin"/>
            </w:r>
            <w:r w:rsidR="00B131FB" w:rsidRPr="001A14E9">
              <w:rPr>
                <w:noProof/>
                <w:webHidden/>
                <w:sz w:val="24"/>
              </w:rPr>
              <w:instrText xml:space="preserve"> PAGEREF _Toc91425374 \h </w:instrText>
            </w:r>
            <w:r w:rsidR="00B131FB" w:rsidRPr="001A14E9">
              <w:rPr>
                <w:noProof/>
                <w:webHidden/>
                <w:sz w:val="24"/>
              </w:rPr>
            </w:r>
            <w:r w:rsidR="00B131FB" w:rsidRPr="001A14E9">
              <w:rPr>
                <w:noProof/>
                <w:webHidden/>
                <w:sz w:val="24"/>
              </w:rPr>
              <w:fldChar w:fldCharType="separate"/>
            </w:r>
            <w:r w:rsidR="00B131FB" w:rsidRPr="001A14E9">
              <w:rPr>
                <w:noProof/>
                <w:webHidden/>
                <w:sz w:val="24"/>
              </w:rPr>
              <w:t>25</w:t>
            </w:r>
            <w:r w:rsidR="00B131FB" w:rsidRPr="001A14E9">
              <w:rPr>
                <w:noProof/>
                <w:webHidden/>
                <w:sz w:val="24"/>
              </w:rPr>
              <w:fldChar w:fldCharType="end"/>
            </w:r>
          </w:hyperlink>
        </w:p>
        <w:p w14:paraId="299DBD19" w14:textId="3BB5804C" w:rsidR="00B131FB" w:rsidRPr="001A14E9" w:rsidRDefault="00283E43" w:rsidP="00816D18">
          <w:pPr>
            <w:pStyle w:val="TOC2"/>
            <w:tabs>
              <w:tab w:val="right" w:leader="dot" w:pos="8296"/>
            </w:tabs>
            <w:ind w:leftChars="0" w:left="0"/>
            <w:rPr>
              <w:rFonts w:asciiTheme="minorHAnsi" w:eastAsiaTheme="minorEastAsia" w:hAnsiTheme="minorHAnsi" w:cstheme="minorBidi"/>
              <w:noProof/>
              <w:sz w:val="24"/>
            </w:rPr>
          </w:pPr>
          <w:hyperlink w:anchor="_Toc91425375" w:history="1">
            <w:r w:rsidR="00B131FB" w:rsidRPr="001A14E9">
              <w:rPr>
                <w:rStyle w:val="a5"/>
                <w:rFonts w:eastAsiaTheme="majorEastAsia"/>
                <w:noProof/>
                <w:sz w:val="24"/>
              </w:rPr>
              <w:t xml:space="preserve">3.3 </w:t>
            </w:r>
            <w:r w:rsidR="00816D18">
              <w:rPr>
                <w:rStyle w:val="a5"/>
                <w:rFonts w:eastAsiaTheme="majorEastAsia"/>
                <w:noProof/>
                <w:sz w:val="24"/>
              </w:rPr>
              <w:t xml:space="preserve"> </w:t>
            </w:r>
            <w:r w:rsidR="00B131FB" w:rsidRPr="001A14E9">
              <w:rPr>
                <w:rStyle w:val="a5"/>
                <w:rFonts w:eastAsiaTheme="majorEastAsia" w:hAnsiTheme="majorEastAsia"/>
                <w:noProof/>
                <w:sz w:val="24"/>
              </w:rPr>
              <w:t>实验小结</w:t>
            </w:r>
            <w:r w:rsidR="00B131FB" w:rsidRPr="001A14E9">
              <w:rPr>
                <w:noProof/>
                <w:webHidden/>
                <w:sz w:val="24"/>
              </w:rPr>
              <w:tab/>
            </w:r>
            <w:r w:rsidR="00B131FB" w:rsidRPr="001A14E9">
              <w:rPr>
                <w:noProof/>
                <w:webHidden/>
                <w:sz w:val="24"/>
              </w:rPr>
              <w:fldChar w:fldCharType="begin"/>
            </w:r>
            <w:r w:rsidR="00B131FB" w:rsidRPr="001A14E9">
              <w:rPr>
                <w:noProof/>
                <w:webHidden/>
                <w:sz w:val="24"/>
              </w:rPr>
              <w:instrText xml:space="preserve"> PAGEREF _Toc91425375 \h </w:instrText>
            </w:r>
            <w:r w:rsidR="00B131FB" w:rsidRPr="001A14E9">
              <w:rPr>
                <w:noProof/>
                <w:webHidden/>
                <w:sz w:val="24"/>
              </w:rPr>
            </w:r>
            <w:r w:rsidR="00B131FB" w:rsidRPr="001A14E9">
              <w:rPr>
                <w:noProof/>
                <w:webHidden/>
                <w:sz w:val="24"/>
              </w:rPr>
              <w:fldChar w:fldCharType="separate"/>
            </w:r>
            <w:r w:rsidR="00B131FB" w:rsidRPr="001A14E9">
              <w:rPr>
                <w:noProof/>
                <w:webHidden/>
                <w:sz w:val="24"/>
              </w:rPr>
              <w:t>42</w:t>
            </w:r>
            <w:r w:rsidR="00B131FB" w:rsidRPr="001A14E9">
              <w:rPr>
                <w:noProof/>
                <w:webHidden/>
                <w:sz w:val="24"/>
              </w:rPr>
              <w:fldChar w:fldCharType="end"/>
            </w:r>
          </w:hyperlink>
        </w:p>
        <w:p w14:paraId="236C1E7B" w14:textId="35F01497" w:rsidR="00B131FB" w:rsidRPr="00816D18" w:rsidRDefault="00283E43">
          <w:pPr>
            <w:pStyle w:val="TOC1"/>
            <w:tabs>
              <w:tab w:val="right" w:leader="dot" w:pos="8296"/>
            </w:tabs>
            <w:rPr>
              <w:rFonts w:asciiTheme="minorHAnsi" w:eastAsiaTheme="minorEastAsia" w:hAnsiTheme="minorHAnsi" w:cstheme="minorBidi"/>
              <w:b/>
              <w:bCs/>
              <w:noProof/>
              <w:sz w:val="24"/>
            </w:rPr>
          </w:pPr>
          <w:hyperlink w:anchor="_Toc91425376" w:history="1">
            <w:r w:rsidR="00B131FB" w:rsidRPr="00816D18">
              <w:rPr>
                <w:rStyle w:val="a5"/>
                <w:rFonts w:eastAsia="黑体"/>
                <w:b/>
                <w:bCs/>
                <w:noProof/>
                <w:kern w:val="0"/>
                <w:sz w:val="24"/>
              </w:rPr>
              <w:t xml:space="preserve">4  </w:t>
            </w:r>
            <w:r w:rsidR="00816D18">
              <w:rPr>
                <w:rStyle w:val="a5"/>
                <w:rFonts w:eastAsia="黑体"/>
                <w:b/>
                <w:bCs/>
                <w:noProof/>
                <w:kern w:val="0"/>
                <w:sz w:val="24"/>
              </w:rPr>
              <w:t xml:space="preserve"> </w:t>
            </w:r>
            <w:r w:rsidR="00B131FB" w:rsidRPr="00816D18">
              <w:rPr>
                <w:rStyle w:val="a5"/>
                <w:rFonts w:ascii="宋体" w:hAnsi="宋体"/>
                <w:b/>
                <w:bCs/>
                <w:noProof/>
                <w:kern w:val="0"/>
                <w:sz w:val="24"/>
              </w:rPr>
              <w:t>编译预处理实验</w:t>
            </w:r>
            <w:r w:rsidR="00B131FB" w:rsidRPr="00816D18">
              <w:rPr>
                <w:b/>
                <w:bCs/>
                <w:noProof/>
                <w:webHidden/>
                <w:sz w:val="24"/>
              </w:rPr>
              <w:tab/>
            </w:r>
            <w:r w:rsidR="00B131FB" w:rsidRPr="00816D18">
              <w:rPr>
                <w:b/>
                <w:bCs/>
                <w:noProof/>
                <w:webHidden/>
                <w:sz w:val="24"/>
              </w:rPr>
              <w:fldChar w:fldCharType="begin"/>
            </w:r>
            <w:r w:rsidR="00B131FB" w:rsidRPr="00816D18">
              <w:rPr>
                <w:b/>
                <w:bCs/>
                <w:noProof/>
                <w:webHidden/>
                <w:sz w:val="24"/>
              </w:rPr>
              <w:instrText xml:space="preserve"> PAGEREF _Toc91425376 \h </w:instrText>
            </w:r>
            <w:r w:rsidR="00B131FB" w:rsidRPr="00816D18">
              <w:rPr>
                <w:b/>
                <w:bCs/>
                <w:noProof/>
                <w:webHidden/>
                <w:sz w:val="24"/>
              </w:rPr>
            </w:r>
            <w:r w:rsidR="00B131FB" w:rsidRPr="00816D18">
              <w:rPr>
                <w:b/>
                <w:bCs/>
                <w:noProof/>
                <w:webHidden/>
                <w:sz w:val="24"/>
              </w:rPr>
              <w:fldChar w:fldCharType="separate"/>
            </w:r>
            <w:r w:rsidR="00B131FB" w:rsidRPr="00816D18">
              <w:rPr>
                <w:b/>
                <w:bCs/>
                <w:noProof/>
                <w:webHidden/>
                <w:sz w:val="24"/>
              </w:rPr>
              <w:t>43</w:t>
            </w:r>
            <w:r w:rsidR="00B131FB" w:rsidRPr="00816D18">
              <w:rPr>
                <w:b/>
                <w:bCs/>
                <w:noProof/>
                <w:webHidden/>
                <w:sz w:val="24"/>
              </w:rPr>
              <w:fldChar w:fldCharType="end"/>
            </w:r>
          </w:hyperlink>
        </w:p>
        <w:p w14:paraId="05DA2995" w14:textId="5652B806" w:rsidR="00B131FB" w:rsidRPr="001A14E9" w:rsidRDefault="00283E43" w:rsidP="00816D18">
          <w:pPr>
            <w:pStyle w:val="TOC2"/>
            <w:tabs>
              <w:tab w:val="right" w:leader="dot" w:pos="8296"/>
            </w:tabs>
            <w:ind w:leftChars="0" w:left="0"/>
            <w:rPr>
              <w:rFonts w:asciiTheme="minorHAnsi" w:eastAsiaTheme="minorEastAsia" w:hAnsiTheme="minorHAnsi" w:cstheme="minorBidi"/>
              <w:noProof/>
              <w:sz w:val="24"/>
            </w:rPr>
          </w:pPr>
          <w:hyperlink w:anchor="_Toc91425377" w:history="1">
            <w:r w:rsidR="00B131FB" w:rsidRPr="001A14E9">
              <w:rPr>
                <w:rStyle w:val="a5"/>
                <w:noProof/>
                <w:sz w:val="24"/>
              </w:rPr>
              <w:t xml:space="preserve">4.1 </w:t>
            </w:r>
            <w:r w:rsidR="00816D18">
              <w:rPr>
                <w:rStyle w:val="a5"/>
                <w:noProof/>
                <w:sz w:val="24"/>
              </w:rPr>
              <w:t xml:space="preserve"> </w:t>
            </w:r>
            <w:r w:rsidR="00B131FB" w:rsidRPr="001A14E9">
              <w:rPr>
                <w:rStyle w:val="a5"/>
                <w:noProof/>
                <w:sz w:val="24"/>
              </w:rPr>
              <w:t>实验目的</w:t>
            </w:r>
            <w:r w:rsidR="00B131FB" w:rsidRPr="001A14E9">
              <w:rPr>
                <w:noProof/>
                <w:webHidden/>
                <w:sz w:val="24"/>
              </w:rPr>
              <w:tab/>
            </w:r>
            <w:r w:rsidR="00B131FB" w:rsidRPr="001A14E9">
              <w:rPr>
                <w:noProof/>
                <w:webHidden/>
                <w:sz w:val="24"/>
              </w:rPr>
              <w:fldChar w:fldCharType="begin"/>
            </w:r>
            <w:r w:rsidR="00B131FB" w:rsidRPr="001A14E9">
              <w:rPr>
                <w:noProof/>
                <w:webHidden/>
                <w:sz w:val="24"/>
              </w:rPr>
              <w:instrText xml:space="preserve"> PAGEREF _Toc91425377 \h </w:instrText>
            </w:r>
            <w:r w:rsidR="00B131FB" w:rsidRPr="001A14E9">
              <w:rPr>
                <w:noProof/>
                <w:webHidden/>
                <w:sz w:val="24"/>
              </w:rPr>
            </w:r>
            <w:r w:rsidR="00B131FB" w:rsidRPr="001A14E9">
              <w:rPr>
                <w:noProof/>
                <w:webHidden/>
                <w:sz w:val="24"/>
              </w:rPr>
              <w:fldChar w:fldCharType="separate"/>
            </w:r>
            <w:r w:rsidR="00B131FB" w:rsidRPr="001A14E9">
              <w:rPr>
                <w:noProof/>
                <w:webHidden/>
                <w:sz w:val="24"/>
              </w:rPr>
              <w:t>43</w:t>
            </w:r>
            <w:r w:rsidR="00B131FB" w:rsidRPr="001A14E9">
              <w:rPr>
                <w:noProof/>
                <w:webHidden/>
                <w:sz w:val="24"/>
              </w:rPr>
              <w:fldChar w:fldCharType="end"/>
            </w:r>
          </w:hyperlink>
        </w:p>
        <w:p w14:paraId="1D79E4E4" w14:textId="3E6AAFD9" w:rsidR="00B131FB" w:rsidRPr="001A14E9" w:rsidRDefault="00283E43" w:rsidP="00816D18">
          <w:pPr>
            <w:pStyle w:val="TOC2"/>
            <w:tabs>
              <w:tab w:val="right" w:leader="dot" w:pos="8296"/>
            </w:tabs>
            <w:ind w:leftChars="0" w:left="0"/>
            <w:rPr>
              <w:rFonts w:asciiTheme="minorHAnsi" w:eastAsiaTheme="minorEastAsia" w:hAnsiTheme="minorHAnsi" w:cstheme="minorBidi"/>
              <w:noProof/>
              <w:sz w:val="24"/>
            </w:rPr>
          </w:pPr>
          <w:hyperlink w:anchor="_Toc91425378" w:history="1">
            <w:r w:rsidR="00B131FB" w:rsidRPr="001A14E9">
              <w:rPr>
                <w:rStyle w:val="a5"/>
                <w:noProof/>
                <w:sz w:val="24"/>
              </w:rPr>
              <w:t xml:space="preserve">4.2 </w:t>
            </w:r>
            <w:r w:rsidR="00816D18">
              <w:rPr>
                <w:rStyle w:val="a5"/>
                <w:noProof/>
                <w:sz w:val="24"/>
              </w:rPr>
              <w:t xml:space="preserve"> </w:t>
            </w:r>
            <w:r w:rsidR="00B131FB" w:rsidRPr="001A14E9">
              <w:rPr>
                <w:rStyle w:val="a5"/>
                <w:rFonts w:hAnsiTheme="minorEastAsia"/>
                <w:noProof/>
                <w:sz w:val="24"/>
              </w:rPr>
              <w:t>实验内容</w:t>
            </w:r>
            <w:r w:rsidR="00B131FB" w:rsidRPr="001A14E9">
              <w:rPr>
                <w:noProof/>
                <w:webHidden/>
                <w:sz w:val="24"/>
              </w:rPr>
              <w:tab/>
            </w:r>
            <w:r w:rsidR="00B131FB" w:rsidRPr="001A14E9">
              <w:rPr>
                <w:noProof/>
                <w:webHidden/>
                <w:sz w:val="24"/>
              </w:rPr>
              <w:fldChar w:fldCharType="begin"/>
            </w:r>
            <w:r w:rsidR="00B131FB" w:rsidRPr="001A14E9">
              <w:rPr>
                <w:noProof/>
                <w:webHidden/>
                <w:sz w:val="24"/>
              </w:rPr>
              <w:instrText xml:space="preserve"> PAGEREF _Toc91425378 \h </w:instrText>
            </w:r>
            <w:r w:rsidR="00B131FB" w:rsidRPr="001A14E9">
              <w:rPr>
                <w:noProof/>
                <w:webHidden/>
                <w:sz w:val="24"/>
              </w:rPr>
            </w:r>
            <w:r w:rsidR="00B131FB" w:rsidRPr="001A14E9">
              <w:rPr>
                <w:noProof/>
                <w:webHidden/>
                <w:sz w:val="24"/>
              </w:rPr>
              <w:fldChar w:fldCharType="separate"/>
            </w:r>
            <w:r w:rsidR="00B131FB" w:rsidRPr="001A14E9">
              <w:rPr>
                <w:noProof/>
                <w:webHidden/>
                <w:sz w:val="24"/>
              </w:rPr>
              <w:t>43</w:t>
            </w:r>
            <w:r w:rsidR="00B131FB" w:rsidRPr="001A14E9">
              <w:rPr>
                <w:noProof/>
                <w:webHidden/>
                <w:sz w:val="24"/>
              </w:rPr>
              <w:fldChar w:fldCharType="end"/>
            </w:r>
          </w:hyperlink>
        </w:p>
        <w:p w14:paraId="684EB54D" w14:textId="1DE8E05D" w:rsidR="00B131FB" w:rsidRPr="001A14E9" w:rsidRDefault="00283E43" w:rsidP="00816D18">
          <w:pPr>
            <w:pStyle w:val="TOC2"/>
            <w:tabs>
              <w:tab w:val="right" w:leader="dot" w:pos="8296"/>
            </w:tabs>
            <w:ind w:leftChars="0" w:left="0"/>
            <w:rPr>
              <w:rFonts w:asciiTheme="minorHAnsi" w:eastAsiaTheme="minorEastAsia" w:hAnsiTheme="minorHAnsi" w:cstheme="minorBidi"/>
              <w:noProof/>
              <w:sz w:val="24"/>
            </w:rPr>
          </w:pPr>
          <w:hyperlink w:anchor="_Toc91425379" w:history="1">
            <w:r w:rsidR="00B131FB" w:rsidRPr="001A14E9">
              <w:rPr>
                <w:rStyle w:val="a5"/>
                <w:rFonts w:eastAsiaTheme="majorEastAsia"/>
                <w:noProof/>
                <w:sz w:val="24"/>
              </w:rPr>
              <w:t xml:space="preserve">4.3 </w:t>
            </w:r>
            <w:r w:rsidR="00816D18">
              <w:rPr>
                <w:rStyle w:val="a5"/>
                <w:rFonts w:eastAsiaTheme="majorEastAsia"/>
                <w:noProof/>
                <w:sz w:val="24"/>
              </w:rPr>
              <w:t xml:space="preserve"> </w:t>
            </w:r>
            <w:r w:rsidR="00B131FB" w:rsidRPr="001A14E9">
              <w:rPr>
                <w:rStyle w:val="a5"/>
                <w:rFonts w:eastAsiaTheme="majorEastAsia" w:hAnsiTheme="majorEastAsia"/>
                <w:noProof/>
                <w:sz w:val="24"/>
              </w:rPr>
              <w:t>实验小结</w:t>
            </w:r>
            <w:r w:rsidR="00B131FB" w:rsidRPr="001A14E9">
              <w:rPr>
                <w:noProof/>
                <w:webHidden/>
                <w:sz w:val="24"/>
              </w:rPr>
              <w:tab/>
            </w:r>
            <w:r w:rsidR="00B131FB" w:rsidRPr="001A14E9">
              <w:rPr>
                <w:noProof/>
                <w:webHidden/>
                <w:sz w:val="24"/>
              </w:rPr>
              <w:fldChar w:fldCharType="begin"/>
            </w:r>
            <w:r w:rsidR="00B131FB" w:rsidRPr="001A14E9">
              <w:rPr>
                <w:noProof/>
                <w:webHidden/>
                <w:sz w:val="24"/>
              </w:rPr>
              <w:instrText xml:space="preserve"> PAGEREF _Toc91425379 \h </w:instrText>
            </w:r>
            <w:r w:rsidR="00B131FB" w:rsidRPr="001A14E9">
              <w:rPr>
                <w:noProof/>
                <w:webHidden/>
                <w:sz w:val="24"/>
              </w:rPr>
            </w:r>
            <w:r w:rsidR="00B131FB" w:rsidRPr="001A14E9">
              <w:rPr>
                <w:noProof/>
                <w:webHidden/>
                <w:sz w:val="24"/>
              </w:rPr>
              <w:fldChar w:fldCharType="separate"/>
            </w:r>
            <w:r w:rsidR="00B131FB" w:rsidRPr="001A14E9">
              <w:rPr>
                <w:noProof/>
                <w:webHidden/>
                <w:sz w:val="24"/>
              </w:rPr>
              <w:t>55</w:t>
            </w:r>
            <w:r w:rsidR="00B131FB" w:rsidRPr="001A14E9">
              <w:rPr>
                <w:noProof/>
                <w:webHidden/>
                <w:sz w:val="24"/>
              </w:rPr>
              <w:fldChar w:fldCharType="end"/>
            </w:r>
          </w:hyperlink>
        </w:p>
        <w:p w14:paraId="2E8E26D6" w14:textId="09F42309" w:rsidR="00B131FB" w:rsidRPr="00816D18" w:rsidRDefault="00283E43">
          <w:pPr>
            <w:pStyle w:val="TOC1"/>
            <w:tabs>
              <w:tab w:val="right" w:leader="dot" w:pos="8296"/>
            </w:tabs>
            <w:rPr>
              <w:rFonts w:asciiTheme="minorHAnsi" w:eastAsiaTheme="minorEastAsia" w:hAnsiTheme="minorHAnsi" w:cstheme="minorBidi"/>
              <w:b/>
              <w:bCs/>
              <w:noProof/>
              <w:sz w:val="24"/>
            </w:rPr>
          </w:pPr>
          <w:hyperlink w:anchor="_Toc91425380" w:history="1">
            <w:r w:rsidR="00B131FB" w:rsidRPr="00816D18">
              <w:rPr>
                <w:rStyle w:val="a5"/>
                <w:rFonts w:eastAsia="黑体"/>
                <w:b/>
                <w:bCs/>
                <w:noProof/>
                <w:kern w:val="0"/>
                <w:sz w:val="24"/>
              </w:rPr>
              <w:t xml:space="preserve">5  </w:t>
            </w:r>
            <w:r w:rsidR="00816D18">
              <w:rPr>
                <w:rStyle w:val="a5"/>
                <w:rFonts w:eastAsia="黑体"/>
                <w:b/>
                <w:bCs/>
                <w:noProof/>
                <w:kern w:val="0"/>
                <w:sz w:val="24"/>
              </w:rPr>
              <w:t xml:space="preserve"> </w:t>
            </w:r>
            <w:r w:rsidR="00B131FB" w:rsidRPr="00816D18">
              <w:rPr>
                <w:rStyle w:val="a5"/>
                <w:rFonts w:ascii="宋体" w:hAnsi="宋体"/>
                <w:b/>
                <w:bCs/>
                <w:noProof/>
                <w:kern w:val="0"/>
                <w:sz w:val="24"/>
              </w:rPr>
              <w:t>数组试验</w:t>
            </w:r>
            <w:r w:rsidR="00B131FB" w:rsidRPr="00816D18">
              <w:rPr>
                <w:b/>
                <w:bCs/>
                <w:noProof/>
                <w:webHidden/>
                <w:sz w:val="24"/>
              </w:rPr>
              <w:tab/>
            </w:r>
            <w:r w:rsidR="00B131FB" w:rsidRPr="00816D18">
              <w:rPr>
                <w:b/>
                <w:bCs/>
                <w:noProof/>
                <w:webHidden/>
                <w:sz w:val="24"/>
              </w:rPr>
              <w:fldChar w:fldCharType="begin"/>
            </w:r>
            <w:r w:rsidR="00B131FB" w:rsidRPr="00816D18">
              <w:rPr>
                <w:b/>
                <w:bCs/>
                <w:noProof/>
                <w:webHidden/>
                <w:sz w:val="24"/>
              </w:rPr>
              <w:instrText xml:space="preserve"> PAGEREF _Toc91425380 \h </w:instrText>
            </w:r>
            <w:r w:rsidR="00B131FB" w:rsidRPr="00816D18">
              <w:rPr>
                <w:b/>
                <w:bCs/>
                <w:noProof/>
                <w:webHidden/>
                <w:sz w:val="24"/>
              </w:rPr>
            </w:r>
            <w:r w:rsidR="00B131FB" w:rsidRPr="00816D18">
              <w:rPr>
                <w:b/>
                <w:bCs/>
                <w:noProof/>
                <w:webHidden/>
                <w:sz w:val="24"/>
              </w:rPr>
              <w:fldChar w:fldCharType="separate"/>
            </w:r>
            <w:r w:rsidR="00B131FB" w:rsidRPr="00816D18">
              <w:rPr>
                <w:b/>
                <w:bCs/>
                <w:noProof/>
                <w:webHidden/>
                <w:sz w:val="24"/>
              </w:rPr>
              <w:t>57</w:t>
            </w:r>
            <w:r w:rsidR="00B131FB" w:rsidRPr="00816D18">
              <w:rPr>
                <w:b/>
                <w:bCs/>
                <w:noProof/>
                <w:webHidden/>
                <w:sz w:val="24"/>
              </w:rPr>
              <w:fldChar w:fldCharType="end"/>
            </w:r>
          </w:hyperlink>
        </w:p>
        <w:p w14:paraId="1E74ADBF" w14:textId="75F0BC2D" w:rsidR="00B131FB" w:rsidRPr="001A14E9" w:rsidRDefault="00283E43" w:rsidP="00816D18">
          <w:pPr>
            <w:pStyle w:val="TOC2"/>
            <w:tabs>
              <w:tab w:val="right" w:leader="dot" w:pos="8296"/>
            </w:tabs>
            <w:ind w:leftChars="0" w:left="0"/>
            <w:rPr>
              <w:rFonts w:asciiTheme="minorHAnsi" w:eastAsiaTheme="minorEastAsia" w:hAnsiTheme="minorHAnsi" w:cstheme="minorBidi"/>
              <w:noProof/>
              <w:sz w:val="24"/>
            </w:rPr>
          </w:pPr>
          <w:hyperlink w:anchor="_Toc91425381" w:history="1">
            <w:r w:rsidR="00B131FB" w:rsidRPr="001A14E9">
              <w:rPr>
                <w:rStyle w:val="a5"/>
                <w:noProof/>
                <w:sz w:val="24"/>
              </w:rPr>
              <w:t xml:space="preserve">5.1 </w:t>
            </w:r>
            <w:r w:rsidR="00816D18">
              <w:rPr>
                <w:rStyle w:val="a5"/>
                <w:noProof/>
                <w:sz w:val="24"/>
              </w:rPr>
              <w:t xml:space="preserve"> </w:t>
            </w:r>
            <w:r w:rsidR="00B131FB" w:rsidRPr="001A14E9">
              <w:rPr>
                <w:rStyle w:val="a5"/>
                <w:noProof/>
                <w:sz w:val="24"/>
              </w:rPr>
              <w:t>实验目的</w:t>
            </w:r>
            <w:r w:rsidR="00B131FB" w:rsidRPr="001A14E9">
              <w:rPr>
                <w:noProof/>
                <w:webHidden/>
                <w:sz w:val="24"/>
              </w:rPr>
              <w:tab/>
            </w:r>
            <w:r w:rsidR="00B131FB" w:rsidRPr="001A14E9">
              <w:rPr>
                <w:noProof/>
                <w:webHidden/>
                <w:sz w:val="24"/>
              </w:rPr>
              <w:fldChar w:fldCharType="begin"/>
            </w:r>
            <w:r w:rsidR="00B131FB" w:rsidRPr="001A14E9">
              <w:rPr>
                <w:noProof/>
                <w:webHidden/>
                <w:sz w:val="24"/>
              </w:rPr>
              <w:instrText xml:space="preserve"> PAGEREF _Toc91425381 \h </w:instrText>
            </w:r>
            <w:r w:rsidR="00B131FB" w:rsidRPr="001A14E9">
              <w:rPr>
                <w:noProof/>
                <w:webHidden/>
                <w:sz w:val="24"/>
              </w:rPr>
            </w:r>
            <w:r w:rsidR="00B131FB" w:rsidRPr="001A14E9">
              <w:rPr>
                <w:noProof/>
                <w:webHidden/>
                <w:sz w:val="24"/>
              </w:rPr>
              <w:fldChar w:fldCharType="separate"/>
            </w:r>
            <w:r w:rsidR="00B131FB" w:rsidRPr="001A14E9">
              <w:rPr>
                <w:noProof/>
                <w:webHidden/>
                <w:sz w:val="24"/>
              </w:rPr>
              <w:t>57</w:t>
            </w:r>
            <w:r w:rsidR="00B131FB" w:rsidRPr="001A14E9">
              <w:rPr>
                <w:noProof/>
                <w:webHidden/>
                <w:sz w:val="24"/>
              </w:rPr>
              <w:fldChar w:fldCharType="end"/>
            </w:r>
          </w:hyperlink>
        </w:p>
        <w:p w14:paraId="7D3A2F3B" w14:textId="2F6FF51F" w:rsidR="00B131FB" w:rsidRPr="001A14E9" w:rsidRDefault="00283E43" w:rsidP="00816D18">
          <w:pPr>
            <w:pStyle w:val="TOC2"/>
            <w:tabs>
              <w:tab w:val="right" w:leader="dot" w:pos="8296"/>
            </w:tabs>
            <w:ind w:leftChars="0" w:left="0"/>
            <w:rPr>
              <w:rFonts w:asciiTheme="minorHAnsi" w:eastAsiaTheme="minorEastAsia" w:hAnsiTheme="minorHAnsi" w:cstheme="minorBidi"/>
              <w:noProof/>
              <w:sz w:val="24"/>
            </w:rPr>
          </w:pPr>
          <w:hyperlink w:anchor="_Toc91425382" w:history="1">
            <w:r w:rsidR="00B131FB" w:rsidRPr="001A14E9">
              <w:rPr>
                <w:rStyle w:val="a5"/>
                <w:noProof/>
                <w:sz w:val="24"/>
              </w:rPr>
              <w:t xml:space="preserve">5.2 </w:t>
            </w:r>
            <w:r w:rsidR="00816D18">
              <w:rPr>
                <w:rStyle w:val="a5"/>
                <w:noProof/>
                <w:sz w:val="24"/>
              </w:rPr>
              <w:t xml:space="preserve"> </w:t>
            </w:r>
            <w:r w:rsidR="00B131FB" w:rsidRPr="001A14E9">
              <w:rPr>
                <w:rStyle w:val="a5"/>
                <w:rFonts w:hAnsiTheme="minorEastAsia"/>
                <w:noProof/>
                <w:sz w:val="24"/>
              </w:rPr>
              <w:t>实验内容</w:t>
            </w:r>
            <w:r w:rsidR="00B131FB" w:rsidRPr="001A14E9">
              <w:rPr>
                <w:noProof/>
                <w:webHidden/>
                <w:sz w:val="24"/>
              </w:rPr>
              <w:tab/>
            </w:r>
            <w:r w:rsidR="00B131FB" w:rsidRPr="001A14E9">
              <w:rPr>
                <w:noProof/>
                <w:webHidden/>
                <w:sz w:val="24"/>
              </w:rPr>
              <w:fldChar w:fldCharType="begin"/>
            </w:r>
            <w:r w:rsidR="00B131FB" w:rsidRPr="001A14E9">
              <w:rPr>
                <w:noProof/>
                <w:webHidden/>
                <w:sz w:val="24"/>
              </w:rPr>
              <w:instrText xml:space="preserve"> PAGEREF _Toc91425382 \h </w:instrText>
            </w:r>
            <w:r w:rsidR="00B131FB" w:rsidRPr="001A14E9">
              <w:rPr>
                <w:noProof/>
                <w:webHidden/>
                <w:sz w:val="24"/>
              </w:rPr>
            </w:r>
            <w:r w:rsidR="00B131FB" w:rsidRPr="001A14E9">
              <w:rPr>
                <w:noProof/>
                <w:webHidden/>
                <w:sz w:val="24"/>
              </w:rPr>
              <w:fldChar w:fldCharType="separate"/>
            </w:r>
            <w:r w:rsidR="00B131FB" w:rsidRPr="001A14E9">
              <w:rPr>
                <w:noProof/>
                <w:webHidden/>
                <w:sz w:val="24"/>
              </w:rPr>
              <w:t>57</w:t>
            </w:r>
            <w:r w:rsidR="00B131FB" w:rsidRPr="001A14E9">
              <w:rPr>
                <w:noProof/>
                <w:webHidden/>
                <w:sz w:val="24"/>
              </w:rPr>
              <w:fldChar w:fldCharType="end"/>
            </w:r>
          </w:hyperlink>
        </w:p>
        <w:p w14:paraId="3C32E923" w14:textId="751B79F4" w:rsidR="00B131FB" w:rsidRPr="001A14E9" w:rsidRDefault="00283E43" w:rsidP="00816D18">
          <w:pPr>
            <w:pStyle w:val="TOC2"/>
            <w:tabs>
              <w:tab w:val="right" w:leader="dot" w:pos="8296"/>
            </w:tabs>
            <w:ind w:leftChars="0" w:left="0"/>
            <w:rPr>
              <w:rFonts w:asciiTheme="minorHAnsi" w:eastAsiaTheme="minorEastAsia" w:hAnsiTheme="minorHAnsi" w:cstheme="minorBidi"/>
              <w:noProof/>
              <w:sz w:val="24"/>
            </w:rPr>
          </w:pPr>
          <w:hyperlink w:anchor="_Toc91425383" w:history="1">
            <w:r w:rsidR="00B131FB" w:rsidRPr="001A14E9">
              <w:rPr>
                <w:rStyle w:val="a5"/>
                <w:rFonts w:eastAsiaTheme="majorEastAsia"/>
                <w:noProof/>
                <w:sz w:val="24"/>
              </w:rPr>
              <w:t xml:space="preserve">5.3 </w:t>
            </w:r>
            <w:r w:rsidR="00816D18">
              <w:rPr>
                <w:rStyle w:val="a5"/>
                <w:rFonts w:eastAsiaTheme="majorEastAsia"/>
                <w:noProof/>
                <w:sz w:val="24"/>
              </w:rPr>
              <w:t xml:space="preserve"> </w:t>
            </w:r>
            <w:r w:rsidR="00B131FB" w:rsidRPr="001A14E9">
              <w:rPr>
                <w:rStyle w:val="a5"/>
                <w:rFonts w:eastAsiaTheme="majorEastAsia" w:hAnsiTheme="majorEastAsia"/>
                <w:noProof/>
                <w:sz w:val="24"/>
              </w:rPr>
              <w:t>实验小结</w:t>
            </w:r>
            <w:r w:rsidR="00B131FB" w:rsidRPr="001A14E9">
              <w:rPr>
                <w:noProof/>
                <w:webHidden/>
                <w:sz w:val="24"/>
              </w:rPr>
              <w:tab/>
            </w:r>
            <w:r w:rsidR="00B131FB" w:rsidRPr="001A14E9">
              <w:rPr>
                <w:noProof/>
                <w:webHidden/>
                <w:sz w:val="24"/>
              </w:rPr>
              <w:fldChar w:fldCharType="begin"/>
            </w:r>
            <w:r w:rsidR="00B131FB" w:rsidRPr="001A14E9">
              <w:rPr>
                <w:noProof/>
                <w:webHidden/>
                <w:sz w:val="24"/>
              </w:rPr>
              <w:instrText xml:space="preserve"> PAGEREF _Toc91425383 \h </w:instrText>
            </w:r>
            <w:r w:rsidR="00B131FB" w:rsidRPr="001A14E9">
              <w:rPr>
                <w:noProof/>
                <w:webHidden/>
                <w:sz w:val="24"/>
              </w:rPr>
            </w:r>
            <w:r w:rsidR="00B131FB" w:rsidRPr="001A14E9">
              <w:rPr>
                <w:noProof/>
                <w:webHidden/>
                <w:sz w:val="24"/>
              </w:rPr>
              <w:fldChar w:fldCharType="separate"/>
            </w:r>
            <w:r w:rsidR="00B131FB" w:rsidRPr="001A14E9">
              <w:rPr>
                <w:noProof/>
                <w:webHidden/>
                <w:sz w:val="24"/>
              </w:rPr>
              <w:t>72</w:t>
            </w:r>
            <w:r w:rsidR="00B131FB" w:rsidRPr="001A14E9">
              <w:rPr>
                <w:noProof/>
                <w:webHidden/>
                <w:sz w:val="24"/>
              </w:rPr>
              <w:fldChar w:fldCharType="end"/>
            </w:r>
          </w:hyperlink>
        </w:p>
        <w:p w14:paraId="0826C38D" w14:textId="3A2281B9" w:rsidR="00B131FB" w:rsidRPr="00816D18" w:rsidRDefault="00283E43">
          <w:pPr>
            <w:pStyle w:val="TOC1"/>
            <w:tabs>
              <w:tab w:val="right" w:leader="dot" w:pos="8296"/>
            </w:tabs>
            <w:rPr>
              <w:rFonts w:asciiTheme="minorHAnsi" w:eastAsiaTheme="minorEastAsia" w:hAnsiTheme="minorHAnsi" w:cstheme="minorBidi"/>
              <w:b/>
              <w:bCs/>
              <w:noProof/>
              <w:sz w:val="24"/>
            </w:rPr>
          </w:pPr>
          <w:hyperlink w:anchor="_Toc91425384" w:history="1">
            <w:r w:rsidR="00B131FB" w:rsidRPr="00816D18">
              <w:rPr>
                <w:rStyle w:val="a5"/>
                <w:rFonts w:eastAsia="黑体"/>
                <w:b/>
                <w:bCs/>
                <w:noProof/>
                <w:kern w:val="0"/>
                <w:sz w:val="24"/>
              </w:rPr>
              <w:t xml:space="preserve">6  </w:t>
            </w:r>
            <w:r w:rsidR="00816D18">
              <w:rPr>
                <w:rStyle w:val="a5"/>
                <w:rFonts w:eastAsia="黑体"/>
                <w:b/>
                <w:bCs/>
                <w:noProof/>
                <w:kern w:val="0"/>
                <w:sz w:val="24"/>
              </w:rPr>
              <w:t xml:space="preserve"> </w:t>
            </w:r>
            <w:r w:rsidR="00B131FB" w:rsidRPr="00816D18">
              <w:rPr>
                <w:rStyle w:val="a5"/>
                <w:rFonts w:ascii="宋体" w:hAnsi="宋体"/>
                <w:b/>
                <w:bCs/>
                <w:noProof/>
                <w:kern w:val="0"/>
                <w:sz w:val="24"/>
              </w:rPr>
              <w:t>指针试验</w:t>
            </w:r>
            <w:r w:rsidR="00B131FB" w:rsidRPr="00816D18">
              <w:rPr>
                <w:b/>
                <w:bCs/>
                <w:noProof/>
                <w:webHidden/>
                <w:sz w:val="24"/>
              </w:rPr>
              <w:tab/>
            </w:r>
            <w:r w:rsidR="00B131FB" w:rsidRPr="00816D18">
              <w:rPr>
                <w:b/>
                <w:bCs/>
                <w:noProof/>
                <w:webHidden/>
                <w:sz w:val="24"/>
              </w:rPr>
              <w:fldChar w:fldCharType="begin"/>
            </w:r>
            <w:r w:rsidR="00B131FB" w:rsidRPr="00816D18">
              <w:rPr>
                <w:b/>
                <w:bCs/>
                <w:noProof/>
                <w:webHidden/>
                <w:sz w:val="24"/>
              </w:rPr>
              <w:instrText xml:space="preserve"> PAGEREF _Toc91425384 \h </w:instrText>
            </w:r>
            <w:r w:rsidR="00B131FB" w:rsidRPr="00816D18">
              <w:rPr>
                <w:b/>
                <w:bCs/>
                <w:noProof/>
                <w:webHidden/>
                <w:sz w:val="24"/>
              </w:rPr>
            </w:r>
            <w:r w:rsidR="00B131FB" w:rsidRPr="00816D18">
              <w:rPr>
                <w:b/>
                <w:bCs/>
                <w:noProof/>
                <w:webHidden/>
                <w:sz w:val="24"/>
              </w:rPr>
              <w:fldChar w:fldCharType="separate"/>
            </w:r>
            <w:r w:rsidR="00B131FB" w:rsidRPr="00816D18">
              <w:rPr>
                <w:b/>
                <w:bCs/>
                <w:noProof/>
                <w:webHidden/>
                <w:sz w:val="24"/>
              </w:rPr>
              <w:t>73</w:t>
            </w:r>
            <w:r w:rsidR="00B131FB" w:rsidRPr="00816D18">
              <w:rPr>
                <w:b/>
                <w:bCs/>
                <w:noProof/>
                <w:webHidden/>
                <w:sz w:val="24"/>
              </w:rPr>
              <w:fldChar w:fldCharType="end"/>
            </w:r>
          </w:hyperlink>
        </w:p>
        <w:p w14:paraId="5228B7E9" w14:textId="58D76841" w:rsidR="00B131FB" w:rsidRPr="001A14E9" w:rsidRDefault="00283E43" w:rsidP="00816D18">
          <w:pPr>
            <w:pStyle w:val="TOC2"/>
            <w:tabs>
              <w:tab w:val="right" w:leader="dot" w:pos="8296"/>
            </w:tabs>
            <w:ind w:leftChars="0" w:left="0"/>
            <w:rPr>
              <w:rFonts w:asciiTheme="minorHAnsi" w:eastAsiaTheme="minorEastAsia" w:hAnsiTheme="minorHAnsi" w:cstheme="minorBidi"/>
              <w:noProof/>
              <w:sz w:val="24"/>
            </w:rPr>
          </w:pPr>
          <w:hyperlink w:anchor="_Toc91425385" w:history="1">
            <w:r w:rsidR="00B131FB" w:rsidRPr="001A14E9">
              <w:rPr>
                <w:rStyle w:val="a5"/>
                <w:rFonts w:eastAsia="黑体"/>
                <w:noProof/>
                <w:sz w:val="24"/>
              </w:rPr>
              <w:t>6.1</w:t>
            </w:r>
            <w:r w:rsidR="00AA18E7" w:rsidRPr="001A14E9">
              <w:rPr>
                <w:rStyle w:val="a5"/>
                <w:rFonts w:eastAsia="黑体"/>
                <w:noProof/>
                <w:sz w:val="24"/>
              </w:rPr>
              <w:t xml:space="preserve"> </w:t>
            </w:r>
            <w:r w:rsidR="00816D18">
              <w:rPr>
                <w:rStyle w:val="a5"/>
                <w:rFonts w:eastAsia="黑体"/>
                <w:noProof/>
                <w:sz w:val="24"/>
              </w:rPr>
              <w:t xml:space="preserve"> </w:t>
            </w:r>
            <w:r w:rsidR="00B131FB" w:rsidRPr="001A14E9">
              <w:rPr>
                <w:rStyle w:val="a5"/>
                <w:rFonts w:ascii="宋体" w:hAnsi="宋体"/>
                <w:noProof/>
                <w:sz w:val="24"/>
              </w:rPr>
              <w:t>实验目的</w:t>
            </w:r>
            <w:r w:rsidR="00B131FB" w:rsidRPr="001A14E9">
              <w:rPr>
                <w:noProof/>
                <w:webHidden/>
                <w:sz w:val="24"/>
              </w:rPr>
              <w:tab/>
            </w:r>
            <w:r w:rsidR="00B131FB" w:rsidRPr="001A14E9">
              <w:rPr>
                <w:noProof/>
                <w:webHidden/>
                <w:sz w:val="24"/>
              </w:rPr>
              <w:fldChar w:fldCharType="begin"/>
            </w:r>
            <w:r w:rsidR="00B131FB" w:rsidRPr="001A14E9">
              <w:rPr>
                <w:noProof/>
                <w:webHidden/>
                <w:sz w:val="24"/>
              </w:rPr>
              <w:instrText xml:space="preserve"> PAGEREF _Toc91425385 \h </w:instrText>
            </w:r>
            <w:r w:rsidR="00B131FB" w:rsidRPr="001A14E9">
              <w:rPr>
                <w:noProof/>
                <w:webHidden/>
                <w:sz w:val="24"/>
              </w:rPr>
            </w:r>
            <w:r w:rsidR="00B131FB" w:rsidRPr="001A14E9">
              <w:rPr>
                <w:noProof/>
                <w:webHidden/>
                <w:sz w:val="24"/>
              </w:rPr>
              <w:fldChar w:fldCharType="separate"/>
            </w:r>
            <w:r w:rsidR="00B131FB" w:rsidRPr="001A14E9">
              <w:rPr>
                <w:noProof/>
                <w:webHidden/>
                <w:sz w:val="24"/>
              </w:rPr>
              <w:t>73</w:t>
            </w:r>
            <w:r w:rsidR="00B131FB" w:rsidRPr="001A14E9">
              <w:rPr>
                <w:noProof/>
                <w:webHidden/>
                <w:sz w:val="24"/>
              </w:rPr>
              <w:fldChar w:fldCharType="end"/>
            </w:r>
          </w:hyperlink>
        </w:p>
        <w:p w14:paraId="7F244E9E" w14:textId="5AC75B7B" w:rsidR="00B131FB" w:rsidRPr="001A14E9" w:rsidRDefault="00283E43" w:rsidP="00816D18">
          <w:pPr>
            <w:pStyle w:val="TOC2"/>
            <w:tabs>
              <w:tab w:val="right" w:leader="dot" w:pos="8296"/>
            </w:tabs>
            <w:ind w:leftChars="0" w:left="0"/>
            <w:rPr>
              <w:rFonts w:asciiTheme="minorHAnsi" w:eastAsiaTheme="minorEastAsia" w:hAnsiTheme="minorHAnsi" w:cstheme="minorBidi"/>
              <w:noProof/>
              <w:sz w:val="24"/>
            </w:rPr>
          </w:pPr>
          <w:hyperlink w:anchor="_Toc91425386" w:history="1">
            <w:r w:rsidR="00B131FB" w:rsidRPr="001A14E9">
              <w:rPr>
                <w:rStyle w:val="a5"/>
                <w:noProof/>
                <w:sz w:val="24"/>
              </w:rPr>
              <w:t xml:space="preserve">6.2 </w:t>
            </w:r>
            <w:r w:rsidR="00816D18">
              <w:rPr>
                <w:rStyle w:val="a5"/>
                <w:noProof/>
                <w:sz w:val="24"/>
              </w:rPr>
              <w:t xml:space="preserve"> </w:t>
            </w:r>
            <w:r w:rsidR="00B131FB" w:rsidRPr="001A14E9">
              <w:rPr>
                <w:rStyle w:val="a5"/>
                <w:rFonts w:hAnsiTheme="minorEastAsia"/>
                <w:noProof/>
                <w:sz w:val="24"/>
              </w:rPr>
              <w:t>实验内容</w:t>
            </w:r>
            <w:r w:rsidR="00B131FB" w:rsidRPr="001A14E9">
              <w:rPr>
                <w:noProof/>
                <w:webHidden/>
                <w:sz w:val="24"/>
              </w:rPr>
              <w:tab/>
            </w:r>
            <w:r w:rsidR="00B131FB" w:rsidRPr="001A14E9">
              <w:rPr>
                <w:noProof/>
                <w:webHidden/>
                <w:sz w:val="24"/>
              </w:rPr>
              <w:fldChar w:fldCharType="begin"/>
            </w:r>
            <w:r w:rsidR="00B131FB" w:rsidRPr="001A14E9">
              <w:rPr>
                <w:noProof/>
                <w:webHidden/>
                <w:sz w:val="24"/>
              </w:rPr>
              <w:instrText xml:space="preserve"> PAGEREF _Toc91425386 \h </w:instrText>
            </w:r>
            <w:r w:rsidR="00B131FB" w:rsidRPr="001A14E9">
              <w:rPr>
                <w:noProof/>
                <w:webHidden/>
                <w:sz w:val="24"/>
              </w:rPr>
            </w:r>
            <w:r w:rsidR="00B131FB" w:rsidRPr="001A14E9">
              <w:rPr>
                <w:noProof/>
                <w:webHidden/>
                <w:sz w:val="24"/>
              </w:rPr>
              <w:fldChar w:fldCharType="separate"/>
            </w:r>
            <w:r w:rsidR="00B131FB" w:rsidRPr="001A14E9">
              <w:rPr>
                <w:noProof/>
                <w:webHidden/>
                <w:sz w:val="24"/>
              </w:rPr>
              <w:t>73</w:t>
            </w:r>
            <w:r w:rsidR="00B131FB" w:rsidRPr="001A14E9">
              <w:rPr>
                <w:noProof/>
                <w:webHidden/>
                <w:sz w:val="24"/>
              </w:rPr>
              <w:fldChar w:fldCharType="end"/>
            </w:r>
          </w:hyperlink>
        </w:p>
        <w:p w14:paraId="2EE8EF99" w14:textId="2D0D5DAB" w:rsidR="00B131FB" w:rsidRPr="001A14E9" w:rsidRDefault="00283E43" w:rsidP="00816D18">
          <w:pPr>
            <w:pStyle w:val="TOC2"/>
            <w:tabs>
              <w:tab w:val="right" w:leader="dot" w:pos="8296"/>
            </w:tabs>
            <w:ind w:leftChars="0" w:left="0"/>
            <w:rPr>
              <w:rFonts w:asciiTheme="minorHAnsi" w:eastAsiaTheme="minorEastAsia" w:hAnsiTheme="minorHAnsi" w:cstheme="minorBidi"/>
              <w:noProof/>
              <w:sz w:val="24"/>
            </w:rPr>
          </w:pPr>
          <w:hyperlink w:anchor="_Toc91425387" w:history="1">
            <w:r w:rsidR="00B131FB" w:rsidRPr="001A14E9">
              <w:rPr>
                <w:rStyle w:val="a5"/>
                <w:rFonts w:eastAsiaTheme="majorEastAsia"/>
                <w:noProof/>
                <w:sz w:val="24"/>
              </w:rPr>
              <w:t>6.3</w:t>
            </w:r>
            <w:r w:rsidR="00AA18E7" w:rsidRPr="001A14E9">
              <w:rPr>
                <w:rStyle w:val="a5"/>
                <w:rFonts w:eastAsiaTheme="majorEastAsia"/>
                <w:noProof/>
                <w:sz w:val="24"/>
              </w:rPr>
              <w:t xml:space="preserve"> </w:t>
            </w:r>
            <w:r w:rsidR="00816D18">
              <w:rPr>
                <w:rStyle w:val="a5"/>
                <w:rFonts w:eastAsiaTheme="majorEastAsia"/>
                <w:noProof/>
                <w:sz w:val="24"/>
              </w:rPr>
              <w:t xml:space="preserve"> </w:t>
            </w:r>
            <w:r w:rsidR="00B131FB" w:rsidRPr="001A14E9">
              <w:rPr>
                <w:rStyle w:val="a5"/>
                <w:rFonts w:eastAsiaTheme="majorEastAsia" w:hAnsiTheme="majorEastAsia"/>
                <w:noProof/>
                <w:sz w:val="24"/>
              </w:rPr>
              <w:t>实验小结</w:t>
            </w:r>
            <w:r w:rsidR="00B131FB" w:rsidRPr="001A14E9">
              <w:rPr>
                <w:noProof/>
                <w:webHidden/>
                <w:sz w:val="24"/>
              </w:rPr>
              <w:tab/>
            </w:r>
            <w:r w:rsidR="00B131FB" w:rsidRPr="001A14E9">
              <w:rPr>
                <w:noProof/>
                <w:webHidden/>
                <w:sz w:val="24"/>
              </w:rPr>
              <w:fldChar w:fldCharType="begin"/>
            </w:r>
            <w:r w:rsidR="00B131FB" w:rsidRPr="001A14E9">
              <w:rPr>
                <w:noProof/>
                <w:webHidden/>
                <w:sz w:val="24"/>
              </w:rPr>
              <w:instrText xml:space="preserve"> PAGEREF _Toc91425387 \h </w:instrText>
            </w:r>
            <w:r w:rsidR="00B131FB" w:rsidRPr="001A14E9">
              <w:rPr>
                <w:noProof/>
                <w:webHidden/>
                <w:sz w:val="24"/>
              </w:rPr>
            </w:r>
            <w:r w:rsidR="00B131FB" w:rsidRPr="001A14E9">
              <w:rPr>
                <w:noProof/>
                <w:webHidden/>
                <w:sz w:val="24"/>
              </w:rPr>
              <w:fldChar w:fldCharType="separate"/>
            </w:r>
            <w:r w:rsidR="00B131FB" w:rsidRPr="001A14E9">
              <w:rPr>
                <w:noProof/>
                <w:webHidden/>
                <w:sz w:val="24"/>
              </w:rPr>
              <w:t>95</w:t>
            </w:r>
            <w:r w:rsidR="00B131FB" w:rsidRPr="001A14E9">
              <w:rPr>
                <w:noProof/>
                <w:webHidden/>
                <w:sz w:val="24"/>
              </w:rPr>
              <w:fldChar w:fldCharType="end"/>
            </w:r>
          </w:hyperlink>
        </w:p>
        <w:p w14:paraId="393C7F26" w14:textId="74CF36BE" w:rsidR="00B131FB" w:rsidRPr="00816D18" w:rsidRDefault="00283E43">
          <w:pPr>
            <w:pStyle w:val="TOC1"/>
            <w:tabs>
              <w:tab w:val="right" w:leader="dot" w:pos="8296"/>
            </w:tabs>
            <w:rPr>
              <w:rFonts w:asciiTheme="minorHAnsi" w:eastAsiaTheme="minorEastAsia" w:hAnsiTheme="minorHAnsi" w:cstheme="minorBidi"/>
              <w:b/>
              <w:bCs/>
              <w:noProof/>
              <w:sz w:val="24"/>
            </w:rPr>
          </w:pPr>
          <w:hyperlink w:anchor="_Toc91425388" w:history="1">
            <w:r w:rsidR="00B131FB" w:rsidRPr="00816D18">
              <w:rPr>
                <w:rStyle w:val="a5"/>
                <w:rFonts w:eastAsia="黑体"/>
                <w:b/>
                <w:bCs/>
                <w:noProof/>
                <w:kern w:val="0"/>
                <w:sz w:val="24"/>
              </w:rPr>
              <w:t xml:space="preserve">7  </w:t>
            </w:r>
            <w:r w:rsidR="00816D18">
              <w:rPr>
                <w:rStyle w:val="a5"/>
                <w:rFonts w:eastAsia="黑体"/>
                <w:b/>
                <w:bCs/>
                <w:noProof/>
                <w:kern w:val="0"/>
                <w:sz w:val="24"/>
              </w:rPr>
              <w:t xml:space="preserve"> </w:t>
            </w:r>
            <w:r w:rsidR="00B131FB" w:rsidRPr="00816D18">
              <w:rPr>
                <w:rStyle w:val="a5"/>
                <w:rFonts w:ascii="宋体" w:hAnsi="宋体"/>
                <w:b/>
                <w:bCs/>
                <w:noProof/>
                <w:kern w:val="0"/>
                <w:sz w:val="24"/>
              </w:rPr>
              <w:t>结构与联合试验</w:t>
            </w:r>
            <w:r w:rsidR="00B131FB" w:rsidRPr="00816D18">
              <w:rPr>
                <w:b/>
                <w:bCs/>
                <w:noProof/>
                <w:webHidden/>
                <w:sz w:val="24"/>
              </w:rPr>
              <w:tab/>
            </w:r>
            <w:r w:rsidR="00B131FB" w:rsidRPr="00816D18">
              <w:rPr>
                <w:b/>
                <w:bCs/>
                <w:noProof/>
                <w:webHidden/>
                <w:sz w:val="24"/>
              </w:rPr>
              <w:fldChar w:fldCharType="begin"/>
            </w:r>
            <w:r w:rsidR="00B131FB" w:rsidRPr="00816D18">
              <w:rPr>
                <w:b/>
                <w:bCs/>
                <w:noProof/>
                <w:webHidden/>
                <w:sz w:val="24"/>
              </w:rPr>
              <w:instrText xml:space="preserve"> PAGEREF _Toc91425388 \h </w:instrText>
            </w:r>
            <w:r w:rsidR="00B131FB" w:rsidRPr="00816D18">
              <w:rPr>
                <w:b/>
                <w:bCs/>
                <w:noProof/>
                <w:webHidden/>
                <w:sz w:val="24"/>
              </w:rPr>
            </w:r>
            <w:r w:rsidR="00B131FB" w:rsidRPr="00816D18">
              <w:rPr>
                <w:b/>
                <w:bCs/>
                <w:noProof/>
                <w:webHidden/>
                <w:sz w:val="24"/>
              </w:rPr>
              <w:fldChar w:fldCharType="separate"/>
            </w:r>
            <w:r w:rsidR="00B131FB" w:rsidRPr="00816D18">
              <w:rPr>
                <w:b/>
                <w:bCs/>
                <w:noProof/>
                <w:webHidden/>
                <w:sz w:val="24"/>
              </w:rPr>
              <w:t>96</w:t>
            </w:r>
            <w:r w:rsidR="00B131FB" w:rsidRPr="00816D18">
              <w:rPr>
                <w:b/>
                <w:bCs/>
                <w:noProof/>
                <w:webHidden/>
                <w:sz w:val="24"/>
              </w:rPr>
              <w:fldChar w:fldCharType="end"/>
            </w:r>
          </w:hyperlink>
        </w:p>
        <w:p w14:paraId="60E6A1FB" w14:textId="4C741E1E" w:rsidR="00B131FB" w:rsidRPr="001A14E9" w:rsidRDefault="00283E43" w:rsidP="00816D18">
          <w:pPr>
            <w:pStyle w:val="TOC2"/>
            <w:tabs>
              <w:tab w:val="right" w:leader="dot" w:pos="8296"/>
            </w:tabs>
            <w:ind w:leftChars="0" w:left="0"/>
            <w:rPr>
              <w:rFonts w:asciiTheme="minorHAnsi" w:eastAsiaTheme="minorEastAsia" w:hAnsiTheme="minorHAnsi" w:cstheme="minorBidi"/>
              <w:noProof/>
              <w:sz w:val="24"/>
            </w:rPr>
          </w:pPr>
          <w:hyperlink w:anchor="_Toc91425389" w:history="1">
            <w:r w:rsidR="00B131FB" w:rsidRPr="001A14E9">
              <w:rPr>
                <w:rStyle w:val="a5"/>
                <w:rFonts w:eastAsia="黑体"/>
                <w:noProof/>
                <w:sz w:val="24"/>
              </w:rPr>
              <w:t>7.1</w:t>
            </w:r>
            <w:r w:rsidR="00AA18E7" w:rsidRPr="001A14E9">
              <w:rPr>
                <w:rStyle w:val="a5"/>
                <w:rFonts w:eastAsia="黑体"/>
                <w:noProof/>
                <w:sz w:val="24"/>
              </w:rPr>
              <w:t xml:space="preserve"> </w:t>
            </w:r>
            <w:r w:rsidR="00816D18">
              <w:rPr>
                <w:rStyle w:val="a5"/>
                <w:rFonts w:eastAsia="黑体"/>
                <w:noProof/>
                <w:sz w:val="24"/>
              </w:rPr>
              <w:t xml:space="preserve"> </w:t>
            </w:r>
            <w:r w:rsidR="00B131FB" w:rsidRPr="001A14E9">
              <w:rPr>
                <w:rStyle w:val="a5"/>
                <w:rFonts w:ascii="宋体" w:hAnsi="宋体"/>
                <w:noProof/>
                <w:sz w:val="24"/>
              </w:rPr>
              <w:t>实验目的</w:t>
            </w:r>
            <w:r w:rsidR="00B131FB" w:rsidRPr="001A14E9">
              <w:rPr>
                <w:noProof/>
                <w:webHidden/>
                <w:sz w:val="24"/>
              </w:rPr>
              <w:tab/>
            </w:r>
            <w:r w:rsidR="00B131FB" w:rsidRPr="001A14E9">
              <w:rPr>
                <w:noProof/>
                <w:webHidden/>
                <w:sz w:val="24"/>
              </w:rPr>
              <w:fldChar w:fldCharType="begin"/>
            </w:r>
            <w:r w:rsidR="00B131FB" w:rsidRPr="001A14E9">
              <w:rPr>
                <w:noProof/>
                <w:webHidden/>
                <w:sz w:val="24"/>
              </w:rPr>
              <w:instrText xml:space="preserve"> PAGEREF _Toc91425389 \h </w:instrText>
            </w:r>
            <w:r w:rsidR="00B131FB" w:rsidRPr="001A14E9">
              <w:rPr>
                <w:noProof/>
                <w:webHidden/>
                <w:sz w:val="24"/>
              </w:rPr>
            </w:r>
            <w:r w:rsidR="00B131FB" w:rsidRPr="001A14E9">
              <w:rPr>
                <w:noProof/>
                <w:webHidden/>
                <w:sz w:val="24"/>
              </w:rPr>
              <w:fldChar w:fldCharType="separate"/>
            </w:r>
            <w:r w:rsidR="00B131FB" w:rsidRPr="001A14E9">
              <w:rPr>
                <w:noProof/>
                <w:webHidden/>
                <w:sz w:val="24"/>
              </w:rPr>
              <w:t>96</w:t>
            </w:r>
            <w:r w:rsidR="00B131FB" w:rsidRPr="001A14E9">
              <w:rPr>
                <w:noProof/>
                <w:webHidden/>
                <w:sz w:val="24"/>
              </w:rPr>
              <w:fldChar w:fldCharType="end"/>
            </w:r>
          </w:hyperlink>
        </w:p>
        <w:p w14:paraId="0AE0F779" w14:textId="1DB451EC" w:rsidR="00B131FB" w:rsidRPr="001A14E9" w:rsidRDefault="00283E43" w:rsidP="00816D18">
          <w:pPr>
            <w:pStyle w:val="TOC2"/>
            <w:tabs>
              <w:tab w:val="right" w:leader="dot" w:pos="8296"/>
            </w:tabs>
            <w:ind w:leftChars="0" w:left="0"/>
            <w:rPr>
              <w:rFonts w:asciiTheme="minorHAnsi" w:eastAsiaTheme="minorEastAsia" w:hAnsiTheme="minorHAnsi" w:cstheme="minorBidi"/>
              <w:noProof/>
              <w:sz w:val="24"/>
            </w:rPr>
          </w:pPr>
          <w:hyperlink w:anchor="_Toc91425390" w:history="1">
            <w:r w:rsidR="00B131FB" w:rsidRPr="001A14E9">
              <w:rPr>
                <w:rStyle w:val="a5"/>
                <w:noProof/>
                <w:sz w:val="24"/>
              </w:rPr>
              <w:t xml:space="preserve">7.2 </w:t>
            </w:r>
            <w:r w:rsidR="00816D18">
              <w:rPr>
                <w:rStyle w:val="a5"/>
                <w:noProof/>
                <w:sz w:val="24"/>
              </w:rPr>
              <w:t xml:space="preserve"> </w:t>
            </w:r>
            <w:r w:rsidR="00B131FB" w:rsidRPr="001A14E9">
              <w:rPr>
                <w:rStyle w:val="a5"/>
                <w:rFonts w:hAnsiTheme="minorEastAsia"/>
                <w:noProof/>
                <w:sz w:val="24"/>
              </w:rPr>
              <w:t>实验内容</w:t>
            </w:r>
            <w:r w:rsidR="00B131FB" w:rsidRPr="001A14E9">
              <w:rPr>
                <w:noProof/>
                <w:webHidden/>
                <w:sz w:val="24"/>
              </w:rPr>
              <w:tab/>
            </w:r>
            <w:r w:rsidR="00B131FB" w:rsidRPr="001A14E9">
              <w:rPr>
                <w:noProof/>
                <w:webHidden/>
                <w:sz w:val="24"/>
              </w:rPr>
              <w:fldChar w:fldCharType="begin"/>
            </w:r>
            <w:r w:rsidR="00B131FB" w:rsidRPr="001A14E9">
              <w:rPr>
                <w:noProof/>
                <w:webHidden/>
                <w:sz w:val="24"/>
              </w:rPr>
              <w:instrText xml:space="preserve"> PAGEREF _Toc91425390 \h </w:instrText>
            </w:r>
            <w:r w:rsidR="00B131FB" w:rsidRPr="001A14E9">
              <w:rPr>
                <w:noProof/>
                <w:webHidden/>
                <w:sz w:val="24"/>
              </w:rPr>
            </w:r>
            <w:r w:rsidR="00B131FB" w:rsidRPr="001A14E9">
              <w:rPr>
                <w:noProof/>
                <w:webHidden/>
                <w:sz w:val="24"/>
              </w:rPr>
              <w:fldChar w:fldCharType="separate"/>
            </w:r>
            <w:r w:rsidR="00B131FB" w:rsidRPr="001A14E9">
              <w:rPr>
                <w:noProof/>
                <w:webHidden/>
                <w:sz w:val="24"/>
              </w:rPr>
              <w:t>96</w:t>
            </w:r>
            <w:r w:rsidR="00B131FB" w:rsidRPr="001A14E9">
              <w:rPr>
                <w:noProof/>
                <w:webHidden/>
                <w:sz w:val="24"/>
              </w:rPr>
              <w:fldChar w:fldCharType="end"/>
            </w:r>
          </w:hyperlink>
        </w:p>
        <w:p w14:paraId="738295E6" w14:textId="29B7893A" w:rsidR="00B131FB" w:rsidRPr="001A14E9" w:rsidRDefault="00283E43" w:rsidP="00816D18">
          <w:pPr>
            <w:pStyle w:val="TOC2"/>
            <w:tabs>
              <w:tab w:val="right" w:leader="dot" w:pos="8296"/>
            </w:tabs>
            <w:ind w:leftChars="0" w:left="0"/>
            <w:rPr>
              <w:rFonts w:asciiTheme="minorHAnsi" w:eastAsiaTheme="minorEastAsia" w:hAnsiTheme="minorHAnsi" w:cstheme="minorBidi"/>
              <w:noProof/>
              <w:sz w:val="24"/>
            </w:rPr>
          </w:pPr>
          <w:hyperlink w:anchor="_Toc91425391" w:history="1">
            <w:r w:rsidR="00B131FB" w:rsidRPr="001A14E9">
              <w:rPr>
                <w:rStyle w:val="a5"/>
                <w:rFonts w:eastAsiaTheme="majorEastAsia"/>
                <w:noProof/>
                <w:sz w:val="24"/>
              </w:rPr>
              <w:t xml:space="preserve">7.3 </w:t>
            </w:r>
            <w:r w:rsidR="00816D18">
              <w:rPr>
                <w:rStyle w:val="a5"/>
                <w:rFonts w:eastAsiaTheme="majorEastAsia"/>
                <w:noProof/>
                <w:sz w:val="24"/>
              </w:rPr>
              <w:t xml:space="preserve"> </w:t>
            </w:r>
            <w:r w:rsidR="00B131FB" w:rsidRPr="001A14E9">
              <w:rPr>
                <w:rStyle w:val="a5"/>
                <w:rFonts w:eastAsiaTheme="majorEastAsia" w:hAnsiTheme="majorEastAsia"/>
                <w:noProof/>
                <w:sz w:val="24"/>
              </w:rPr>
              <w:t>实验小结</w:t>
            </w:r>
            <w:r w:rsidR="00B131FB" w:rsidRPr="001A14E9">
              <w:rPr>
                <w:noProof/>
                <w:webHidden/>
                <w:sz w:val="24"/>
              </w:rPr>
              <w:tab/>
            </w:r>
            <w:r w:rsidR="00B131FB" w:rsidRPr="001A14E9">
              <w:rPr>
                <w:noProof/>
                <w:webHidden/>
                <w:sz w:val="24"/>
              </w:rPr>
              <w:fldChar w:fldCharType="begin"/>
            </w:r>
            <w:r w:rsidR="00B131FB" w:rsidRPr="001A14E9">
              <w:rPr>
                <w:noProof/>
                <w:webHidden/>
                <w:sz w:val="24"/>
              </w:rPr>
              <w:instrText xml:space="preserve"> PAGEREF _Toc91425391 \h </w:instrText>
            </w:r>
            <w:r w:rsidR="00B131FB" w:rsidRPr="001A14E9">
              <w:rPr>
                <w:noProof/>
                <w:webHidden/>
                <w:sz w:val="24"/>
              </w:rPr>
            </w:r>
            <w:r w:rsidR="00B131FB" w:rsidRPr="001A14E9">
              <w:rPr>
                <w:noProof/>
                <w:webHidden/>
                <w:sz w:val="24"/>
              </w:rPr>
              <w:fldChar w:fldCharType="separate"/>
            </w:r>
            <w:r w:rsidR="00B131FB" w:rsidRPr="001A14E9">
              <w:rPr>
                <w:noProof/>
                <w:webHidden/>
                <w:sz w:val="24"/>
              </w:rPr>
              <w:t>118</w:t>
            </w:r>
            <w:r w:rsidR="00B131FB" w:rsidRPr="001A14E9">
              <w:rPr>
                <w:noProof/>
                <w:webHidden/>
                <w:sz w:val="24"/>
              </w:rPr>
              <w:fldChar w:fldCharType="end"/>
            </w:r>
          </w:hyperlink>
        </w:p>
        <w:p w14:paraId="73BD9A8D" w14:textId="01183C48" w:rsidR="00B131FB" w:rsidRPr="00816D18" w:rsidRDefault="00283E43">
          <w:pPr>
            <w:pStyle w:val="TOC1"/>
            <w:tabs>
              <w:tab w:val="right" w:leader="dot" w:pos="8296"/>
            </w:tabs>
            <w:rPr>
              <w:rFonts w:asciiTheme="minorHAnsi" w:eastAsiaTheme="minorEastAsia" w:hAnsiTheme="minorHAnsi" w:cstheme="minorBidi"/>
              <w:b/>
              <w:bCs/>
              <w:noProof/>
              <w:sz w:val="24"/>
            </w:rPr>
          </w:pPr>
          <w:hyperlink w:anchor="_Toc91425392" w:history="1">
            <w:r w:rsidR="00B131FB" w:rsidRPr="00816D18">
              <w:rPr>
                <w:rStyle w:val="a5"/>
                <w:rFonts w:eastAsia="黑体"/>
                <w:b/>
                <w:bCs/>
                <w:noProof/>
                <w:kern w:val="0"/>
                <w:sz w:val="24"/>
              </w:rPr>
              <w:t xml:space="preserve">8  </w:t>
            </w:r>
            <w:r w:rsidR="00816D18">
              <w:rPr>
                <w:rStyle w:val="a5"/>
                <w:rFonts w:eastAsia="黑体"/>
                <w:b/>
                <w:bCs/>
                <w:noProof/>
                <w:kern w:val="0"/>
                <w:sz w:val="24"/>
              </w:rPr>
              <w:t xml:space="preserve"> </w:t>
            </w:r>
            <w:r w:rsidR="00B131FB" w:rsidRPr="00816D18">
              <w:rPr>
                <w:rStyle w:val="a5"/>
                <w:rFonts w:ascii="宋体" w:hAnsi="宋体"/>
                <w:b/>
                <w:bCs/>
                <w:noProof/>
                <w:kern w:val="0"/>
                <w:sz w:val="24"/>
              </w:rPr>
              <w:t>文件操作</w:t>
            </w:r>
            <w:r w:rsidR="00B131FB" w:rsidRPr="00816D18">
              <w:rPr>
                <w:rStyle w:val="a5"/>
                <w:rFonts w:ascii="宋体" w:hAnsi="宋体"/>
                <w:b/>
                <w:bCs/>
                <w:noProof/>
                <w:kern w:val="0"/>
                <w:sz w:val="24"/>
              </w:rPr>
              <w:t>实</w:t>
            </w:r>
            <w:r w:rsidR="00B131FB" w:rsidRPr="00816D18">
              <w:rPr>
                <w:rStyle w:val="a5"/>
                <w:rFonts w:ascii="宋体" w:hAnsi="宋体"/>
                <w:b/>
                <w:bCs/>
                <w:noProof/>
                <w:kern w:val="0"/>
                <w:sz w:val="24"/>
              </w:rPr>
              <w:t>验</w:t>
            </w:r>
            <w:r w:rsidR="00B131FB" w:rsidRPr="00816D18">
              <w:rPr>
                <w:b/>
                <w:bCs/>
                <w:noProof/>
                <w:webHidden/>
                <w:sz w:val="24"/>
              </w:rPr>
              <w:tab/>
            </w:r>
            <w:r w:rsidR="00B131FB" w:rsidRPr="00816D18">
              <w:rPr>
                <w:b/>
                <w:bCs/>
                <w:noProof/>
                <w:webHidden/>
                <w:sz w:val="24"/>
              </w:rPr>
              <w:fldChar w:fldCharType="begin"/>
            </w:r>
            <w:r w:rsidR="00B131FB" w:rsidRPr="00816D18">
              <w:rPr>
                <w:b/>
                <w:bCs/>
                <w:noProof/>
                <w:webHidden/>
                <w:sz w:val="24"/>
              </w:rPr>
              <w:instrText xml:space="preserve"> PAGEREF _Toc91425392 \h </w:instrText>
            </w:r>
            <w:r w:rsidR="00B131FB" w:rsidRPr="00816D18">
              <w:rPr>
                <w:b/>
                <w:bCs/>
                <w:noProof/>
                <w:webHidden/>
                <w:sz w:val="24"/>
              </w:rPr>
            </w:r>
            <w:r w:rsidR="00B131FB" w:rsidRPr="00816D18">
              <w:rPr>
                <w:b/>
                <w:bCs/>
                <w:noProof/>
                <w:webHidden/>
                <w:sz w:val="24"/>
              </w:rPr>
              <w:fldChar w:fldCharType="separate"/>
            </w:r>
            <w:r w:rsidR="00B131FB" w:rsidRPr="00816D18">
              <w:rPr>
                <w:b/>
                <w:bCs/>
                <w:noProof/>
                <w:webHidden/>
                <w:sz w:val="24"/>
              </w:rPr>
              <w:t>119</w:t>
            </w:r>
            <w:r w:rsidR="00B131FB" w:rsidRPr="00816D18">
              <w:rPr>
                <w:b/>
                <w:bCs/>
                <w:noProof/>
                <w:webHidden/>
                <w:sz w:val="24"/>
              </w:rPr>
              <w:fldChar w:fldCharType="end"/>
            </w:r>
          </w:hyperlink>
        </w:p>
        <w:p w14:paraId="4BDF191E" w14:textId="19CD5134" w:rsidR="00B131FB" w:rsidRPr="001A14E9" w:rsidRDefault="00283E43" w:rsidP="00816D18">
          <w:pPr>
            <w:pStyle w:val="TOC2"/>
            <w:tabs>
              <w:tab w:val="right" w:leader="dot" w:pos="8296"/>
            </w:tabs>
            <w:ind w:leftChars="0" w:left="0"/>
            <w:rPr>
              <w:rFonts w:asciiTheme="minorHAnsi" w:eastAsiaTheme="minorEastAsia" w:hAnsiTheme="minorHAnsi" w:cstheme="minorBidi"/>
              <w:noProof/>
              <w:sz w:val="24"/>
            </w:rPr>
          </w:pPr>
          <w:hyperlink w:anchor="_Toc91425393" w:history="1">
            <w:r w:rsidR="00B131FB" w:rsidRPr="001A14E9">
              <w:rPr>
                <w:rStyle w:val="a5"/>
                <w:rFonts w:eastAsia="黑体"/>
                <w:noProof/>
                <w:sz w:val="24"/>
              </w:rPr>
              <w:t>8.1</w:t>
            </w:r>
            <w:r w:rsidR="00AA18E7" w:rsidRPr="001A14E9">
              <w:rPr>
                <w:rStyle w:val="a5"/>
                <w:rFonts w:eastAsia="黑体"/>
                <w:noProof/>
                <w:sz w:val="24"/>
              </w:rPr>
              <w:t xml:space="preserve"> </w:t>
            </w:r>
            <w:r w:rsidR="00816D18">
              <w:rPr>
                <w:rStyle w:val="a5"/>
                <w:rFonts w:eastAsia="黑体"/>
                <w:noProof/>
                <w:sz w:val="24"/>
              </w:rPr>
              <w:t xml:space="preserve"> </w:t>
            </w:r>
            <w:r w:rsidR="00B131FB" w:rsidRPr="001A14E9">
              <w:rPr>
                <w:rStyle w:val="a5"/>
                <w:rFonts w:ascii="宋体" w:hAnsi="宋体"/>
                <w:noProof/>
                <w:sz w:val="24"/>
              </w:rPr>
              <w:t>实验目的</w:t>
            </w:r>
            <w:r w:rsidR="00B131FB" w:rsidRPr="001A14E9">
              <w:rPr>
                <w:noProof/>
                <w:webHidden/>
                <w:sz w:val="24"/>
              </w:rPr>
              <w:tab/>
            </w:r>
            <w:r w:rsidR="00B131FB" w:rsidRPr="001A14E9">
              <w:rPr>
                <w:noProof/>
                <w:webHidden/>
                <w:sz w:val="24"/>
              </w:rPr>
              <w:fldChar w:fldCharType="begin"/>
            </w:r>
            <w:r w:rsidR="00B131FB" w:rsidRPr="001A14E9">
              <w:rPr>
                <w:noProof/>
                <w:webHidden/>
                <w:sz w:val="24"/>
              </w:rPr>
              <w:instrText xml:space="preserve"> PAGEREF _Toc91425393 \h </w:instrText>
            </w:r>
            <w:r w:rsidR="00B131FB" w:rsidRPr="001A14E9">
              <w:rPr>
                <w:noProof/>
                <w:webHidden/>
                <w:sz w:val="24"/>
              </w:rPr>
            </w:r>
            <w:r w:rsidR="00B131FB" w:rsidRPr="001A14E9">
              <w:rPr>
                <w:noProof/>
                <w:webHidden/>
                <w:sz w:val="24"/>
              </w:rPr>
              <w:fldChar w:fldCharType="separate"/>
            </w:r>
            <w:r w:rsidR="00B131FB" w:rsidRPr="001A14E9">
              <w:rPr>
                <w:noProof/>
                <w:webHidden/>
                <w:sz w:val="24"/>
              </w:rPr>
              <w:t>119</w:t>
            </w:r>
            <w:r w:rsidR="00B131FB" w:rsidRPr="001A14E9">
              <w:rPr>
                <w:noProof/>
                <w:webHidden/>
                <w:sz w:val="24"/>
              </w:rPr>
              <w:fldChar w:fldCharType="end"/>
            </w:r>
          </w:hyperlink>
        </w:p>
        <w:p w14:paraId="48D38484" w14:textId="74B0F076" w:rsidR="00B131FB" w:rsidRPr="001A14E9" w:rsidRDefault="00283E43" w:rsidP="00816D18">
          <w:pPr>
            <w:pStyle w:val="TOC2"/>
            <w:tabs>
              <w:tab w:val="right" w:leader="dot" w:pos="8296"/>
            </w:tabs>
            <w:ind w:leftChars="0" w:left="0"/>
            <w:rPr>
              <w:rFonts w:asciiTheme="minorHAnsi" w:eastAsiaTheme="minorEastAsia" w:hAnsiTheme="minorHAnsi" w:cstheme="minorBidi"/>
              <w:noProof/>
              <w:sz w:val="24"/>
            </w:rPr>
          </w:pPr>
          <w:hyperlink w:anchor="_Toc91425394" w:history="1">
            <w:r w:rsidR="00B131FB" w:rsidRPr="001A14E9">
              <w:rPr>
                <w:rStyle w:val="a5"/>
                <w:noProof/>
                <w:sz w:val="24"/>
              </w:rPr>
              <w:t xml:space="preserve">8.2 </w:t>
            </w:r>
            <w:r w:rsidR="00816D18">
              <w:rPr>
                <w:rStyle w:val="a5"/>
                <w:noProof/>
                <w:sz w:val="24"/>
              </w:rPr>
              <w:t xml:space="preserve"> </w:t>
            </w:r>
            <w:r w:rsidR="00B131FB" w:rsidRPr="001A14E9">
              <w:rPr>
                <w:rStyle w:val="a5"/>
                <w:rFonts w:hAnsiTheme="minorEastAsia"/>
                <w:noProof/>
                <w:sz w:val="24"/>
              </w:rPr>
              <w:t>实验内容</w:t>
            </w:r>
            <w:r w:rsidR="00B131FB" w:rsidRPr="001A14E9">
              <w:rPr>
                <w:noProof/>
                <w:webHidden/>
                <w:sz w:val="24"/>
              </w:rPr>
              <w:tab/>
            </w:r>
            <w:r w:rsidR="00B131FB" w:rsidRPr="001A14E9">
              <w:rPr>
                <w:noProof/>
                <w:webHidden/>
                <w:sz w:val="24"/>
              </w:rPr>
              <w:fldChar w:fldCharType="begin"/>
            </w:r>
            <w:r w:rsidR="00B131FB" w:rsidRPr="001A14E9">
              <w:rPr>
                <w:noProof/>
                <w:webHidden/>
                <w:sz w:val="24"/>
              </w:rPr>
              <w:instrText xml:space="preserve"> PAGEREF _Toc91425394 \h </w:instrText>
            </w:r>
            <w:r w:rsidR="00B131FB" w:rsidRPr="001A14E9">
              <w:rPr>
                <w:noProof/>
                <w:webHidden/>
                <w:sz w:val="24"/>
              </w:rPr>
            </w:r>
            <w:r w:rsidR="00B131FB" w:rsidRPr="001A14E9">
              <w:rPr>
                <w:noProof/>
                <w:webHidden/>
                <w:sz w:val="24"/>
              </w:rPr>
              <w:fldChar w:fldCharType="separate"/>
            </w:r>
            <w:r w:rsidR="00B131FB" w:rsidRPr="001A14E9">
              <w:rPr>
                <w:noProof/>
                <w:webHidden/>
                <w:sz w:val="24"/>
              </w:rPr>
              <w:t>119</w:t>
            </w:r>
            <w:r w:rsidR="00B131FB" w:rsidRPr="001A14E9">
              <w:rPr>
                <w:noProof/>
                <w:webHidden/>
                <w:sz w:val="24"/>
              </w:rPr>
              <w:fldChar w:fldCharType="end"/>
            </w:r>
          </w:hyperlink>
        </w:p>
        <w:p w14:paraId="758F9604" w14:textId="4305C987" w:rsidR="00B131FB" w:rsidRPr="001A14E9" w:rsidRDefault="00283E43" w:rsidP="00816D18">
          <w:pPr>
            <w:pStyle w:val="TOC2"/>
            <w:tabs>
              <w:tab w:val="right" w:leader="dot" w:pos="8296"/>
            </w:tabs>
            <w:ind w:leftChars="0" w:left="0"/>
            <w:rPr>
              <w:rFonts w:asciiTheme="minorHAnsi" w:eastAsiaTheme="minorEastAsia" w:hAnsiTheme="minorHAnsi" w:cstheme="minorBidi"/>
              <w:noProof/>
              <w:sz w:val="24"/>
            </w:rPr>
          </w:pPr>
          <w:hyperlink w:anchor="_Toc91425395" w:history="1">
            <w:r w:rsidR="00B131FB" w:rsidRPr="001A14E9">
              <w:rPr>
                <w:rStyle w:val="a5"/>
                <w:rFonts w:eastAsiaTheme="majorEastAsia"/>
                <w:noProof/>
                <w:sz w:val="24"/>
              </w:rPr>
              <w:t xml:space="preserve">8.3 </w:t>
            </w:r>
            <w:r w:rsidR="00816D18">
              <w:rPr>
                <w:rStyle w:val="a5"/>
                <w:rFonts w:eastAsiaTheme="majorEastAsia"/>
                <w:noProof/>
                <w:sz w:val="24"/>
              </w:rPr>
              <w:t xml:space="preserve"> </w:t>
            </w:r>
            <w:r w:rsidR="00B131FB" w:rsidRPr="001A14E9">
              <w:rPr>
                <w:rStyle w:val="a5"/>
                <w:rFonts w:eastAsiaTheme="majorEastAsia" w:hAnsiTheme="majorEastAsia"/>
                <w:noProof/>
                <w:sz w:val="24"/>
              </w:rPr>
              <w:t>实验小</w:t>
            </w:r>
            <w:r w:rsidR="00B131FB" w:rsidRPr="001A14E9">
              <w:rPr>
                <w:rStyle w:val="a5"/>
                <w:rFonts w:eastAsiaTheme="majorEastAsia" w:hAnsiTheme="majorEastAsia"/>
                <w:noProof/>
                <w:sz w:val="24"/>
              </w:rPr>
              <w:t>结</w:t>
            </w:r>
            <w:r w:rsidR="00B131FB" w:rsidRPr="001A14E9">
              <w:rPr>
                <w:noProof/>
                <w:webHidden/>
                <w:sz w:val="24"/>
              </w:rPr>
              <w:tab/>
            </w:r>
            <w:r w:rsidR="00B131FB" w:rsidRPr="001A14E9">
              <w:rPr>
                <w:noProof/>
                <w:webHidden/>
                <w:sz w:val="24"/>
              </w:rPr>
              <w:fldChar w:fldCharType="begin"/>
            </w:r>
            <w:r w:rsidR="00B131FB" w:rsidRPr="001A14E9">
              <w:rPr>
                <w:noProof/>
                <w:webHidden/>
                <w:sz w:val="24"/>
              </w:rPr>
              <w:instrText xml:space="preserve"> PAGEREF _Toc91425395 \h </w:instrText>
            </w:r>
            <w:r w:rsidR="00B131FB" w:rsidRPr="001A14E9">
              <w:rPr>
                <w:noProof/>
                <w:webHidden/>
                <w:sz w:val="24"/>
              </w:rPr>
            </w:r>
            <w:r w:rsidR="00B131FB" w:rsidRPr="001A14E9">
              <w:rPr>
                <w:noProof/>
                <w:webHidden/>
                <w:sz w:val="24"/>
              </w:rPr>
              <w:fldChar w:fldCharType="separate"/>
            </w:r>
            <w:r w:rsidR="00B131FB" w:rsidRPr="001A14E9">
              <w:rPr>
                <w:noProof/>
                <w:webHidden/>
                <w:sz w:val="24"/>
              </w:rPr>
              <w:t>127</w:t>
            </w:r>
            <w:r w:rsidR="00B131FB" w:rsidRPr="001A14E9">
              <w:rPr>
                <w:noProof/>
                <w:webHidden/>
                <w:sz w:val="24"/>
              </w:rPr>
              <w:fldChar w:fldCharType="end"/>
            </w:r>
          </w:hyperlink>
        </w:p>
        <w:p w14:paraId="207AFE08" w14:textId="25DEA5D7" w:rsidR="00B131FB" w:rsidRPr="00306741" w:rsidRDefault="00283E43">
          <w:pPr>
            <w:pStyle w:val="TOC1"/>
            <w:tabs>
              <w:tab w:val="right" w:leader="dot" w:pos="8296"/>
            </w:tabs>
            <w:rPr>
              <w:rFonts w:asciiTheme="minorHAnsi" w:eastAsiaTheme="minorEastAsia" w:hAnsiTheme="minorHAnsi" w:cstheme="minorBidi"/>
              <w:b/>
              <w:bCs/>
              <w:noProof/>
              <w:sz w:val="24"/>
            </w:rPr>
          </w:pPr>
          <w:hyperlink w:anchor="_Toc91425396" w:history="1">
            <w:r w:rsidR="00B131FB" w:rsidRPr="00306741">
              <w:rPr>
                <w:rStyle w:val="a5"/>
                <w:b/>
                <w:bCs/>
                <w:noProof/>
                <w:sz w:val="24"/>
              </w:rPr>
              <w:t>参考文</w:t>
            </w:r>
            <w:r w:rsidR="00B131FB" w:rsidRPr="00306741">
              <w:rPr>
                <w:rStyle w:val="a5"/>
                <w:b/>
                <w:bCs/>
                <w:noProof/>
                <w:sz w:val="24"/>
              </w:rPr>
              <w:t>献</w:t>
            </w:r>
            <w:r w:rsidR="00B131FB" w:rsidRPr="00306741">
              <w:rPr>
                <w:b/>
                <w:bCs/>
                <w:noProof/>
                <w:webHidden/>
                <w:sz w:val="24"/>
              </w:rPr>
              <w:tab/>
            </w:r>
            <w:r w:rsidR="00B131FB" w:rsidRPr="00306741">
              <w:rPr>
                <w:b/>
                <w:bCs/>
                <w:noProof/>
                <w:webHidden/>
                <w:sz w:val="24"/>
              </w:rPr>
              <w:fldChar w:fldCharType="begin"/>
            </w:r>
            <w:r w:rsidR="00B131FB" w:rsidRPr="00306741">
              <w:rPr>
                <w:b/>
                <w:bCs/>
                <w:noProof/>
                <w:webHidden/>
                <w:sz w:val="24"/>
              </w:rPr>
              <w:instrText xml:space="preserve"> PAGEREF _Toc91425396 \h </w:instrText>
            </w:r>
            <w:r w:rsidR="00B131FB" w:rsidRPr="00306741">
              <w:rPr>
                <w:b/>
                <w:bCs/>
                <w:noProof/>
                <w:webHidden/>
                <w:sz w:val="24"/>
              </w:rPr>
            </w:r>
            <w:r w:rsidR="00B131FB" w:rsidRPr="00306741">
              <w:rPr>
                <w:b/>
                <w:bCs/>
                <w:noProof/>
                <w:webHidden/>
                <w:sz w:val="24"/>
              </w:rPr>
              <w:fldChar w:fldCharType="separate"/>
            </w:r>
            <w:r w:rsidR="00B131FB" w:rsidRPr="00306741">
              <w:rPr>
                <w:b/>
                <w:bCs/>
                <w:noProof/>
                <w:webHidden/>
                <w:sz w:val="24"/>
              </w:rPr>
              <w:t>128</w:t>
            </w:r>
            <w:r w:rsidR="00B131FB" w:rsidRPr="00306741">
              <w:rPr>
                <w:b/>
                <w:bCs/>
                <w:noProof/>
                <w:webHidden/>
                <w:sz w:val="24"/>
              </w:rPr>
              <w:fldChar w:fldCharType="end"/>
            </w:r>
          </w:hyperlink>
        </w:p>
        <w:p w14:paraId="12EE12C7" w14:textId="22CD0277" w:rsidR="00B131FB" w:rsidRPr="00B131FB" w:rsidRDefault="00B131FB" w:rsidP="00B131FB">
          <w:r w:rsidRPr="001A14E9">
            <w:rPr>
              <w:b/>
              <w:bCs/>
              <w:sz w:val="24"/>
              <w:lang w:val="zh-CN"/>
            </w:rPr>
            <w:fldChar w:fldCharType="end"/>
          </w:r>
        </w:p>
      </w:sdtContent>
    </w:sdt>
    <w:p w14:paraId="570C9030" w14:textId="77777777" w:rsidR="00B131FB" w:rsidRDefault="00B131FB">
      <w:pPr>
        <w:widowControl/>
        <w:jc w:val="left"/>
        <w:rPr>
          <w:rFonts w:eastAsia="黑体"/>
          <w:b/>
          <w:bCs/>
          <w:kern w:val="0"/>
          <w:sz w:val="36"/>
          <w:szCs w:val="36"/>
        </w:rPr>
      </w:pPr>
      <w:r>
        <w:rPr>
          <w:rFonts w:eastAsia="黑体"/>
          <w:kern w:val="0"/>
          <w:sz w:val="36"/>
          <w:szCs w:val="36"/>
        </w:rPr>
        <w:br w:type="page"/>
      </w:r>
    </w:p>
    <w:p w14:paraId="7CC74381" w14:textId="52530C52" w:rsidR="00FA78CD" w:rsidRPr="00885843" w:rsidRDefault="00FA78CD" w:rsidP="00FA78CD">
      <w:pPr>
        <w:pStyle w:val="1"/>
        <w:jc w:val="center"/>
        <w:rPr>
          <w:rFonts w:eastAsia="黑体"/>
          <w:kern w:val="0"/>
          <w:sz w:val="36"/>
          <w:szCs w:val="36"/>
        </w:rPr>
      </w:pPr>
      <w:bookmarkStart w:id="0" w:name="_Toc91425364"/>
      <w:r w:rsidRPr="00885843">
        <w:rPr>
          <w:rFonts w:eastAsia="黑体"/>
          <w:kern w:val="0"/>
          <w:sz w:val="36"/>
          <w:szCs w:val="36"/>
        </w:rPr>
        <w:lastRenderedPageBreak/>
        <w:t xml:space="preserve">1  </w:t>
      </w:r>
      <w:r w:rsidRPr="00885843">
        <w:rPr>
          <w:rFonts w:eastAsia="黑体"/>
          <w:kern w:val="0"/>
          <w:sz w:val="36"/>
          <w:szCs w:val="36"/>
        </w:rPr>
        <w:t>表达式和标准输入与输出</w:t>
      </w:r>
      <w:bookmarkStart w:id="1" w:name="_Toc223233064"/>
      <w:bookmarkStart w:id="2" w:name="_Toc223229246"/>
      <w:r w:rsidRPr="00885843">
        <w:rPr>
          <w:rFonts w:eastAsia="黑体"/>
          <w:kern w:val="0"/>
          <w:sz w:val="36"/>
          <w:szCs w:val="36"/>
        </w:rPr>
        <w:t>实验</w:t>
      </w:r>
      <w:bookmarkEnd w:id="0"/>
    </w:p>
    <w:p w14:paraId="0375AA32" w14:textId="77777777" w:rsidR="00FA78CD" w:rsidRPr="00885843" w:rsidRDefault="00FA78CD" w:rsidP="00FA78CD">
      <w:pPr>
        <w:pStyle w:val="2"/>
        <w:spacing w:beforeLines="50" w:before="156" w:afterLines="50" w:after="156"/>
        <w:rPr>
          <w:rFonts w:ascii="Times New Roman" w:hAnsi="Times New Roman"/>
          <w:b w:val="0"/>
          <w:sz w:val="28"/>
          <w:szCs w:val="28"/>
        </w:rPr>
      </w:pPr>
      <w:bookmarkStart w:id="3" w:name="_Toc91425365"/>
      <w:r w:rsidRPr="00885843">
        <w:rPr>
          <w:rFonts w:ascii="Times New Roman" w:hAnsi="Times New Roman"/>
          <w:sz w:val="28"/>
          <w:szCs w:val="28"/>
        </w:rPr>
        <w:t xml:space="preserve">1.1 </w:t>
      </w:r>
      <w:r w:rsidRPr="00885843">
        <w:rPr>
          <w:rFonts w:ascii="Times New Roman" w:hAnsi="Times New Roman"/>
          <w:sz w:val="28"/>
          <w:szCs w:val="28"/>
        </w:rPr>
        <w:t>实验目的</w:t>
      </w:r>
      <w:bookmarkEnd w:id="1"/>
      <w:bookmarkEnd w:id="2"/>
      <w:bookmarkEnd w:id="3"/>
      <w:r w:rsidRPr="00885843">
        <w:rPr>
          <w:rFonts w:ascii="Times New Roman" w:hAnsi="Times New Roman"/>
          <w:sz w:val="28"/>
          <w:szCs w:val="28"/>
        </w:rPr>
        <w:t xml:space="preserve"> </w:t>
      </w:r>
    </w:p>
    <w:p w14:paraId="540EFD3B" w14:textId="77777777" w:rsidR="00FA78CD" w:rsidRPr="00885843" w:rsidRDefault="00FA78CD" w:rsidP="00FA78CD">
      <w:pPr>
        <w:widowControl/>
        <w:spacing w:line="360" w:lineRule="auto"/>
        <w:ind w:firstLineChars="196" w:firstLine="470"/>
        <w:jc w:val="left"/>
        <w:rPr>
          <w:sz w:val="24"/>
        </w:rPr>
      </w:pPr>
      <w:r w:rsidRPr="00885843">
        <w:rPr>
          <w:sz w:val="24"/>
        </w:rPr>
        <w:t>(1)</w:t>
      </w:r>
      <w:r w:rsidRPr="00885843">
        <w:rPr>
          <w:sz w:val="24"/>
        </w:rPr>
        <w:t>熟练掌握各种运算符的运算功能，操作数的类型，运算结果的类型及运算过程中的类型转换，重点是</w:t>
      </w:r>
      <w:r w:rsidRPr="00885843">
        <w:rPr>
          <w:sz w:val="24"/>
        </w:rPr>
        <w:t>C</w:t>
      </w:r>
      <w:r w:rsidRPr="00885843">
        <w:rPr>
          <w:sz w:val="24"/>
        </w:rPr>
        <w:t>语言特有的运算符，例如位运算符，问号运算符，逗号运算符等；熟记运算符的优先级和结合性。</w:t>
      </w:r>
    </w:p>
    <w:p w14:paraId="5E159BB2" w14:textId="77777777" w:rsidR="00FA78CD" w:rsidRPr="00885843" w:rsidRDefault="00FA78CD" w:rsidP="00FA78CD">
      <w:pPr>
        <w:widowControl/>
        <w:spacing w:line="360" w:lineRule="auto"/>
        <w:ind w:left="412"/>
        <w:jc w:val="left"/>
        <w:rPr>
          <w:sz w:val="24"/>
        </w:rPr>
      </w:pPr>
      <w:r w:rsidRPr="00885843">
        <w:rPr>
          <w:sz w:val="24"/>
        </w:rPr>
        <w:t>（</w:t>
      </w:r>
      <w:r w:rsidRPr="00885843">
        <w:rPr>
          <w:sz w:val="24"/>
        </w:rPr>
        <w:t>2</w:t>
      </w:r>
      <w:r w:rsidRPr="00885843">
        <w:rPr>
          <w:sz w:val="24"/>
        </w:rPr>
        <w:t>）掌握</w:t>
      </w:r>
      <w:proofErr w:type="spellStart"/>
      <w:r w:rsidRPr="00885843">
        <w:rPr>
          <w:sz w:val="24"/>
        </w:rPr>
        <w:t>getchar</w:t>
      </w:r>
      <w:proofErr w:type="spellEnd"/>
      <w:r w:rsidRPr="00885843">
        <w:rPr>
          <w:sz w:val="24"/>
        </w:rPr>
        <w:t xml:space="preserve">, </w:t>
      </w:r>
      <w:proofErr w:type="spellStart"/>
      <w:r w:rsidRPr="00885843">
        <w:rPr>
          <w:sz w:val="24"/>
        </w:rPr>
        <w:t>putchar</w:t>
      </w:r>
      <w:proofErr w:type="spellEnd"/>
      <w:r w:rsidRPr="00885843">
        <w:rPr>
          <w:sz w:val="24"/>
        </w:rPr>
        <w:t xml:space="preserve">, </w:t>
      </w:r>
      <w:proofErr w:type="spellStart"/>
      <w:r w:rsidRPr="00885843">
        <w:rPr>
          <w:sz w:val="24"/>
        </w:rPr>
        <w:t>scanf</w:t>
      </w:r>
      <w:proofErr w:type="spellEnd"/>
      <w:r w:rsidRPr="00885843">
        <w:rPr>
          <w:sz w:val="24"/>
        </w:rPr>
        <w:t xml:space="preserve"> </w:t>
      </w:r>
      <w:r w:rsidRPr="00885843">
        <w:rPr>
          <w:sz w:val="24"/>
        </w:rPr>
        <w:t>和</w:t>
      </w:r>
      <w:proofErr w:type="spellStart"/>
      <w:r w:rsidRPr="00885843">
        <w:rPr>
          <w:sz w:val="24"/>
        </w:rPr>
        <w:t>printf</w:t>
      </w:r>
      <w:proofErr w:type="spellEnd"/>
      <w:r w:rsidRPr="00885843">
        <w:rPr>
          <w:sz w:val="24"/>
        </w:rPr>
        <w:t xml:space="preserve"> </w:t>
      </w:r>
      <w:r w:rsidRPr="00885843">
        <w:rPr>
          <w:sz w:val="24"/>
        </w:rPr>
        <w:t>函数的用法。</w:t>
      </w:r>
    </w:p>
    <w:p w14:paraId="7E02DEA4" w14:textId="77777777" w:rsidR="00FA78CD" w:rsidRPr="00885843" w:rsidRDefault="00FA78CD" w:rsidP="00FA78CD">
      <w:pPr>
        <w:widowControl/>
        <w:spacing w:line="360" w:lineRule="auto"/>
        <w:ind w:left="412"/>
        <w:jc w:val="left"/>
        <w:rPr>
          <w:sz w:val="24"/>
        </w:rPr>
      </w:pPr>
      <w:r w:rsidRPr="00885843">
        <w:rPr>
          <w:sz w:val="24"/>
        </w:rPr>
        <w:t>（</w:t>
      </w:r>
      <w:r w:rsidRPr="00885843">
        <w:rPr>
          <w:sz w:val="24"/>
        </w:rPr>
        <w:t>3</w:t>
      </w:r>
      <w:r w:rsidRPr="00885843">
        <w:rPr>
          <w:sz w:val="24"/>
        </w:rPr>
        <w:t>）掌握简单</w:t>
      </w:r>
      <w:r w:rsidRPr="00885843">
        <w:rPr>
          <w:sz w:val="24"/>
        </w:rPr>
        <w:t>C</w:t>
      </w:r>
      <w:r w:rsidRPr="00885843">
        <w:rPr>
          <w:sz w:val="24"/>
        </w:rPr>
        <w:t>程序（顺序结构程序）的编写方法。</w:t>
      </w:r>
      <w:bookmarkStart w:id="4" w:name="_Toc223233065"/>
      <w:bookmarkStart w:id="5" w:name="_Toc223229247"/>
    </w:p>
    <w:p w14:paraId="4F2437C2" w14:textId="77777777" w:rsidR="00FA78CD" w:rsidRPr="00885843" w:rsidRDefault="00FA78CD" w:rsidP="00FA78CD">
      <w:pPr>
        <w:pStyle w:val="2"/>
        <w:spacing w:beforeLines="50" w:before="156" w:afterLines="50" w:after="156"/>
        <w:rPr>
          <w:rFonts w:ascii="Times New Roman" w:hAnsi="Times New Roman"/>
          <w:sz w:val="28"/>
          <w:szCs w:val="28"/>
        </w:rPr>
      </w:pPr>
      <w:bookmarkStart w:id="6" w:name="_Toc91425366"/>
      <w:r w:rsidRPr="00885843">
        <w:rPr>
          <w:rFonts w:ascii="Times New Roman" w:hAnsi="Times New Roman"/>
          <w:sz w:val="28"/>
          <w:szCs w:val="28"/>
        </w:rPr>
        <w:t>1</w:t>
      </w:r>
      <w:r w:rsidRPr="00885843">
        <w:rPr>
          <w:rFonts w:ascii="Times New Roman" w:eastAsiaTheme="minorEastAsia" w:hAnsi="Times New Roman"/>
          <w:sz w:val="28"/>
          <w:szCs w:val="28"/>
        </w:rPr>
        <w:t xml:space="preserve">.2 </w:t>
      </w:r>
      <w:r w:rsidRPr="00885843">
        <w:rPr>
          <w:rFonts w:ascii="Times New Roman" w:eastAsiaTheme="minorEastAsia" w:hAnsiTheme="minorEastAsia"/>
          <w:sz w:val="28"/>
          <w:szCs w:val="28"/>
        </w:rPr>
        <w:t>实验内容</w:t>
      </w:r>
      <w:bookmarkStart w:id="7" w:name="_Toc223233066"/>
      <w:bookmarkStart w:id="8" w:name="_Toc223229248"/>
      <w:bookmarkEnd w:id="4"/>
      <w:bookmarkEnd w:id="5"/>
      <w:bookmarkEnd w:id="6"/>
    </w:p>
    <w:p w14:paraId="3B7BE2D2" w14:textId="77777777" w:rsidR="00FA78CD" w:rsidRPr="00885843" w:rsidRDefault="00FA78CD" w:rsidP="00FA78CD">
      <w:pPr>
        <w:snapToGrid w:val="0"/>
        <w:spacing w:afterLines="25" w:after="78"/>
        <w:rPr>
          <w:color w:val="FF0000"/>
          <w:sz w:val="24"/>
        </w:rPr>
      </w:pPr>
      <w:r w:rsidRPr="00885843">
        <w:rPr>
          <w:b/>
          <w:sz w:val="24"/>
        </w:rPr>
        <w:t xml:space="preserve">1.2.1  </w:t>
      </w:r>
      <w:r w:rsidRPr="00885843">
        <w:rPr>
          <w:rFonts w:hAnsi="宋体"/>
          <w:b/>
          <w:sz w:val="24"/>
        </w:rPr>
        <w:t>源程序改错</w:t>
      </w:r>
      <w:bookmarkEnd w:id="7"/>
      <w:bookmarkEnd w:id="8"/>
      <w:r w:rsidRPr="00885843">
        <w:rPr>
          <w:b/>
          <w:sz w:val="24"/>
        </w:rPr>
        <w:t xml:space="preserve"> </w:t>
      </w:r>
    </w:p>
    <w:p w14:paraId="1AB967DC" w14:textId="77777777" w:rsidR="00FA78CD" w:rsidRPr="00885843" w:rsidRDefault="00FA78CD" w:rsidP="00FA78CD">
      <w:pPr>
        <w:snapToGrid w:val="0"/>
        <w:spacing w:line="360" w:lineRule="auto"/>
        <w:ind w:firstLineChars="250" w:firstLine="600"/>
        <w:rPr>
          <w:sz w:val="24"/>
        </w:rPr>
      </w:pPr>
      <w:r w:rsidRPr="00885843">
        <w:rPr>
          <w:rFonts w:hAnsi="宋体"/>
          <w:sz w:val="24"/>
        </w:rPr>
        <w:t>下面给出了一个简单</w:t>
      </w:r>
      <w:r w:rsidRPr="00885843">
        <w:rPr>
          <w:sz w:val="24"/>
        </w:rPr>
        <w:t>C</w:t>
      </w:r>
      <w:r w:rsidRPr="00885843">
        <w:rPr>
          <w:rFonts w:hAnsi="宋体"/>
          <w:sz w:val="24"/>
        </w:rPr>
        <w:t>语言程序例程，用来完成以下工作：</w:t>
      </w:r>
    </w:p>
    <w:p w14:paraId="55D22708" w14:textId="77777777" w:rsidR="00FA78CD" w:rsidRPr="00885843" w:rsidRDefault="00FA78CD" w:rsidP="00FA78CD">
      <w:pPr>
        <w:snapToGrid w:val="0"/>
        <w:spacing w:line="360" w:lineRule="auto"/>
        <w:ind w:firstLineChars="200" w:firstLine="480"/>
        <w:rPr>
          <w:sz w:val="24"/>
        </w:rPr>
      </w:pPr>
      <w:r w:rsidRPr="00885843">
        <w:rPr>
          <w:rFonts w:hAnsi="宋体"/>
          <w:sz w:val="24"/>
        </w:rPr>
        <w:t>（</w:t>
      </w:r>
      <w:r w:rsidRPr="00885843">
        <w:rPr>
          <w:sz w:val="24"/>
        </w:rPr>
        <w:t>1</w:t>
      </w:r>
      <w:r w:rsidRPr="00885843">
        <w:rPr>
          <w:rFonts w:hAnsi="宋体"/>
          <w:sz w:val="24"/>
        </w:rPr>
        <w:t>）输入华氏温度</w:t>
      </w:r>
      <w:r w:rsidRPr="00885843">
        <w:rPr>
          <w:sz w:val="24"/>
        </w:rPr>
        <w:t>f</w:t>
      </w:r>
      <w:r w:rsidRPr="00885843">
        <w:rPr>
          <w:rFonts w:hAnsi="宋体"/>
          <w:sz w:val="24"/>
        </w:rPr>
        <w:t>，将它转换成摄氏温度</w:t>
      </w:r>
      <w:r w:rsidRPr="00885843">
        <w:rPr>
          <w:sz w:val="24"/>
        </w:rPr>
        <w:t>c</w:t>
      </w:r>
      <w:r w:rsidRPr="00885843">
        <w:rPr>
          <w:rFonts w:hAnsi="宋体"/>
          <w:sz w:val="24"/>
        </w:rPr>
        <w:t>后输出；</w:t>
      </w:r>
    </w:p>
    <w:p w14:paraId="7A303C03" w14:textId="77777777" w:rsidR="00FA78CD" w:rsidRPr="00885843" w:rsidRDefault="00FA78CD" w:rsidP="00FA78CD">
      <w:pPr>
        <w:snapToGrid w:val="0"/>
        <w:spacing w:line="360" w:lineRule="auto"/>
        <w:ind w:firstLineChars="200" w:firstLine="480"/>
        <w:rPr>
          <w:sz w:val="24"/>
        </w:rPr>
      </w:pPr>
      <w:r w:rsidRPr="00885843">
        <w:rPr>
          <w:rFonts w:hAnsi="宋体"/>
          <w:sz w:val="24"/>
        </w:rPr>
        <w:t>（</w:t>
      </w:r>
      <w:r w:rsidRPr="00885843">
        <w:rPr>
          <w:sz w:val="24"/>
        </w:rPr>
        <w:t>2</w:t>
      </w:r>
      <w:r w:rsidRPr="00885843">
        <w:rPr>
          <w:rFonts w:hAnsi="宋体"/>
          <w:sz w:val="24"/>
        </w:rPr>
        <w:t>）输入圆的半径值ｒ，计算并输出圆的面积ｓ；</w:t>
      </w:r>
    </w:p>
    <w:p w14:paraId="277B44B0" w14:textId="77777777" w:rsidR="00FA78CD" w:rsidRPr="00885843" w:rsidRDefault="00FA78CD" w:rsidP="00FA78CD">
      <w:pPr>
        <w:snapToGrid w:val="0"/>
        <w:spacing w:line="360" w:lineRule="auto"/>
        <w:ind w:firstLineChars="200" w:firstLine="480"/>
        <w:rPr>
          <w:sz w:val="24"/>
        </w:rPr>
      </w:pPr>
      <w:r w:rsidRPr="00885843">
        <w:rPr>
          <w:rFonts w:hAnsi="宋体"/>
          <w:sz w:val="24"/>
        </w:rPr>
        <w:t>（</w:t>
      </w:r>
      <w:r w:rsidRPr="00885843">
        <w:rPr>
          <w:sz w:val="24"/>
        </w:rPr>
        <w:t>3</w:t>
      </w:r>
      <w:r w:rsidRPr="00885843">
        <w:rPr>
          <w:rFonts w:hAnsi="宋体"/>
          <w:sz w:val="24"/>
        </w:rPr>
        <w:t>）输入短整数ｋ、ｐ，将ｋ的高字节作为结果的低字节，ｐ的高字节作为结果的高字节，拼成一个新的整数，然后输出；</w:t>
      </w:r>
    </w:p>
    <w:p w14:paraId="3F06E8AF" w14:textId="77777777" w:rsidR="00FA78CD" w:rsidRPr="00885843" w:rsidRDefault="00FA78CD" w:rsidP="00FA78CD">
      <w:pPr>
        <w:snapToGrid w:val="0"/>
        <w:spacing w:line="360" w:lineRule="auto"/>
        <w:ind w:firstLine="480"/>
        <w:rPr>
          <w:sz w:val="24"/>
        </w:rPr>
      </w:pPr>
      <w:r w:rsidRPr="00885843">
        <w:rPr>
          <w:rFonts w:hAnsi="宋体"/>
          <w:sz w:val="24"/>
        </w:rPr>
        <w:t>在这个例子程序中存在若干语法和逻辑错误。要求参照</w:t>
      </w:r>
      <w:r w:rsidRPr="00885843">
        <w:rPr>
          <w:sz w:val="24"/>
        </w:rPr>
        <w:t>1.3</w:t>
      </w:r>
      <w:r w:rsidRPr="00885843">
        <w:rPr>
          <w:rFonts w:hAnsi="宋体"/>
          <w:sz w:val="24"/>
        </w:rPr>
        <w:t>和</w:t>
      </w:r>
      <w:r w:rsidRPr="00885843">
        <w:rPr>
          <w:sz w:val="24"/>
        </w:rPr>
        <w:t>1.4</w:t>
      </w:r>
      <w:r w:rsidRPr="00885843">
        <w:rPr>
          <w:rFonts w:hAnsi="宋体"/>
          <w:sz w:val="24"/>
        </w:rPr>
        <w:t>的步骤对下面程序进行调试修改，使之能够正确完成指定任务。</w:t>
      </w:r>
    </w:p>
    <w:p w14:paraId="071945C3" w14:textId="77777777" w:rsidR="00FA78CD" w:rsidRPr="00885843" w:rsidRDefault="00FA78CD" w:rsidP="00FA78CD">
      <w:pPr>
        <w:snapToGrid w:val="0"/>
        <w:rPr>
          <w:sz w:val="24"/>
        </w:rPr>
      </w:pPr>
    </w:p>
    <w:p w14:paraId="6F96088D" w14:textId="77777777" w:rsidR="00FA78CD" w:rsidRPr="00885843" w:rsidRDefault="00FA78CD" w:rsidP="00FA78CD">
      <w:pPr>
        <w:snapToGrid w:val="0"/>
        <w:spacing w:line="300" w:lineRule="auto"/>
        <w:rPr>
          <w:color w:val="FF0000"/>
          <w:sz w:val="24"/>
        </w:rPr>
      </w:pPr>
      <w:proofErr w:type="gramStart"/>
      <w:r w:rsidRPr="00885843">
        <w:rPr>
          <w:sz w:val="24"/>
        </w:rPr>
        <w:t>1  #</w:t>
      </w:r>
      <w:proofErr w:type="gramEnd"/>
      <w:r w:rsidRPr="00885843">
        <w:rPr>
          <w:sz w:val="24"/>
        </w:rPr>
        <w:t xml:space="preserve">include&lt;stdio.h&gt;      </w:t>
      </w:r>
    </w:p>
    <w:p w14:paraId="69D30AB2" w14:textId="77777777" w:rsidR="00FA78CD" w:rsidRPr="00885843" w:rsidRDefault="00FA78CD" w:rsidP="00FA78CD">
      <w:pPr>
        <w:snapToGrid w:val="0"/>
        <w:spacing w:line="300" w:lineRule="auto"/>
        <w:rPr>
          <w:sz w:val="24"/>
        </w:rPr>
      </w:pPr>
      <w:proofErr w:type="gramStart"/>
      <w:r w:rsidRPr="00885843">
        <w:rPr>
          <w:sz w:val="24"/>
        </w:rPr>
        <w:t>2  #</w:t>
      </w:r>
      <w:proofErr w:type="gramEnd"/>
      <w:r w:rsidRPr="00885843">
        <w:rPr>
          <w:sz w:val="24"/>
        </w:rPr>
        <w:t>define PI 3.14159;</w:t>
      </w:r>
      <w:r>
        <w:rPr>
          <w:rFonts w:hint="eastAsia"/>
          <w:sz w:val="24"/>
        </w:rPr>
        <w:t xml:space="preserve">      </w:t>
      </w:r>
    </w:p>
    <w:p w14:paraId="604E4A12" w14:textId="77777777" w:rsidR="00FA78CD" w:rsidRPr="00885843" w:rsidRDefault="00FA78CD" w:rsidP="00FA78CD">
      <w:pPr>
        <w:snapToGrid w:val="0"/>
        <w:spacing w:line="300" w:lineRule="auto"/>
        <w:rPr>
          <w:sz w:val="24"/>
        </w:rPr>
      </w:pPr>
      <w:proofErr w:type="gramStart"/>
      <w:r w:rsidRPr="00885843">
        <w:rPr>
          <w:sz w:val="24"/>
        </w:rPr>
        <w:t xml:space="preserve">3  </w:t>
      </w:r>
      <w:proofErr w:type="spellStart"/>
      <w:r w:rsidRPr="00885843">
        <w:rPr>
          <w:sz w:val="24"/>
        </w:rPr>
        <w:t>voidmain</w:t>
      </w:r>
      <w:proofErr w:type="spellEnd"/>
      <w:proofErr w:type="gramEnd"/>
      <w:r w:rsidRPr="00885843">
        <w:rPr>
          <w:sz w:val="24"/>
        </w:rPr>
        <w:t>( void )</w:t>
      </w:r>
    </w:p>
    <w:p w14:paraId="367C7499" w14:textId="77777777" w:rsidR="00FA78CD" w:rsidRPr="00885843" w:rsidRDefault="00FA78CD" w:rsidP="00FA78CD">
      <w:pPr>
        <w:snapToGrid w:val="0"/>
        <w:spacing w:line="300" w:lineRule="auto"/>
        <w:rPr>
          <w:sz w:val="24"/>
        </w:rPr>
      </w:pPr>
      <w:r w:rsidRPr="00885843">
        <w:rPr>
          <w:sz w:val="24"/>
        </w:rPr>
        <w:t>4 {</w:t>
      </w:r>
    </w:p>
    <w:p w14:paraId="5F91E62D" w14:textId="77777777" w:rsidR="00FA78CD" w:rsidRPr="00885843" w:rsidRDefault="00FA78CD" w:rsidP="00FA78CD">
      <w:pPr>
        <w:snapToGrid w:val="0"/>
        <w:spacing w:line="300" w:lineRule="auto"/>
        <w:rPr>
          <w:sz w:val="24"/>
        </w:rPr>
      </w:pPr>
      <w:r w:rsidRPr="00885843">
        <w:rPr>
          <w:sz w:val="24"/>
        </w:rPr>
        <w:t xml:space="preserve">5   int </w:t>
      </w:r>
      <w:proofErr w:type="gramStart"/>
      <w:r w:rsidRPr="00885843">
        <w:rPr>
          <w:sz w:val="24"/>
        </w:rPr>
        <w:t>f ;</w:t>
      </w:r>
      <w:proofErr w:type="gramEnd"/>
    </w:p>
    <w:p w14:paraId="7B3828F5" w14:textId="77777777" w:rsidR="00FA78CD" w:rsidRPr="00885843" w:rsidRDefault="00FA78CD" w:rsidP="00FA78CD">
      <w:pPr>
        <w:snapToGrid w:val="0"/>
        <w:spacing w:line="300" w:lineRule="auto"/>
        <w:rPr>
          <w:sz w:val="24"/>
        </w:rPr>
      </w:pPr>
      <w:r w:rsidRPr="00885843">
        <w:rPr>
          <w:sz w:val="24"/>
        </w:rPr>
        <w:t xml:space="preserve">6   short p, </w:t>
      </w:r>
      <w:proofErr w:type="gramStart"/>
      <w:r w:rsidRPr="00885843">
        <w:rPr>
          <w:sz w:val="24"/>
        </w:rPr>
        <w:t>k ;</w:t>
      </w:r>
      <w:proofErr w:type="gramEnd"/>
    </w:p>
    <w:p w14:paraId="34882C53" w14:textId="77777777" w:rsidR="00FA78CD" w:rsidRPr="00885843" w:rsidRDefault="00FA78CD" w:rsidP="00FA78CD">
      <w:pPr>
        <w:snapToGrid w:val="0"/>
        <w:spacing w:line="300" w:lineRule="auto"/>
        <w:rPr>
          <w:sz w:val="24"/>
        </w:rPr>
      </w:pPr>
      <w:r w:rsidRPr="00885843">
        <w:rPr>
          <w:sz w:val="24"/>
        </w:rPr>
        <w:t xml:space="preserve">7   double </w:t>
      </w:r>
      <w:proofErr w:type="gramStart"/>
      <w:r w:rsidRPr="00885843">
        <w:rPr>
          <w:sz w:val="24"/>
        </w:rPr>
        <w:t>c ,</w:t>
      </w:r>
      <w:proofErr w:type="gramEnd"/>
      <w:r w:rsidRPr="00885843">
        <w:rPr>
          <w:sz w:val="24"/>
        </w:rPr>
        <w:t xml:space="preserve"> r , s ;</w:t>
      </w:r>
    </w:p>
    <w:p w14:paraId="67194697" w14:textId="77777777" w:rsidR="00FA78CD" w:rsidRPr="00885843" w:rsidRDefault="00FA78CD" w:rsidP="00FA78CD">
      <w:pPr>
        <w:snapToGrid w:val="0"/>
        <w:spacing w:line="300" w:lineRule="auto"/>
        <w:rPr>
          <w:sz w:val="24"/>
        </w:rPr>
      </w:pPr>
      <w:proofErr w:type="gramStart"/>
      <w:r w:rsidRPr="00885843">
        <w:rPr>
          <w:sz w:val="24"/>
        </w:rPr>
        <w:t>8  /</w:t>
      </w:r>
      <w:proofErr w:type="gramEnd"/>
      <w:r w:rsidRPr="00885843">
        <w:rPr>
          <w:sz w:val="24"/>
        </w:rPr>
        <w:t>* for task 1 */</w:t>
      </w:r>
    </w:p>
    <w:p w14:paraId="4FB5F1E9" w14:textId="77777777" w:rsidR="00FA78CD" w:rsidRPr="00885843" w:rsidRDefault="00FA78CD" w:rsidP="00FA78CD">
      <w:pPr>
        <w:snapToGrid w:val="0"/>
        <w:spacing w:line="300" w:lineRule="auto"/>
        <w:rPr>
          <w:sz w:val="24"/>
          <w:lang w:val="de-DE"/>
        </w:rPr>
      </w:pPr>
      <w:r w:rsidRPr="00885843">
        <w:rPr>
          <w:sz w:val="24"/>
        </w:rPr>
        <w:t xml:space="preserve">9   </w:t>
      </w:r>
      <w:proofErr w:type="gramStart"/>
      <w:r w:rsidRPr="00885843">
        <w:rPr>
          <w:sz w:val="24"/>
          <w:lang w:val="de-DE"/>
        </w:rPr>
        <w:t>printf(</w:t>
      </w:r>
      <w:proofErr w:type="gramEnd"/>
      <w:r w:rsidRPr="00885843">
        <w:rPr>
          <w:sz w:val="24"/>
          <w:lang w:val="de-DE"/>
        </w:rPr>
        <w:t>“Input  Fahrenheit:” ) ;</w:t>
      </w:r>
    </w:p>
    <w:p w14:paraId="120E566F" w14:textId="77777777" w:rsidR="00FA78CD" w:rsidRPr="00885843" w:rsidRDefault="00FA78CD" w:rsidP="00FA78CD">
      <w:pPr>
        <w:snapToGrid w:val="0"/>
        <w:spacing w:line="300" w:lineRule="auto"/>
        <w:rPr>
          <w:sz w:val="24"/>
          <w:lang w:val="fr-FR"/>
        </w:rPr>
      </w:pPr>
      <w:r w:rsidRPr="00885843">
        <w:rPr>
          <w:sz w:val="24"/>
          <w:lang w:val="de-DE"/>
        </w:rPr>
        <w:t xml:space="preserve">10   </w:t>
      </w:r>
      <w:r w:rsidRPr="00885843">
        <w:rPr>
          <w:sz w:val="24"/>
          <w:lang w:val="fr-FR"/>
        </w:rPr>
        <w:t>scanf(“%d”, f ) ;</w:t>
      </w:r>
    </w:p>
    <w:p w14:paraId="4B168B2F" w14:textId="77777777" w:rsidR="00FA78CD" w:rsidRPr="00885843" w:rsidRDefault="00FA78CD" w:rsidP="00FA78CD">
      <w:pPr>
        <w:snapToGrid w:val="0"/>
        <w:spacing w:line="300" w:lineRule="auto"/>
        <w:rPr>
          <w:sz w:val="24"/>
          <w:lang w:val="pt-BR"/>
        </w:rPr>
      </w:pPr>
      <w:r w:rsidRPr="00885843">
        <w:rPr>
          <w:sz w:val="24"/>
          <w:lang w:val="pt-BR"/>
        </w:rPr>
        <w:t>11   c = 5/9*(f-32) ;</w:t>
      </w:r>
    </w:p>
    <w:p w14:paraId="3AE66005" w14:textId="77777777" w:rsidR="00FA78CD" w:rsidRPr="00885843" w:rsidRDefault="00FA78CD" w:rsidP="00FA78CD">
      <w:pPr>
        <w:snapToGrid w:val="0"/>
        <w:spacing w:line="300" w:lineRule="auto"/>
        <w:rPr>
          <w:sz w:val="24"/>
          <w:lang w:val="pt-BR"/>
        </w:rPr>
      </w:pPr>
      <w:r w:rsidRPr="00885843">
        <w:rPr>
          <w:sz w:val="24"/>
          <w:lang w:val="pt-BR"/>
        </w:rPr>
        <w:t>12   printf( “ \n %d (F) = %</w:t>
      </w:r>
      <w:smartTag w:uri="urn:schemas-microsoft-com:office:smarttags" w:element="chmetcnv">
        <w:smartTagPr>
          <w:attr w:name="UnitName" w:val="F"/>
          <w:attr w:name="SourceValue" w:val=".2"/>
          <w:attr w:name="HasSpace" w:val="False"/>
          <w:attr w:name="Negative" w:val="False"/>
          <w:attr w:name="NumberType" w:val="1"/>
          <w:attr w:name="TCSC" w:val="0"/>
        </w:smartTagPr>
        <w:r w:rsidRPr="00885843">
          <w:rPr>
            <w:sz w:val="24"/>
            <w:lang w:val="pt-BR"/>
          </w:rPr>
          <w:t>.2f</w:t>
        </w:r>
      </w:smartTag>
      <w:r w:rsidRPr="00885843">
        <w:rPr>
          <w:sz w:val="24"/>
          <w:lang w:val="pt-BR"/>
        </w:rPr>
        <w:t xml:space="preserve"> (C)\n\n ”, f, c ) ;</w:t>
      </w:r>
    </w:p>
    <w:p w14:paraId="32FE6068" w14:textId="77777777" w:rsidR="00FA78CD" w:rsidRPr="00885843" w:rsidRDefault="00FA78CD" w:rsidP="00FA78CD">
      <w:pPr>
        <w:snapToGrid w:val="0"/>
        <w:spacing w:line="300" w:lineRule="auto"/>
        <w:ind w:firstLineChars="150" w:firstLine="360"/>
        <w:rPr>
          <w:sz w:val="24"/>
          <w:lang w:val="pt-BR"/>
        </w:rPr>
      </w:pPr>
    </w:p>
    <w:p w14:paraId="63C53F49" w14:textId="77777777" w:rsidR="00FA78CD" w:rsidRPr="00885843" w:rsidRDefault="00FA78CD" w:rsidP="00FA78CD">
      <w:pPr>
        <w:snapToGrid w:val="0"/>
        <w:spacing w:line="300" w:lineRule="auto"/>
        <w:rPr>
          <w:sz w:val="24"/>
        </w:rPr>
      </w:pPr>
      <w:r w:rsidRPr="00885843">
        <w:rPr>
          <w:sz w:val="24"/>
          <w:lang w:val="pt-BR"/>
        </w:rPr>
        <w:t xml:space="preserve">13  </w:t>
      </w:r>
      <w:r w:rsidRPr="00885843">
        <w:rPr>
          <w:sz w:val="24"/>
        </w:rPr>
        <w:t>/* for task 2 */</w:t>
      </w:r>
    </w:p>
    <w:p w14:paraId="2119B4A1" w14:textId="77777777" w:rsidR="00FA78CD" w:rsidRPr="00885843" w:rsidRDefault="00FA78CD" w:rsidP="00FA78CD">
      <w:pPr>
        <w:snapToGrid w:val="0"/>
        <w:spacing w:line="300" w:lineRule="auto"/>
        <w:rPr>
          <w:sz w:val="24"/>
        </w:rPr>
      </w:pPr>
      <w:proofErr w:type="gramStart"/>
      <w:r w:rsidRPr="00885843">
        <w:rPr>
          <w:sz w:val="24"/>
        </w:rPr>
        <w:lastRenderedPageBreak/>
        <w:t xml:space="preserve">14  </w:t>
      </w:r>
      <w:proofErr w:type="spellStart"/>
      <w:r w:rsidRPr="00885843">
        <w:rPr>
          <w:sz w:val="24"/>
        </w:rPr>
        <w:t>printf</w:t>
      </w:r>
      <w:proofErr w:type="spellEnd"/>
      <w:proofErr w:type="gramEnd"/>
      <w:r w:rsidRPr="00885843">
        <w:rPr>
          <w:sz w:val="24"/>
        </w:rPr>
        <w:t>("input the radius r:");</w:t>
      </w:r>
    </w:p>
    <w:p w14:paraId="7233478C" w14:textId="77777777" w:rsidR="00FA78CD" w:rsidRPr="00885843" w:rsidRDefault="00FA78CD" w:rsidP="00FA78CD">
      <w:pPr>
        <w:snapToGrid w:val="0"/>
        <w:spacing w:line="300" w:lineRule="auto"/>
        <w:rPr>
          <w:sz w:val="24"/>
          <w:lang w:val="pt-BR"/>
        </w:rPr>
      </w:pPr>
      <w:r w:rsidRPr="00885843">
        <w:rPr>
          <w:sz w:val="24"/>
          <w:lang w:val="pt-BR"/>
        </w:rPr>
        <w:t>15  scanf("%f", &amp;r);</w:t>
      </w:r>
    </w:p>
    <w:p w14:paraId="344CB581" w14:textId="77777777" w:rsidR="00FA78CD" w:rsidRPr="00885843" w:rsidRDefault="00FA78CD" w:rsidP="00FA78CD">
      <w:pPr>
        <w:snapToGrid w:val="0"/>
        <w:spacing w:line="300" w:lineRule="auto"/>
        <w:rPr>
          <w:sz w:val="24"/>
          <w:lang w:val="pt-BR"/>
        </w:rPr>
      </w:pPr>
      <w:r w:rsidRPr="00885843">
        <w:rPr>
          <w:sz w:val="24"/>
          <w:lang w:val="pt-BR"/>
        </w:rPr>
        <w:t>16  s = PI * r * r;</w:t>
      </w:r>
    </w:p>
    <w:p w14:paraId="7DDBE236" w14:textId="77777777" w:rsidR="00FA78CD" w:rsidRPr="00885843" w:rsidRDefault="00FA78CD" w:rsidP="00FA78CD">
      <w:pPr>
        <w:snapToGrid w:val="0"/>
        <w:spacing w:line="300" w:lineRule="auto"/>
        <w:rPr>
          <w:sz w:val="24"/>
        </w:rPr>
      </w:pPr>
      <w:proofErr w:type="gramStart"/>
      <w:r w:rsidRPr="00885843">
        <w:rPr>
          <w:sz w:val="24"/>
        </w:rPr>
        <w:t xml:space="preserve">17  </w:t>
      </w:r>
      <w:proofErr w:type="spellStart"/>
      <w:r w:rsidRPr="00885843">
        <w:rPr>
          <w:sz w:val="24"/>
        </w:rPr>
        <w:t>printf</w:t>
      </w:r>
      <w:proofErr w:type="spellEnd"/>
      <w:proofErr w:type="gramEnd"/>
      <w:r w:rsidRPr="00885843">
        <w:rPr>
          <w:sz w:val="24"/>
        </w:rPr>
        <w:t>("\</w:t>
      </w:r>
      <w:proofErr w:type="spellStart"/>
      <w:r w:rsidRPr="00885843">
        <w:rPr>
          <w:sz w:val="24"/>
        </w:rPr>
        <w:t>nThe</w:t>
      </w:r>
      <w:proofErr w:type="spellEnd"/>
      <w:r w:rsidRPr="00885843">
        <w:rPr>
          <w:sz w:val="24"/>
        </w:rPr>
        <w:t xml:space="preserve"> acreage is %</w:t>
      </w:r>
      <w:smartTag w:uri="urn:schemas-microsoft-com:office:smarttags" w:element="chmetcnv">
        <w:smartTagPr>
          <w:attr w:name="UnitName" w:val="F"/>
          <w:attr w:name="SourceValue" w:val=".2"/>
          <w:attr w:name="HasSpace" w:val="False"/>
          <w:attr w:name="Negative" w:val="False"/>
          <w:attr w:name="NumberType" w:val="1"/>
          <w:attr w:name="TCSC" w:val="0"/>
        </w:smartTagPr>
        <w:r w:rsidRPr="00885843">
          <w:rPr>
            <w:sz w:val="24"/>
          </w:rPr>
          <w:t>.2f</w:t>
        </w:r>
      </w:smartTag>
      <w:r w:rsidRPr="00885843">
        <w:rPr>
          <w:sz w:val="24"/>
        </w:rPr>
        <w:t>\n\</w:t>
      </w:r>
      <w:proofErr w:type="spellStart"/>
      <w:r w:rsidRPr="00885843">
        <w:rPr>
          <w:sz w:val="24"/>
        </w:rPr>
        <w:t>n",&amp;s</w:t>
      </w:r>
      <w:proofErr w:type="spellEnd"/>
      <w:r w:rsidRPr="00885843">
        <w:rPr>
          <w:sz w:val="24"/>
        </w:rPr>
        <w:t>);</w:t>
      </w:r>
    </w:p>
    <w:p w14:paraId="77823557" w14:textId="77777777" w:rsidR="00FA78CD" w:rsidRPr="00885843" w:rsidRDefault="00FA78CD" w:rsidP="00FA78CD">
      <w:pPr>
        <w:snapToGrid w:val="0"/>
        <w:spacing w:line="300" w:lineRule="auto"/>
        <w:rPr>
          <w:sz w:val="24"/>
        </w:rPr>
      </w:pPr>
      <w:proofErr w:type="gramStart"/>
      <w:r w:rsidRPr="00885843">
        <w:rPr>
          <w:sz w:val="24"/>
        </w:rPr>
        <w:t>18  /</w:t>
      </w:r>
      <w:proofErr w:type="gramEnd"/>
      <w:r w:rsidRPr="00885843">
        <w:rPr>
          <w:sz w:val="24"/>
        </w:rPr>
        <w:t>* for task 3 */</w:t>
      </w:r>
    </w:p>
    <w:p w14:paraId="59453108" w14:textId="77777777" w:rsidR="00FA78CD" w:rsidRPr="00885843" w:rsidRDefault="00FA78CD" w:rsidP="00FA78CD">
      <w:pPr>
        <w:snapToGrid w:val="0"/>
        <w:spacing w:line="300" w:lineRule="auto"/>
        <w:rPr>
          <w:sz w:val="24"/>
        </w:rPr>
      </w:pPr>
      <w:proofErr w:type="gramStart"/>
      <w:r w:rsidRPr="00885843">
        <w:rPr>
          <w:sz w:val="24"/>
        </w:rPr>
        <w:t xml:space="preserve">19  </w:t>
      </w:r>
      <w:proofErr w:type="spellStart"/>
      <w:r w:rsidRPr="00885843">
        <w:rPr>
          <w:sz w:val="24"/>
        </w:rPr>
        <w:t>printf</w:t>
      </w:r>
      <w:proofErr w:type="spellEnd"/>
      <w:proofErr w:type="gramEnd"/>
      <w:r w:rsidRPr="00885843">
        <w:rPr>
          <w:sz w:val="24"/>
        </w:rPr>
        <w:t>("input hex int k, p :");</w:t>
      </w:r>
    </w:p>
    <w:p w14:paraId="4E76E56F" w14:textId="77777777" w:rsidR="00FA78CD" w:rsidRPr="00885843" w:rsidRDefault="00FA78CD" w:rsidP="00FA78CD">
      <w:pPr>
        <w:snapToGrid w:val="0"/>
        <w:spacing w:line="300" w:lineRule="auto"/>
        <w:rPr>
          <w:sz w:val="24"/>
        </w:rPr>
      </w:pPr>
      <w:proofErr w:type="gramStart"/>
      <w:r w:rsidRPr="00885843">
        <w:rPr>
          <w:sz w:val="24"/>
        </w:rPr>
        <w:t xml:space="preserve">20  </w:t>
      </w:r>
      <w:proofErr w:type="spellStart"/>
      <w:r w:rsidRPr="00885843">
        <w:rPr>
          <w:sz w:val="24"/>
        </w:rPr>
        <w:t>scanf</w:t>
      </w:r>
      <w:proofErr w:type="spellEnd"/>
      <w:proofErr w:type="gramEnd"/>
      <w:r w:rsidRPr="00885843">
        <w:rPr>
          <w:sz w:val="24"/>
        </w:rPr>
        <w:t>("%x %x", &amp;k, &amp;p );</w:t>
      </w:r>
    </w:p>
    <w:p w14:paraId="424CB1E2" w14:textId="77777777" w:rsidR="00FA78CD" w:rsidRPr="00885843" w:rsidRDefault="00FA78CD" w:rsidP="00FA78CD">
      <w:pPr>
        <w:snapToGrid w:val="0"/>
        <w:spacing w:line="300" w:lineRule="auto"/>
        <w:rPr>
          <w:sz w:val="24"/>
        </w:rPr>
      </w:pPr>
      <w:proofErr w:type="gramStart"/>
      <w:r w:rsidRPr="00885843">
        <w:rPr>
          <w:sz w:val="24"/>
        </w:rPr>
        <w:t xml:space="preserve">21  </w:t>
      </w:r>
      <w:proofErr w:type="spellStart"/>
      <w:r w:rsidRPr="00885843">
        <w:rPr>
          <w:sz w:val="24"/>
        </w:rPr>
        <w:t>newint</w:t>
      </w:r>
      <w:proofErr w:type="spellEnd"/>
      <w:proofErr w:type="gramEnd"/>
      <w:r w:rsidRPr="00885843">
        <w:rPr>
          <w:sz w:val="24"/>
        </w:rPr>
        <w:t xml:space="preserve"> = (p&amp;0xff00)|(k&amp;0xff00)&lt;&lt;8;</w:t>
      </w:r>
    </w:p>
    <w:p w14:paraId="13510DC9" w14:textId="77777777" w:rsidR="00FA78CD" w:rsidRPr="00885843" w:rsidRDefault="00FA78CD" w:rsidP="00FA78CD">
      <w:pPr>
        <w:snapToGrid w:val="0"/>
        <w:spacing w:line="300" w:lineRule="auto"/>
        <w:rPr>
          <w:sz w:val="24"/>
        </w:rPr>
      </w:pPr>
      <w:proofErr w:type="gramStart"/>
      <w:r w:rsidRPr="00885843">
        <w:rPr>
          <w:sz w:val="24"/>
        </w:rPr>
        <w:t xml:space="preserve">22  </w:t>
      </w:r>
      <w:proofErr w:type="spellStart"/>
      <w:r w:rsidRPr="00885843">
        <w:rPr>
          <w:sz w:val="24"/>
        </w:rPr>
        <w:t>printf</w:t>
      </w:r>
      <w:proofErr w:type="spellEnd"/>
      <w:proofErr w:type="gramEnd"/>
      <w:r w:rsidRPr="00885843">
        <w:rPr>
          <w:sz w:val="24"/>
        </w:rPr>
        <w:t>("new int = %x\n\n",</w:t>
      </w:r>
      <w:proofErr w:type="spellStart"/>
      <w:r w:rsidRPr="00885843">
        <w:rPr>
          <w:sz w:val="24"/>
        </w:rPr>
        <w:t>newint</w:t>
      </w:r>
      <w:proofErr w:type="spellEnd"/>
      <w:r w:rsidRPr="00885843">
        <w:rPr>
          <w:sz w:val="24"/>
        </w:rPr>
        <w:t>);</w:t>
      </w:r>
    </w:p>
    <w:p w14:paraId="278A93F7" w14:textId="77777777" w:rsidR="00FA78CD" w:rsidRPr="00885843" w:rsidRDefault="00FA78CD" w:rsidP="00FA78CD">
      <w:pPr>
        <w:snapToGrid w:val="0"/>
        <w:spacing w:line="300" w:lineRule="auto"/>
        <w:rPr>
          <w:sz w:val="24"/>
        </w:rPr>
      </w:pPr>
      <w:r w:rsidRPr="00885843">
        <w:rPr>
          <w:sz w:val="24"/>
        </w:rPr>
        <w:t>}</w:t>
      </w:r>
      <w:bookmarkStart w:id="9" w:name="_Toc223233067"/>
      <w:bookmarkStart w:id="10" w:name="_Toc223229249"/>
    </w:p>
    <w:p w14:paraId="0A5B2A33" w14:textId="77777777" w:rsidR="00FA78CD" w:rsidRPr="00885843" w:rsidRDefault="00FA78CD" w:rsidP="00FA78CD">
      <w:pPr>
        <w:snapToGrid w:val="0"/>
        <w:spacing w:line="360" w:lineRule="auto"/>
        <w:rPr>
          <w:b/>
          <w:sz w:val="24"/>
        </w:rPr>
      </w:pPr>
      <w:r w:rsidRPr="00885843">
        <w:rPr>
          <w:rFonts w:hAnsi="宋体"/>
          <w:b/>
          <w:sz w:val="24"/>
        </w:rPr>
        <w:t>解答：</w:t>
      </w:r>
    </w:p>
    <w:p w14:paraId="666E943B" w14:textId="77777777" w:rsidR="00FA78CD" w:rsidRPr="00885843" w:rsidRDefault="00FA78CD" w:rsidP="00FA78CD">
      <w:pPr>
        <w:snapToGrid w:val="0"/>
        <w:spacing w:line="360" w:lineRule="auto"/>
        <w:rPr>
          <w:sz w:val="24"/>
        </w:rPr>
      </w:pPr>
      <w:r w:rsidRPr="00885843">
        <w:rPr>
          <w:sz w:val="24"/>
        </w:rPr>
        <w:t xml:space="preserve">  </w:t>
      </w:r>
      <w:r w:rsidRPr="00885843">
        <w:rPr>
          <w:rFonts w:hAnsi="宋体"/>
          <w:sz w:val="24"/>
        </w:rPr>
        <w:t>（</w:t>
      </w:r>
      <w:r w:rsidRPr="00885843">
        <w:rPr>
          <w:sz w:val="24"/>
        </w:rPr>
        <w:t>1</w:t>
      </w:r>
      <w:r w:rsidRPr="00885843">
        <w:rPr>
          <w:rFonts w:hAnsi="宋体"/>
          <w:sz w:val="24"/>
        </w:rPr>
        <w:t>）错误修改：</w:t>
      </w:r>
    </w:p>
    <w:p w14:paraId="3B3993FE" w14:textId="77777777" w:rsidR="00FA78CD" w:rsidRPr="00885843" w:rsidRDefault="00FA78CD" w:rsidP="00FA78CD">
      <w:pPr>
        <w:snapToGrid w:val="0"/>
        <w:spacing w:line="360" w:lineRule="auto"/>
        <w:rPr>
          <w:sz w:val="24"/>
        </w:rPr>
      </w:pPr>
      <w:r w:rsidRPr="00885843">
        <w:rPr>
          <w:sz w:val="24"/>
        </w:rPr>
        <w:t xml:space="preserve">      1) </w:t>
      </w:r>
      <w:r w:rsidRPr="00885843">
        <w:rPr>
          <w:rFonts w:hAnsi="宋体"/>
          <w:sz w:val="24"/>
        </w:rPr>
        <w:t>第</w:t>
      </w:r>
      <w:r w:rsidRPr="00885843">
        <w:rPr>
          <w:sz w:val="24"/>
        </w:rPr>
        <w:t>2</w:t>
      </w:r>
      <w:r w:rsidRPr="00885843">
        <w:rPr>
          <w:rFonts w:hAnsi="宋体"/>
          <w:sz w:val="24"/>
        </w:rPr>
        <w:t>行的符号常量定义后不能有分号，正确形式为：</w:t>
      </w:r>
    </w:p>
    <w:p w14:paraId="2AEF5B14" w14:textId="77777777" w:rsidR="00FA78CD" w:rsidRPr="00885843" w:rsidRDefault="00FA78CD" w:rsidP="00FA78CD">
      <w:pPr>
        <w:snapToGrid w:val="0"/>
        <w:spacing w:line="360" w:lineRule="auto"/>
        <w:rPr>
          <w:sz w:val="24"/>
        </w:rPr>
      </w:pPr>
      <w:r w:rsidRPr="00885843">
        <w:rPr>
          <w:sz w:val="24"/>
        </w:rPr>
        <w:tab/>
      </w:r>
      <w:r w:rsidRPr="00885843">
        <w:rPr>
          <w:sz w:val="24"/>
        </w:rPr>
        <w:tab/>
      </w:r>
      <w:r w:rsidRPr="007C2A27">
        <w:rPr>
          <w:sz w:val="24"/>
        </w:rPr>
        <w:t>#</w:t>
      </w:r>
      <w:proofErr w:type="gramStart"/>
      <w:r w:rsidRPr="007C2A27">
        <w:rPr>
          <w:sz w:val="24"/>
        </w:rPr>
        <w:t>define</w:t>
      </w:r>
      <w:proofErr w:type="gramEnd"/>
      <w:r w:rsidRPr="007C2A27">
        <w:rPr>
          <w:sz w:val="24"/>
        </w:rPr>
        <w:t xml:space="preserve"> PI 3.14159</w:t>
      </w:r>
    </w:p>
    <w:p w14:paraId="3B85E602" w14:textId="77777777" w:rsidR="00FA78CD" w:rsidRPr="00885843" w:rsidRDefault="00FA78CD" w:rsidP="00FA78CD">
      <w:pPr>
        <w:snapToGrid w:val="0"/>
        <w:spacing w:line="360" w:lineRule="auto"/>
        <w:rPr>
          <w:sz w:val="24"/>
        </w:rPr>
      </w:pPr>
      <w:r w:rsidRPr="00885843">
        <w:rPr>
          <w:sz w:val="24"/>
        </w:rPr>
        <w:t xml:space="preserve">      2) </w:t>
      </w:r>
      <w:r w:rsidRPr="00885843">
        <w:rPr>
          <w:rFonts w:hAnsi="宋体"/>
          <w:sz w:val="24"/>
        </w:rPr>
        <w:t>第</w:t>
      </w:r>
      <w:r w:rsidRPr="00885843">
        <w:rPr>
          <w:sz w:val="24"/>
        </w:rPr>
        <w:t>3</w:t>
      </w:r>
      <w:r w:rsidRPr="00885843">
        <w:rPr>
          <w:rFonts w:hAnsi="宋体"/>
          <w:sz w:val="24"/>
        </w:rPr>
        <w:t>行的</w:t>
      </w:r>
      <w:proofErr w:type="spellStart"/>
      <w:r w:rsidRPr="00885843">
        <w:rPr>
          <w:sz w:val="24"/>
        </w:rPr>
        <w:t>voidmain</w:t>
      </w:r>
      <w:proofErr w:type="spellEnd"/>
      <w:r w:rsidRPr="00885843">
        <w:rPr>
          <w:sz w:val="24"/>
        </w:rPr>
        <w:t>( void )</w:t>
      </w:r>
      <w:r>
        <w:rPr>
          <w:rFonts w:hint="eastAsia"/>
          <w:sz w:val="24"/>
        </w:rPr>
        <w:t>void</w:t>
      </w:r>
      <w:r>
        <w:rPr>
          <w:rFonts w:hint="eastAsia"/>
          <w:sz w:val="24"/>
        </w:rPr>
        <w:t>后面没有空格</w:t>
      </w:r>
      <w:r w:rsidRPr="00885843">
        <w:rPr>
          <w:rFonts w:hAnsi="宋体"/>
          <w:sz w:val="24"/>
        </w:rPr>
        <w:t>，正确形式为：</w:t>
      </w:r>
    </w:p>
    <w:p w14:paraId="1AD5A91B" w14:textId="77777777" w:rsidR="00FA78CD" w:rsidRDefault="00FA78CD" w:rsidP="00FA78CD">
      <w:pPr>
        <w:snapToGrid w:val="0"/>
        <w:spacing w:line="360" w:lineRule="auto"/>
        <w:rPr>
          <w:sz w:val="24"/>
        </w:rPr>
      </w:pPr>
      <w:r w:rsidRPr="00885843">
        <w:rPr>
          <w:sz w:val="24"/>
        </w:rPr>
        <w:tab/>
      </w:r>
      <w:r w:rsidRPr="00885843">
        <w:rPr>
          <w:sz w:val="24"/>
        </w:rPr>
        <w:tab/>
        <w:t>Void</w:t>
      </w:r>
      <w:r>
        <w:rPr>
          <w:sz w:val="24"/>
        </w:rPr>
        <w:t xml:space="preserve"> </w:t>
      </w:r>
      <w:proofErr w:type="gramStart"/>
      <w:r w:rsidRPr="00885843">
        <w:rPr>
          <w:sz w:val="24"/>
        </w:rPr>
        <w:t>main( void</w:t>
      </w:r>
      <w:proofErr w:type="gramEnd"/>
      <w:r w:rsidRPr="00885843">
        <w:rPr>
          <w:sz w:val="24"/>
        </w:rPr>
        <w:t xml:space="preserve"> )</w:t>
      </w:r>
    </w:p>
    <w:p w14:paraId="11C52423" w14:textId="77777777" w:rsidR="00FA78CD" w:rsidRPr="00885843" w:rsidRDefault="00FA78CD" w:rsidP="00FA78CD">
      <w:pPr>
        <w:snapToGrid w:val="0"/>
        <w:spacing w:line="360" w:lineRule="auto"/>
        <w:rPr>
          <w:sz w:val="24"/>
        </w:rPr>
      </w:pPr>
      <w:r>
        <w:rPr>
          <w:sz w:val="24"/>
        </w:rPr>
        <w:tab/>
        <w:t xml:space="preserve">   3</w:t>
      </w:r>
      <w:r w:rsidRPr="00885843">
        <w:rPr>
          <w:sz w:val="24"/>
        </w:rPr>
        <w:t xml:space="preserve">) </w:t>
      </w:r>
      <w:r w:rsidRPr="00885843">
        <w:rPr>
          <w:rFonts w:hAnsi="宋体"/>
          <w:sz w:val="24"/>
        </w:rPr>
        <w:t>第</w:t>
      </w:r>
      <w:r>
        <w:rPr>
          <w:sz w:val="24"/>
        </w:rPr>
        <w:t>6</w:t>
      </w:r>
      <w:r w:rsidRPr="00885843">
        <w:rPr>
          <w:rFonts w:hAnsi="宋体"/>
          <w:sz w:val="24"/>
        </w:rPr>
        <w:t>行的</w:t>
      </w:r>
      <w:r>
        <w:rPr>
          <w:sz w:val="24"/>
        </w:rPr>
        <w:t>p</w:t>
      </w:r>
      <w:r>
        <w:rPr>
          <w:rFonts w:hint="eastAsia"/>
          <w:sz w:val="24"/>
        </w:rPr>
        <w:t>和</w:t>
      </w:r>
      <w:r>
        <w:rPr>
          <w:rFonts w:hint="eastAsia"/>
          <w:sz w:val="24"/>
        </w:rPr>
        <w:t>k</w:t>
      </w:r>
      <w:r>
        <w:rPr>
          <w:rFonts w:hint="eastAsia"/>
          <w:sz w:val="24"/>
        </w:rPr>
        <w:t>不能定义为</w:t>
      </w:r>
      <w:r>
        <w:rPr>
          <w:rFonts w:hint="eastAsia"/>
          <w:sz w:val="24"/>
        </w:rPr>
        <w:t>s</w:t>
      </w:r>
      <w:r>
        <w:rPr>
          <w:sz w:val="24"/>
        </w:rPr>
        <w:t>hort</w:t>
      </w:r>
      <w:r>
        <w:rPr>
          <w:rFonts w:hint="eastAsia"/>
          <w:sz w:val="24"/>
        </w:rPr>
        <w:t>类型</w:t>
      </w:r>
      <w:r w:rsidRPr="00885843">
        <w:rPr>
          <w:rFonts w:hAnsi="宋体"/>
          <w:sz w:val="24"/>
        </w:rPr>
        <w:t>，</w:t>
      </w:r>
      <w:r>
        <w:rPr>
          <w:rFonts w:hAnsi="宋体" w:hint="eastAsia"/>
          <w:sz w:val="24"/>
        </w:rPr>
        <w:t>为保证右移补</w:t>
      </w:r>
      <w:r>
        <w:rPr>
          <w:rFonts w:hAnsi="宋体" w:hint="eastAsia"/>
          <w:sz w:val="24"/>
        </w:rPr>
        <w:t>0</w:t>
      </w:r>
      <w:r>
        <w:rPr>
          <w:rFonts w:hAnsi="宋体" w:hint="eastAsia"/>
          <w:sz w:val="24"/>
        </w:rPr>
        <w:t>，</w:t>
      </w:r>
      <w:r w:rsidRPr="00885843">
        <w:rPr>
          <w:rFonts w:hAnsi="宋体"/>
          <w:sz w:val="24"/>
        </w:rPr>
        <w:t>正确形式为：</w:t>
      </w:r>
    </w:p>
    <w:p w14:paraId="53081673" w14:textId="77777777" w:rsidR="00FA78CD" w:rsidRDefault="00FA78CD" w:rsidP="00FA78CD">
      <w:pPr>
        <w:snapToGrid w:val="0"/>
        <w:spacing w:line="360" w:lineRule="auto"/>
        <w:rPr>
          <w:sz w:val="24"/>
        </w:rPr>
      </w:pPr>
      <w:r w:rsidRPr="00885843">
        <w:rPr>
          <w:sz w:val="24"/>
        </w:rPr>
        <w:tab/>
      </w:r>
      <w:r w:rsidRPr="00885843">
        <w:rPr>
          <w:sz w:val="24"/>
        </w:rPr>
        <w:tab/>
      </w:r>
      <w:r w:rsidRPr="007C2A27">
        <w:rPr>
          <w:sz w:val="24"/>
        </w:rPr>
        <w:t>unsigned short p, k;</w:t>
      </w:r>
    </w:p>
    <w:p w14:paraId="78521B68" w14:textId="77777777" w:rsidR="00FA78CD" w:rsidRPr="00885843" w:rsidRDefault="00FA78CD" w:rsidP="00FA78CD">
      <w:pPr>
        <w:snapToGrid w:val="0"/>
        <w:spacing w:line="360" w:lineRule="auto"/>
        <w:ind w:firstLineChars="300" w:firstLine="720"/>
        <w:rPr>
          <w:sz w:val="24"/>
        </w:rPr>
      </w:pPr>
      <w:r>
        <w:rPr>
          <w:sz w:val="24"/>
        </w:rPr>
        <w:t>4</w:t>
      </w:r>
      <w:r w:rsidRPr="00885843">
        <w:rPr>
          <w:sz w:val="24"/>
        </w:rPr>
        <w:t xml:space="preserve">) </w:t>
      </w:r>
      <w:r w:rsidRPr="00885843">
        <w:rPr>
          <w:rFonts w:hAnsi="宋体"/>
          <w:sz w:val="24"/>
        </w:rPr>
        <w:t>第</w:t>
      </w:r>
      <w:r>
        <w:rPr>
          <w:sz w:val="24"/>
        </w:rPr>
        <w:t>10</w:t>
      </w:r>
      <w:r w:rsidRPr="00885843">
        <w:rPr>
          <w:rFonts w:hAnsi="宋体"/>
          <w:sz w:val="24"/>
        </w:rPr>
        <w:t>行的</w:t>
      </w:r>
      <w:proofErr w:type="spellStart"/>
      <w:r>
        <w:rPr>
          <w:rFonts w:hAnsi="宋体"/>
          <w:sz w:val="24"/>
        </w:rPr>
        <w:t>scanf</w:t>
      </w:r>
      <w:proofErr w:type="spellEnd"/>
      <w:r>
        <w:rPr>
          <w:rFonts w:hAnsi="宋体" w:hint="eastAsia"/>
          <w:sz w:val="24"/>
        </w:rPr>
        <w:t>函数</w:t>
      </w:r>
      <w:r>
        <w:rPr>
          <w:rFonts w:hAnsi="宋体" w:hint="eastAsia"/>
          <w:sz w:val="24"/>
        </w:rPr>
        <w:t>f</w:t>
      </w:r>
      <w:r>
        <w:rPr>
          <w:rFonts w:hAnsi="宋体" w:hint="eastAsia"/>
          <w:sz w:val="24"/>
        </w:rPr>
        <w:t>前应该有</w:t>
      </w:r>
      <w:r>
        <w:rPr>
          <w:rFonts w:hAnsi="宋体" w:hint="eastAsia"/>
          <w:sz w:val="24"/>
        </w:rPr>
        <w:t>&amp;</w:t>
      </w:r>
      <w:r w:rsidRPr="00885843">
        <w:rPr>
          <w:rFonts w:hAnsi="宋体"/>
          <w:sz w:val="24"/>
        </w:rPr>
        <w:t>，正确形式为：</w:t>
      </w:r>
    </w:p>
    <w:p w14:paraId="00F258A0" w14:textId="77777777" w:rsidR="00FA78CD" w:rsidRDefault="00FA78CD" w:rsidP="00FA78CD">
      <w:pPr>
        <w:snapToGrid w:val="0"/>
        <w:spacing w:line="360" w:lineRule="auto"/>
        <w:rPr>
          <w:sz w:val="24"/>
        </w:rPr>
      </w:pPr>
      <w:r w:rsidRPr="00885843">
        <w:rPr>
          <w:sz w:val="24"/>
        </w:rPr>
        <w:tab/>
      </w:r>
      <w:r w:rsidRPr="00885843">
        <w:rPr>
          <w:sz w:val="24"/>
        </w:rPr>
        <w:tab/>
      </w:r>
      <w:proofErr w:type="spellStart"/>
      <w:proofErr w:type="gramStart"/>
      <w:r w:rsidRPr="00467601">
        <w:rPr>
          <w:sz w:val="24"/>
        </w:rPr>
        <w:t>scanf</w:t>
      </w:r>
      <w:proofErr w:type="spellEnd"/>
      <w:r w:rsidRPr="00467601">
        <w:rPr>
          <w:sz w:val="24"/>
        </w:rPr>
        <w:t>(</w:t>
      </w:r>
      <w:proofErr w:type="gramEnd"/>
      <w:r w:rsidRPr="00467601">
        <w:rPr>
          <w:sz w:val="24"/>
        </w:rPr>
        <w:t>" %d", &amp;f);</w:t>
      </w:r>
    </w:p>
    <w:p w14:paraId="6C3E9EB4" w14:textId="77777777" w:rsidR="00FA78CD" w:rsidRPr="00885843" w:rsidRDefault="00FA78CD" w:rsidP="00FA78CD">
      <w:pPr>
        <w:snapToGrid w:val="0"/>
        <w:spacing w:line="360" w:lineRule="auto"/>
        <w:ind w:firstLineChars="300" w:firstLine="720"/>
        <w:rPr>
          <w:sz w:val="24"/>
        </w:rPr>
      </w:pPr>
      <w:r>
        <w:rPr>
          <w:sz w:val="24"/>
        </w:rPr>
        <w:t>5</w:t>
      </w:r>
      <w:r w:rsidRPr="00885843">
        <w:rPr>
          <w:sz w:val="24"/>
        </w:rPr>
        <w:t xml:space="preserve">) </w:t>
      </w:r>
      <w:r w:rsidRPr="00885843">
        <w:rPr>
          <w:rFonts w:hAnsi="宋体"/>
          <w:sz w:val="24"/>
        </w:rPr>
        <w:t>第</w:t>
      </w:r>
      <w:r>
        <w:rPr>
          <w:sz w:val="24"/>
        </w:rPr>
        <w:t>11</w:t>
      </w:r>
      <w:r w:rsidRPr="00885843">
        <w:rPr>
          <w:rFonts w:hAnsi="宋体"/>
          <w:sz w:val="24"/>
        </w:rPr>
        <w:t>行的</w:t>
      </w:r>
      <w:r>
        <w:rPr>
          <w:rFonts w:hAnsi="宋体"/>
          <w:sz w:val="24"/>
        </w:rPr>
        <w:t>5/9</w:t>
      </w:r>
      <w:r>
        <w:rPr>
          <w:rFonts w:hAnsi="宋体" w:hint="eastAsia"/>
          <w:sz w:val="24"/>
        </w:rPr>
        <w:t>默认为</w:t>
      </w:r>
      <w:r>
        <w:rPr>
          <w:rFonts w:hAnsi="宋体" w:hint="eastAsia"/>
          <w:sz w:val="24"/>
        </w:rPr>
        <w:t>i</w:t>
      </w:r>
      <w:r>
        <w:rPr>
          <w:rFonts w:hAnsi="宋体"/>
          <w:sz w:val="24"/>
        </w:rPr>
        <w:t>nt</w:t>
      </w:r>
      <w:r>
        <w:rPr>
          <w:rFonts w:hAnsi="宋体" w:hint="eastAsia"/>
          <w:sz w:val="24"/>
        </w:rPr>
        <w:t>的整除，结果为</w:t>
      </w:r>
      <w:r>
        <w:rPr>
          <w:rFonts w:hAnsi="宋体" w:hint="eastAsia"/>
          <w:sz w:val="24"/>
        </w:rPr>
        <w:t>0</w:t>
      </w:r>
      <w:r>
        <w:rPr>
          <w:rFonts w:hAnsi="宋体" w:hint="eastAsia"/>
          <w:sz w:val="24"/>
        </w:rPr>
        <w:t>错误</w:t>
      </w:r>
      <w:r w:rsidRPr="00885843">
        <w:rPr>
          <w:rFonts w:hAnsi="宋体"/>
          <w:sz w:val="24"/>
        </w:rPr>
        <w:t>，正确形式为：</w:t>
      </w:r>
    </w:p>
    <w:p w14:paraId="395B6284" w14:textId="77777777" w:rsidR="00FA78CD" w:rsidRDefault="00FA78CD" w:rsidP="00FA78CD">
      <w:pPr>
        <w:snapToGrid w:val="0"/>
        <w:spacing w:line="360" w:lineRule="auto"/>
        <w:rPr>
          <w:sz w:val="24"/>
        </w:rPr>
      </w:pPr>
      <w:r w:rsidRPr="00885843">
        <w:rPr>
          <w:sz w:val="24"/>
        </w:rPr>
        <w:tab/>
      </w:r>
      <w:r w:rsidRPr="00885843">
        <w:rPr>
          <w:sz w:val="24"/>
        </w:rPr>
        <w:tab/>
      </w:r>
      <w:r w:rsidRPr="00467601">
        <w:rPr>
          <w:sz w:val="24"/>
        </w:rPr>
        <w:t>c = 5.0/9.0 * (f - 32);</w:t>
      </w:r>
    </w:p>
    <w:p w14:paraId="01DF4264" w14:textId="77777777" w:rsidR="00FA78CD" w:rsidRPr="00885843" w:rsidRDefault="00FA78CD" w:rsidP="00FA78CD">
      <w:pPr>
        <w:snapToGrid w:val="0"/>
        <w:spacing w:line="360" w:lineRule="auto"/>
        <w:ind w:firstLineChars="300" w:firstLine="720"/>
        <w:rPr>
          <w:sz w:val="24"/>
        </w:rPr>
      </w:pPr>
      <w:r>
        <w:rPr>
          <w:sz w:val="24"/>
        </w:rPr>
        <w:t>6</w:t>
      </w:r>
      <w:r w:rsidRPr="00885843">
        <w:rPr>
          <w:sz w:val="24"/>
        </w:rPr>
        <w:t xml:space="preserve">) </w:t>
      </w:r>
      <w:r w:rsidRPr="00885843">
        <w:rPr>
          <w:rFonts w:hAnsi="宋体"/>
          <w:sz w:val="24"/>
        </w:rPr>
        <w:t>第</w:t>
      </w:r>
      <w:r>
        <w:rPr>
          <w:sz w:val="24"/>
        </w:rPr>
        <w:t>15</w:t>
      </w:r>
      <w:r w:rsidRPr="00885843">
        <w:rPr>
          <w:rFonts w:hAnsi="宋体"/>
          <w:sz w:val="24"/>
        </w:rPr>
        <w:t>行的</w:t>
      </w:r>
      <w:r>
        <w:rPr>
          <w:rFonts w:hAnsi="宋体"/>
          <w:sz w:val="24"/>
        </w:rPr>
        <w:t>%</w:t>
      </w:r>
      <w:r>
        <w:rPr>
          <w:rFonts w:hAnsi="宋体" w:hint="eastAsia"/>
          <w:sz w:val="24"/>
        </w:rPr>
        <w:t>f</w:t>
      </w:r>
      <w:r>
        <w:rPr>
          <w:rFonts w:hAnsi="宋体" w:hint="eastAsia"/>
          <w:sz w:val="24"/>
        </w:rPr>
        <w:t>是浮点数类型</w:t>
      </w:r>
      <w:r w:rsidRPr="00885843">
        <w:rPr>
          <w:rFonts w:hAnsi="宋体"/>
          <w:sz w:val="24"/>
        </w:rPr>
        <w:t>，</w:t>
      </w:r>
      <w:r>
        <w:rPr>
          <w:rFonts w:hAnsi="宋体" w:hint="eastAsia"/>
          <w:sz w:val="24"/>
        </w:rPr>
        <w:t>应是</w:t>
      </w:r>
      <w:r>
        <w:rPr>
          <w:rFonts w:hAnsi="宋体" w:hint="eastAsia"/>
          <w:sz w:val="24"/>
        </w:rPr>
        <w:t>d</w:t>
      </w:r>
      <w:r>
        <w:rPr>
          <w:rFonts w:hAnsi="宋体"/>
          <w:sz w:val="24"/>
        </w:rPr>
        <w:t>ouble</w:t>
      </w:r>
      <w:r>
        <w:rPr>
          <w:rFonts w:hAnsi="宋体" w:hint="eastAsia"/>
          <w:sz w:val="24"/>
        </w:rPr>
        <w:t>类型，</w:t>
      </w:r>
      <w:r w:rsidRPr="00885843">
        <w:rPr>
          <w:rFonts w:hAnsi="宋体"/>
          <w:sz w:val="24"/>
        </w:rPr>
        <w:t>正确形式为：</w:t>
      </w:r>
    </w:p>
    <w:p w14:paraId="6D02A109" w14:textId="77777777" w:rsidR="00FA78CD" w:rsidRDefault="00FA78CD" w:rsidP="00FA78CD">
      <w:pPr>
        <w:snapToGrid w:val="0"/>
        <w:spacing w:line="360" w:lineRule="auto"/>
        <w:rPr>
          <w:sz w:val="24"/>
        </w:rPr>
      </w:pPr>
      <w:r w:rsidRPr="00885843">
        <w:rPr>
          <w:sz w:val="24"/>
        </w:rPr>
        <w:tab/>
      </w:r>
      <w:r w:rsidRPr="00885843">
        <w:rPr>
          <w:sz w:val="24"/>
        </w:rPr>
        <w:tab/>
      </w:r>
      <w:proofErr w:type="spellStart"/>
      <w:proofErr w:type="gramStart"/>
      <w:r w:rsidRPr="00467601">
        <w:rPr>
          <w:sz w:val="24"/>
        </w:rPr>
        <w:t>scanf</w:t>
      </w:r>
      <w:proofErr w:type="spellEnd"/>
      <w:r w:rsidRPr="00467601">
        <w:rPr>
          <w:sz w:val="24"/>
        </w:rPr>
        <w:t>(</w:t>
      </w:r>
      <w:proofErr w:type="gramEnd"/>
      <w:r w:rsidRPr="00467601">
        <w:rPr>
          <w:sz w:val="24"/>
        </w:rPr>
        <w:t>"%</w:t>
      </w:r>
      <w:proofErr w:type="spellStart"/>
      <w:r w:rsidRPr="00467601">
        <w:rPr>
          <w:sz w:val="24"/>
        </w:rPr>
        <w:t>lf</w:t>
      </w:r>
      <w:proofErr w:type="spellEnd"/>
      <w:r w:rsidRPr="00467601">
        <w:rPr>
          <w:sz w:val="24"/>
        </w:rPr>
        <w:t>", &amp;r);</w:t>
      </w:r>
    </w:p>
    <w:p w14:paraId="18E8C4A5" w14:textId="77777777" w:rsidR="00FA78CD" w:rsidRPr="00885843" w:rsidRDefault="00FA78CD" w:rsidP="00FA78CD">
      <w:pPr>
        <w:snapToGrid w:val="0"/>
        <w:spacing w:line="360" w:lineRule="auto"/>
        <w:ind w:firstLineChars="300" w:firstLine="720"/>
        <w:rPr>
          <w:sz w:val="24"/>
        </w:rPr>
      </w:pPr>
      <w:r>
        <w:rPr>
          <w:sz w:val="24"/>
        </w:rPr>
        <w:t>7</w:t>
      </w:r>
      <w:r w:rsidRPr="00885843">
        <w:rPr>
          <w:sz w:val="24"/>
        </w:rPr>
        <w:t xml:space="preserve">) </w:t>
      </w:r>
      <w:r w:rsidRPr="00885843">
        <w:rPr>
          <w:rFonts w:hAnsi="宋体"/>
          <w:sz w:val="24"/>
        </w:rPr>
        <w:t>第</w:t>
      </w:r>
      <w:r>
        <w:rPr>
          <w:sz w:val="24"/>
        </w:rPr>
        <w:t>17</w:t>
      </w:r>
      <w:r w:rsidRPr="00885843">
        <w:rPr>
          <w:rFonts w:hAnsi="宋体"/>
          <w:sz w:val="24"/>
        </w:rPr>
        <w:t>行</w:t>
      </w:r>
      <w:proofErr w:type="spellStart"/>
      <w:r>
        <w:rPr>
          <w:rFonts w:hAnsi="宋体" w:hint="eastAsia"/>
          <w:sz w:val="24"/>
        </w:rPr>
        <w:t>printf</w:t>
      </w:r>
      <w:proofErr w:type="spellEnd"/>
      <w:r>
        <w:rPr>
          <w:rFonts w:hAnsi="宋体" w:hint="eastAsia"/>
          <w:sz w:val="24"/>
        </w:rPr>
        <w:t>函数</w:t>
      </w:r>
      <w:r>
        <w:rPr>
          <w:rFonts w:hAnsi="宋体" w:hint="eastAsia"/>
          <w:sz w:val="24"/>
        </w:rPr>
        <w:t>s</w:t>
      </w:r>
      <w:r>
        <w:rPr>
          <w:rFonts w:hAnsi="宋体" w:hint="eastAsia"/>
          <w:sz w:val="24"/>
        </w:rPr>
        <w:t>前面不应该有</w:t>
      </w:r>
      <w:r>
        <w:rPr>
          <w:rFonts w:hAnsi="宋体" w:hint="eastAsia"/>
          <w:sz w:val="24"/>
        </w:rPr>
        <w:t>&amp;</w:t>
      </w:r>
      <w:r w:rsidRPr="00885843">
        <w:rPr>
          <w:rFonts w:hAnsi="宋体"/>
          <w:sz w:val="24"/>
        </w:rPr>
        <w:t>，正确形式为：</w:t>
      </w:r>
    </w:p>
    <w:p w14:paraId="34CCA76A" w14:textId="77777777" w:rsidR="00FA78CD" w:rsidRDefault="00FA78CD" w:rsidP="00FA78CD">
      <w:pPr>
        <w:snapToGrid w:val="0"/>
        <w:spacing w:line="360" w:lineRule="auto"/>
        <w:rPr>
          <w:sz w:val="24"/>
        </w:rPr>
      </w:pPr>
      <w:r w:rsidRPr="00885843">
        <w:rPr>
          <w:sz w:val="24"/>
        </w:rPr>
        <w:tab/>
      </w:r>
      <w:r w:rsidRPr="00885843">
        <w:rPr>
          <w:sz w:val="24"/>
        </w:rPr>
        <w:tab/>
      </w:r>
      <w:proofErr w:type="spellStart"/>
      <w:proofErr w:type="gramStart"/>
      <w:r w:rsidRPr="00467601">
        <w:rPr>
          <w:sz w:val="24"/>
        </w:rPr>
        <w:t>printf</w:t>
      </w:r>
      <w:proofErr w:type="spellEnd"/>
      <w:r w:rsidRPr="00467601">
        <w:rPr>
          <w:sz w:val="24"/>
        </w:rPr>
        <w:t>(</w:t>
      </w:r>
      <w:proofErr w:type="gramEnd"/>
      <w:r w:rsidRPr="00467601">
        <w:rPr>
          <w:sz w:val="24"/>
        </w:rPr>
        <w:t>"\</w:t>
      </w:r>
      <w:proofErr w:type="spellStart"/>
      <w:r w:rsidRPr="00467601">
        <w:rPr>
          <w:sz w:val="24"/>
        </w:rPr>
        <w:t>nThe</w:t>
      </w:r>
      <w:proofErr w:type="spellEnd"/>
      <w:r w:rsidRPr="00467601">
        <w:rPr>
          <w:sz w:val="24"/>
        </w:rPr>
        <w:t xml:space="preserve"> acreage is %.2f\n\n", s)</w:t>
      </w:r>
      <w:r>
        <w:rPr>
          <w:rFonts w:hint="eastAsia"/>
          <w:sz w:val="24"/>
        </w:rPr>
        <w:t>;</w:t>
      </w:r>
    </w:p>
    <w:p w14:paraId="2A3F4D33" w14:textId="77777777" w:rsidR="00FA78CD" w:rsidRPr="00885843" w:rsidRDefault="00FA78CD" w:rsidP="00FA78CD">
      <w:pPr>
        <w:snapToGrid w:val="0"/>
        <w:spacing w:line="360" w:lineRule="auto"/>
        <w:ind w:firstLineChars="300" w:firstLine="720"/>
        <w:rPr>
          <w:sz w:val="24"/>
        </w:rPr>
      </w:pPr>
      <w:r>
        <w:rPr>
          <w:sz w:val="24"/>
        </w:rPr>
        <w:t>8</w:t>
      </w:r>
      <w:r w:rsidRPr="00885843">
        <w:rPr>
          <w:sz w:val="24"/>
        </w:rPr>
        <w:t xml:space="preserve">) </w:t>
      </w:r>
      <w:r w:rsidRPr="00885843">
        <w:rPr>
          <w:rFonts w:hAnsi="宋体"/>
          <w:sz w:val="24"/>
        </w:rPr>
        <w:t>第</w:t>
      </w:r>
      <w:r>
        <w:rPr>
          <w:sz w:val="24"/>
        </w:rPr>
        <w:t>21</w:t>
      </w:r>
      <w:r w:rsidRPr="00885843">
        <w:rPr>
          <w:rFonts w:hAnsi="宋体"/>
          <w:sz w:val="24"/>
        </w:rPr>
        <w:t>行</w:t>
      </w:r>
      <w:proofErr w:type="spellStart"/>
      <w:r>
        <w:rPr>
          <w:rFonts w:hAnsi="宋体"/>
          <w:sz w:val="24"/>
        </w:rPr>
        <w:t>newint</w:t>
      </w:r>
      <w:proofErr w:type="spellEnd"/>
      <w:r>
        <w:rPr>
          <w:rFonts w:hAnsi="宋体" w:hint="eastAsia"/>
          <w:sz w:val="24"/>
        </w:rPr>
        <w:t>变量未被定义且不应该左移</w:t>
      </w:r>
      <w:r>
        <w:rPr>
          <w:rFonts w:hAnsi="宋体" w:hint="eastAsia"/>
          <w:sz w:val="24"/>
        </w:rPr>
        <w:t>8</w:t>
      </w:r>
      <w:r>
        <w:rPr>
          <w:rFonts w:hAnsi="宋体" w:hint="eastAsia"/>
          <w:sz w:val="24"/>
        </w:rPr>
        <w:t>位</w:t>
      </w:r>
      <w:r w:rsidRPr="00885843">
        <w:rPr>
          <w:rFonts w:hAnsi="宋体"/>
          <w:sz w:val="24"/>
        </w:rPr>
        <w:t>，正确形式为：</w:t>
      </w:r>
    </w:p>
    <w:p w14:paraId="59816023" w14:textId="77777777" w:rsidR="00FA78CD" w:rsidRDefault="00FA78CD" w:rsidP="00FA78CD">
      <w:pPr>
        <w:snapToGrid w:val="0"/>
        <w:spacing w:line="360" w:lineRule="auto"/>
        <w:rPr>
          <w:sz w:val="24"/>
        </w:rPr>
      </w:pPr>
      <w:r w:rsidRPr="00885843">
        <w:rPr>
          <w:sz w:val="24"/>
        </w:rPr>
        <w:tab/>
      </w:r>
      <w:r w:rsidRPr="00885843">
        <w:rPr>
          <w:sz w:val="24"/>
        </w:rPr>
        <w:tab/>
      </w:r>
      <w:r w:rsidRPr="00467601">
        <w:rPr>
          <w:sz w:val="24"/>
        </w:rPr>
        <w:t xml:space="preserve">unsigned short </w:t>
      </w:r>
      <w:proofErr w:type="spellStart"/>
      <w:r w:rsidRPr="00467601">
        <w:rPr>
          <w:sz w:val="24"/>
        </w:rPr>
        <w:t>newint</w:t>
      </w:r>
      <w:proofErr w:type="spellEnd"/>
      <w:r w:rsidRPr="00467601">
        <w:rPr>
          <w:sz w:val="24"/>
        </w:rPr>
        <w:t xml:space="preserve"> = p &amp; 0xff00 | k &gt;&gt; 8;</w:t>
      </w:r>
    </w:p>
    <w:p w14:paraId="53520AE9" w14:textId="77777777" w:rsidR="00FA78CD" w:rsidRPr="007C2A27" w:rsidRDefault="00FA78CD" w:rsidP="00FA78CD">
      <w:pPr>
        <w:snapToGrid w:val="0"/>
        <w:spacing w:line="360" w:lineRule="auto"/>
        <w:rPr>
          <w:sz w:val="24"/>
        </w:rPr>
      </w:pPr>
    </w:p>
    <w:p w14:paraId="0D797194" w14:textId="77777777" w:rsidR="00FA78CD" w:rsidRPr="00885843" w:rsidRDefault="00FA78CD" w:rsidP="00FA78CD">
      <w:pPr>
        <w:snapToGrid w:val="0"/>
        <w:spacing w:line="360" w:lineRule="auto"/>
        <w:rPr>
          <w:sz w:val="24"/>
        </w:rPr>
      </w:pPr>
      <w:r w:rsidRPr="00885843">
        <w:rPr>
          <w:sz w:val="24"/>
        </w:rPr>
        <w:t xml:space="preserve">  </w:t>
      </w:r>
      <w:r w:rsidRPr="00885843">
        <w:rPr>
          <w:rFonts w:hAnsi="宋体"/>
          <w:sz w:val="24"/>
        </w:rPr>
        <w:t>（</w:t>
      </w:r>
      <w:r w:rsidRPr="00885843">
        <w:rPr>
          <w:sz w:val="24"/>
        </w:rPr>
        <w:t>2</w:t>
      </w:r>
      <w:r w:rsidRPr="00885843">
        <w:rPr>
          <w:rFonts w:hAnsi="宋体"/>
          <w:sz w:val="24"/>
        </w:rPr>
        <w:t>）错误修改后运行结果：</w:t>
      </w:r>
    </w:p>
    <w:p w14:paraId="0706E195" w14:textId="77777777" w:rsidR="00FA78CD" w:rsidRPr="00885843" w:rsidRDefault="00FA78CD" w:rsidP="00FA78CD">
      <w:pPr>
        <w:snapToGrid w:val="0"/>
        <w:rPr>
          <w:b/>
          <w:sz w:val="24"/>
        </w:rPr>
      </w:pPr>
      <w:r w:rsidRPr="00885843">
        <w:rPr>
          <w:b/>
          <w:sz w:val="24"/>
        </w:rPr>
        <w:lastRenderedPageBreak/>
        <w:t xml:space="preserve">   </w:t>
      </w:r>
      <w:r w:rsidRPr="00885843">
        <w:rPr>
          <w:sz w:val="24"/>
        </w:rPr>
        <w:t xml:space="preserve">  </w:t>
      </w:r>
      <w:r>
        <w:rPr>
          <w:noProof/>
        </w:rPr>
        <w:drawing>
          <wp:inline distT="0" distB="0" distL="0" distR="0" wp14:anchorId="5A723A76" wp14:editId="6B3994EF">
            <wp:extent cx="2110923" cy="1569856"/>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10923" cy="1569856"/>
                    </a:xfrm>
                    <a:prstGeom prst="rect">
                      <a:avLst/>
                    </a:prstGeom>
                  </pic:spPr>
                </pic:pic>
              </a:graphicData>
            </a:graphic>
          </wp:inline>
        </w:drawing>
      </w:r>
    </w:p>
    <w:p w14:paraId="2E08C80E" w14:textId="77777777" w:rsidR="00FA78CD" w:rsidRPr="00885843" w:rsidRDefault="00FA78CD" w:rsidP="00FA78CD">
      <w:pPr>
        <w:snapToGrid w:val="0"/>
        <w:spacing w:afterLines="25" w:after="78" w:line="360" w:lineRule="auto"/>
        <w:rPr>
          <w:b/>
          <w:sz w:val="24"/>
        </w:rPr>
      </w:pPr>
      <w:r w:rsidRPr="00885843">
        <w:rPr>
          <w:b/>
          <w:sz w:val="24"/>
        </w:rPr>
        <w:t xml:space="preserve">1.2.2 </w:t>
      </w:r>
      <w:r w:rsidRPr="00885843">
        <w:rPr>
          <w:rFonts w:hAnsi="宋体"/>
          <w:b/>
          <w:sz w:val="24"/>
        </w:rPr>
        <w:t>源程序修改替换</w:t>
      </w:r>
      <w:bookmarkEnd w:id="9"/>
      <w:bookmarkEnd w:id="10"/>
    </w:p>
    <w:p w14:paraId="21EF7A09" w14:textId="77777777" w:rsidR="00FA78CD" w:rsidRPr="00885843" w:rsidRDefault="00FA78CD" w:rsidP="00FA78CD">
      <w:pPr>
        <w:snapToGrid w:val="0"/>
        <w:spacing w:line="360" w:lineRule="auto"/>
        <w:ind w:firstLineChars="200" w:firstLine="480"/>
        <w:rPr>
          <w:sz w:val="24"/>
        </w:rPr>
      </w:pPr>
      <w:r w:rsidRPr="00885843">
        <w:rPr>
          <w:rFonts w:hAnsi="宋体"/>
          <w:sz w:val="24"/>
        </w:rPr>
        <w:t>下面的程序利用常用的中间变量</w:t>
      </w:r>
      <w:proofErr w:type="gramStart"/>
      <w:r w:rsidRPr="00885843">
        <w:rPr>
          <w:rFonts w:hAnsi="宋体"/>
          <w:sz w:val="24"/>
        </w:rPr>
        <w:t>法实现</w:t>
      </w:r>
      <w:proofErr w:type="gramEnd"/>
      <w:r w:rsidRPr="00885843">
        <w:rPr>
          <w:rFonts w:hAnsi="宋体"/>
          <w:sz w:val="24"/>
        </w:rPr>
        <w:t>两数交换，请改用</w:t>
      </w:r>
      <w:r w:rsidRPr="00885843">
        <w:rPr>
          <w:rFonts w:hAnsi="宋体"/>
          <w:bCs/>
          <w:kern w:val="0"/>
          <w:sz w:val="24"/>
        </w:rPr>
        <w:t>不使用第</w:t>
      </w:r>
      <w:r w:rsidRPr="00885843">
        <w:rPr>
          <w:bCs/>
          <w:kern w:val="0"/>
          <w:sz w:val="24"/>
        </w:rPr>
        <w:t>3</w:t>
      </w:r>
      <w:r w:rsidRPr="00885843">
        <w:rPr>
          <w:rFonts w:hAnsi="宋体"/>
          <w:bCs/>
          <w:kern w:val="0"/>
          <w:sz w:val="24"/>
        </w:rPr>
        <w:t>个变量的方法实现。</w:t>
      </w:r>
      <w:r w:rsidRPr="00885843">
        <w:rPr>
          <w:rFonts w:hAnsi="宋体"/>
          <w:sz w:val="24"/>
        </w:rPr>
        <w:t>该程序中</w:t>
      </w:r>
      <w:r w:rsidRPr="00885843">
        <w:rPr>
          <w:sz w:val="24"/>
        </w:rPr>
        <w:t>t</w:t>
      </w:r>
      <w:r w:rsidRPr="00885843">
        <w:rPr>
          <w:rFonts w:hAnsi="宋体"/>
          <w:sz w:val="24"/>
        </w:rPr>
        <w:t>是中间变量，要求将定义语句中的</w:t>
      </w:r>
      <w:r w:rsidRPr="00885843">
        <w:rPr>
          <w:sz w:val="24"/>
        </w:rPr>
        <w:t>t</w:t>
      </w:r>
      <w:r w:rsidRPr="00885843">
        <w:rPr>
          <w:rFonts w:hAnsi="宋体"/>
          <w:sz w:val="24"/>
        </w:rPr>
        <w:t>删除，修改下划线处的语句，使之实现两数对调的操作。</w:t>
      </w:r>
    </w:p>
    <w:p w14:paraId="7B29608A" w14:textId="77777777" w:rsidR="00FA78CD" w:rsidRPr="001A7D05" w:rsidRDefault="00FA78CD" w:rsidP="00FA78CD">
      <w:pPr>
        <w:snapToGrid w:val="0"/>
        <w:spacing w:line="300" w:lineRule="auto"/>
        <w:rPr>
          <w:sz w:val="24"/>
        </w:rPr>
      </w:pPr>
      <w:r w:rsidRPr="001A7D05">
        <w:rPr>
          <w:sz w:val="24"/>
        </w:rPr>
        <w:t>#include&lt;stdio.h&gt;</w:t>
      </w:r>
    </w:p>
    <w:p w14:paraId="7D6993F4" w14:textId="77777777" w:rsidR="00FA78CD" w:rsidRPr="001A7D05" w:rsidRDefault="00FA78CD" w:rsidP="00FA78CD">
      <w:pPr>
        <w:snapToGrid w:val="0"/>
        <w:spacing w:line="300" w:lineRule="auto"/>
        <w:rPr>
          <w:sz w:val="24"/>
        </w:rPr>
      </w:pPr>
      <w:r w:rsidRPr="001A7D05">
        <w:rPr>
          <w:sz w:val="24"/>
        </w:rPr>
        <w:t xml:space="preserve">void </w:t>
      </w:r>
      <w:proofErr w:type="gramStart"/>
      <w:r w:rsidRPr="001A7D05">
        <w:rPr>
          <w:sz w:val="24"/>
        </w:rPr>
        <w:t>main( )</w:t>
      </w:r>
      <w:proofErr w:type="gramEnd"/>
    </w:p>
    <w:p w14:paraId="565DE15D" w14:textId="77777777" w:rsidR="00FA78CD" w:rsidRPr="001A7D05" w:rsidRDefault="00FA78CD" w:rsidP="00FA78CD">
      <w:pPr>
        <w:snapToGrid w:val="0"/>
        <w:spacing w:line="300" w:lineRule="auto"/>
        <w:rPr>
          <w:sz w:val="24"/>
        </w:rPr>
      </w:pPr>
      <w:r w:rsidRPr="001A7D05">
        <w:rPr>
          <w:sz w:val="24"/>
        </w:rPr>
        <w:t>{</w:t>
      </w:r>
    </w:p>
    <w:p w14:paraId="6A9B9203" w14:textId="77777777" w:rsidR="00FA78CD" w:rsidRPr="001A7D05" w:rsidRDefault="00FA78CD" w:rsidP="00FA78CD">
      <w:pPr>
        <w:snapToGrid w:val="0"/>
        <w:spacing w:line="300" w:lineRule="auto"/>
        <w:rPr>
          <w:sz w:val="24"/>
        </w:rPr>
      </w:pPr>
      <w:r w:rsidRPr="001A7D05">
        <w:rPr>
          <w:sz w:val="24"/>
        </w:rPr>
        <w:t xml:space="preserve">   int a, b, t;</w:t>
      </w:r>
    </w:p>
    <w:p w14:paraId="6D3D6623" w14:textId="77777777" w:rsidR="00FA78CD" w:rsidRPr="001A7D05" w:rsidRDefault="00FA78CD" w:rsidP="00FA78CD">
      <w:pPr>
        <w:snapToGrid w:val="0"/>
        <w:spacing w:line="300" w:lineRule="auto"/>
        <w:rPr>
          <w:sz w:val="24"/>
        </w:rPr>
      </w:pPr>
      <w:r w:rsidRPr="001A7D05">
        <w:rPr>
          <w:sz w:val="24"/>
        </w:rPr>
        <w:t xml:space="preserve">   </w:t>
      </w:r>
      <w:proofErr w:type="spellStart"/>
      <w:proofErr w:type="gramStart"/>
      <w:r w:rsidRPr="001A7D05">
        <w:rPr>
          <w:sz w:val="24"/>
        </w:rPr>
        <w:t>printf</w:t>
      </w:r>
      <w:proofErr w:type="spellEnd"/>
      <w:r w:rsidRPr="001A7D05">
        <w:rPr>
          <w:sz w:val="24"/>
        </w:rPr>
        <w:t>(</w:t>
      </w:r>
      <w:proofErr w:type="gramEnd"/>
      <w:r w:rsidRPr="001A7D05">
        <w:rPr>
          <w:sz w:val="24"/>
        </w:rPr>
        <w:t>“Input two integers:”);</w:t>
      </w:r>
    </w:p>
    <w:p w14:paraId="67843FE1" w14:textId="77777777" w:rsidR="00FA78CD" w:rsidRPr="001A7D05" w:rsidRDefault="00FA78CD" w:rsidP="00FA78CD">
      <w:pPr>
        <w:snapToGrid w:val="0"/>
        <w:spacing w:line="300" w:lineRule="auto"/>
        <w:rPr>
          <w:sz w:val="24"/>
        </w:rPr>
      </w:pPr>
      <w:r w:rsidRPr="001A7D05">
        <w:rPr>
          <w:sz w:val="24"/>
        </w:rPr>
        <w:t xml:space="preserve">   </w:t>
      </w:r>
      <w:proofErr w:type="spellStart"/>
      <w:proofErr w:type="gramStart"/>
      <w:r w:rsidRPr="001A7D05">
        <w:rPr>
          <w:sz w:val="24"/>
        </w:rPr>
        <w:t>scanf</w:t>
      </w:r>
      <w:proofErr w:type="spellEnd"/>
      <w:r w:rsidRPr="001A7D05">
        <w:rPr>
          <w:sz w:val="24"/>
        </w:rPr>
        <w:t>(</w:t>
      </w:r>
      <w:proofErr w:type="gramEnd"/>
      <w:r w:rsidRPr="001A7D05">
        <w:rPr>
          <w:sz w:val="24"/>
        </w:rPr>
        <w:t>“%d %</w:t>
      </w:r>
      <w:proofErr w:type="spellStart"/>
      <w:r w:rsidRPr="001A7D05">
        <w:rPr>
          <w:sz w:val="24"/>
        </w:rPr>
        <w:t>d”,&amp;a,&amp;b</w:t>
      </w:r>
      <w:proofErr w:type="spellEnd"/>
      <w:r w:rsidRPr="001A7D05">
        <w:rPr>
          <w:sz w:val="24"/>
        </w:rPr>
        <w:t>);</w:t>
      </w:r>
    </w:p>
    <w:p w14:paraId="57937B9F" w14:textId="77777777" w:rsidR="00FA78CD" w:rsidRPr="001A7D05" w:rsidRDefault="00FA78CD" w:rsidP="00FA78CD">
      <w:pPr>
        <w:snapToGrid w:val="0"/>
        <w:spacing w:line="300" w:lineRule="auto"/>
        <w:rPr>
          <w:sz w:val="24"/>
        </w:rPr>
      </w:pPr>
      <w:r w:rsidRPr="001A7D05">
        <w:rPr>
          <w:sz w:val="24"/>
        </w:rPr>
        <w:t xml:space="preserve">   </w:t>
      </w:r>
      <w:r w:rsidRPr="001A7D05">
        <w:rPr>
          <w:sz w:val="24"/>
          <w:u w:val="single"/>
        </w:rPr>
        <w:t>t=a</w:t>
      </w:r>
      <w:r w:rsidRPr="001A7D05">
        <w:rPr>
          <w:sz w:val="24"/>
        </w:rPr>
        <w:t xml:space="preserve"> </w:t>
      </w:r>
      <w:r w:rsidRPr="001A7D05">
        <w:rPr>
          <w:sz w:val="24"/>
        </w:rPr>
        <w:t>；</w:t>
      </w:r>
      <w:r w:rsidRPr="001A7D05">
        <w:rPr>
          <w:sz w:val="24"/>
          <w:u w:val="single"/>
        </w:rPr>
        <w:t>a=b</w:t>
      </w:r>
      <w:r w:rsidRPr="001A7D05">
        <w:rPr>
          <w:sz w:val="24"/>
        </w:rPr>
        <w:t>；</w:t>
      </w:r>
      <w:r w:rsidRPr="001A7D05">
        <w:rPr>
          <w:sz w:val="24"/>
          <w:u w:val="single"/>
        </w:rPr>
        <w:t>b=t</w:t>
      </w:r>
      <w:r w:rsidRPr="001A7D05">
        <w:rPr>
          <w:sz w:val="24"/>
        </w:rPr>
        <w:t>；</w:t>
      </w:r>
    </w:p>
    <w:p w14:paraId="4FFA5748" w14:textId="77777777" w:rsidR="00FA78CD" w:rsidRPr="001A7D05" w:rsidRDefault="00FA78CD" w:rsidP="00FA78CD">
      <w:pPr>
        <w:snapToGrid w:val="0"/>
        <w:spacing w:line="300" w:lineRule="auto"/>
        <w:rPr>
          <w:sz w:val="24"/>
          <w:lang w:val="pt-BR"/>
        </w:rPr>
      </w:pPr>
      <w:r w:rsidRPr="001A7D05">
        <w:rPr>
          <w:sz w:val="24"/>
        </w:rPr>
        <w:t xml:space="preserve">   </w:t>
      </w:r>
      <w:r w:rsidRPr="001A7D05">
        <w:rPr>
          <w:sz w:val="24"/>
          <w:lang w:val="pt-BR"/>
        </w:rPr>
        <w:t>prinf(“\na=%d,b=%d”,a,b);</w:t>
      </w:r>
    </w:p>
    <w:p w14:paraId="51F33ACC" w14:textId="77777777" w:rsidR="00FA78CD" w:rsidRPr="001A7D05" w:rsidRDefault="00FA78CD" w:rsidP="00FA78CD">
      <w:pPr>
        <w:snapToGrid w:val="0"/>
        <w:spacing w:line="300" w:lineRule="auto"/>
        <w:rPr>
          <w:sz w:val="24"/>
        </w:rPr>
      </w:pPr>
      <w:r w:rsidRPr="001A7D05">
        <w:rPr>
          <w:sz w:val="24"/>
        </w:rPr>
        <w:t>}</w:t>
      </w:r>
      <w:bookmarkStart w:id="11" w:name="_Toc223233068"/>
      <w:bookmarkStart w:id="12" w:name="_Toc223229250"/>
    </w:p>
    <w:p w14:paraId="7B23958C" w14:textId="77777777" w:rsidR="00FA78CD" w:rsidRPr="00885843" w:rsidRDefault="00FA78CD" w:rsidP="00FA78CD">
      <w:pPr>
        <w:snapToGrid w:val="0"/>
        <w:spacing w:line="360" w:lineRule="auto"/>
        <w:rPr>
          <w:b/>
          <w:sz w:val="24"/>
        </w:rPr>
      </w:pPr>
      <w:r w:rsidRPr="00885843">
        <w:rPr>
          <w:rFonts w:hAnsi="宋体"/>
          <w:b/>
          <w:sz w:val="24"/>
        </w:rPr>
        <w:t>解答：</w:t>
      </w:r>
    </w:p>
    <w:p w14:paraId="1F2D1C37" w14:textId="77777777" w:rsidR="00FA78CD" w:rsidRPr="00885843" w:rsidRDefault="00FA78CD" w:rsidP="00FA78CD">
      <w:pPr>
        <w:snapToGrid w:val="0"/>
        <w:spacing w:line="360" w:lineRule="auto"/>
        <w:rPr>
          <w:sz w:val="24"/>
        </w:rPr>
      </w:pPr>
      <w:r w:rsidRPr="00885843">
        <w:rPr>
          <w:sz w:val="24"/>
        </w:rPr>
        <w:tab/>
      </w:r>
      <w:r>
        <w:rPr>
          <w:rFonts w:hint="eastAsia"/>
          <w:sz w:val="24"/>
        </w:rPr>
        <w:t>通过数值的运算可以实现两个数没有第三个变量的交换：先令</w:t>
      </w:r>
      <w:r>
        <w:rPr>
          <w:rFonts w:hint="eastAsia"/>
          <w:sz w:val="24"/>
        </w:rPr>
        <w:t>a</w:t>
      </w:r>
      <w:r>
        <w:rPr>
          <w:sz w:val="24"/>
        </w:rPr>
        <w:t>=</w:t>
      </w:r>
      <w:r>
        <w:rPr>
          <w:rFonts w:hint="eastAsia"/>
          <w:sz w:val="24"/>
        </w:rPr>
        <w:t>a-b</w:t>
      </w:r>
      <w:r>
        <w:rPr>
          <w:rFonts w:hint="eastAsia"/>
          <w:sz w:val="24"/>
        </w:rPr>
        <w:t>，求出</w:t>
      </w:r>
      <w:r>
        <w:rPr>
          <w:rFonts w:hint="eastAsia"/>
          <w:sz w:val="24"/>
        </w:rPr>
        <w:t>a</w:t>
      </w:r>
      <w:r>
        <w:rPr>
          <w:rFonts w:hint="eastAsia"/>
          <w:sz w:val="24"/>
        </w:rPr>
        <w:t>与</w:t>
      </w:r>
      <w:r>
        <w:rPr>
          <w:rFonts w:hint="eastAsia"/>
          <w:sz w:val="24"/>
        </w:rPr>
        <w:t>b</w:t>
      </w:r>
      <w:r>
        <w:rPr>
          <w:rFonts w:hint="eastAsia"/>
          <w:sz w:val="24"/>
        </w:rPr>
        <w:t>之间的差值存放在</w:t>
      </w:r>
      <w:r>
        <w:rPr>
          <w:rFonts w:hint="eastAsia"/>
          <w:sz w:val="24"/>
        </w:rPr>
        <w:t>a</w:t>
      </w:r>
      <w:r>
        <w:rPr>
          <w:rFonts w:hint="eastAsia"/>
          <w:sz w:val="24"/>
        </w:rPr>
        <w:t>中</w:t>
      </w:r>
      <w:r>
        <w:rPr>
          <w:rFonts w:hAnsi="宋体" w:hint="eastAsia"/>
          <w:sz w:val="24"/>
        </w:rPr>
        <w:t>；再使</w:t>
      </w:r>
      <w:r>
        <w:rPr>
          <w:rFonts w:hAnsi="宋体" w:hint="eastAsia"/>
          <w:sz w:val="24"/>
        </w:rPr>
        <w:t>b</w:t>
      </w:r>
      <w:r>
        <w:rPr>
          <w:rFonts w:hAnsi="宋体"/>
          <w:sz w:val="24"/>
        </w:rPr>
        <w:t>=</w:t>
      </w:r>
      <w:proofErr w:type="spellStart"/>
      <w:r>
        <w:rPr>
          <w:rFonts w:hAnsi="宋体"/>
          <w:sz w:val="24"/>
        </w:rPr>
        <w:t>a+b</w:t>
      </w:r>
      <w:proofErr w:type="spellEnd"/>
      <w:r>
        <w:rPr>
          <w:rFonts w:hAnsi="宋体" w:hint="eastAsia"/>
          <w:sz w:val="24"/>
        </w:rPr>
        <w:t>，求出原来的</w:t>
      </w:r>
      <w:r>
        <w:rPr>
          <w:rFonts w:hAnsi="宋体" w:hint="eastAsia"/>
          <w:sz w:val="24"/>
        </w:rPr>
        <w:t>a</w:t>
      </w:r>
      <w:r>
        <w:rPr>
          <w:rFonts w:hAnsi="宋体" w:hint="eastAsia"/>
          <w:sz w:val="24"/>
        </w:rPr>
        <w:t>存入</w:t>
      </w:r>
      <w:r>
        <w:rPr>
          <w:rFonts w:hAnsi="宋体" w:hint="eastAsia"/>
          <w:sz w:val="24"/>
        </w:rPr>
        <w:t>b</w:t>
      </w:r>
      <w:r>
        <w:rPr>
          <w:rFonts w:hAnsi="宋体" w:hint="eastAsia"/>
          <w:sz w:val="24"/>
        </w:rPr>
        <w:t>中；最后令</w:t>
      </w:r>
      <w:r>
        <w:rPr>
          <w:rFonts w:hAnsi="宋体" w:hint="eastAsia"/>
          <w:sz w:val="24"/>
        </w:rPr>
        <w:t>a</w:t>
      </w:r>
      <w:r>
        <w:rPr>
          <w:rFonts w:hAnsi="宋体"/>
          <w:sz w:val="24"/>
        </w:rPr>
        <w:t>=b-a</w:t>
      </w:r>
      <w:r>
        <w:rPr>
          <w:rFonts w:hAnsi="宋体" w:hint="eastAsia"/>
          <w:sz w:val="24"/>
        </w:rPr>
        <w:t>，从而借助原来的</w:t>
      </w:r>
      <w:r>
        <w:rPr>
          <w:rFonts w:hAnsi="宋体" w:hint="eastAsia"/>
          <w:sz w:val="24"/>
        </w:rPr>
        <w:t>a</w:t>
      </w:r>
      <w:r>
        <w:rPr>
          <w:rFonts w:hAnsi="宋体" w:hint="eastAsia"/>
          <w:sz w:val="24"/>
        </w:rPr>
        <w:t>和</w:t>
      </w:r>
      <w:r>
        <w:rPr>
          <w:rFonts w:hAnsi="宋体" w:hint="eastAsia"/>
          <w:sz w:val="24"/>
        </w:rPr>
        <w:t>a</w:t>
      </w:r>
      <w:r>
        <w:rPr>
          <w:rFonts w:hAnsi="宋体" w:hint="eastAsia"/>
          <w:sz w:val="24"/>
        </w:rPr>
        <w:t>，</w:t>
      </w:r>
      <w:r>
        <w:rPr>
          <w:rFonts w:hAnsi="宋体" w:hint="eastAsia"/>
          <w:sz w:val="24"/>
        </w:rPr>
        <w:t>b</w:t>
      </w:r>
      <w:r>
        <w:rPr>
          <w:rFonts w:hAnsi="宋体" w:hint="eastAsia"/>
          <w:sz w:val="24"/>
        </w:rPr>
        <w:t>间的差值求出</w:t>
      </w:r>
      <w:r>
        <w:rPr>
          <w:rFonts w:hAnsi="宋体" w:hint="eastAsia"/>
          <w:sz w:val="24"/>
        </w:rPr>
        <w:t>b</w:t>
      </w:r>
      <w:r>
        <w:rPr>
          <w:rFonts w:hAnsi="宋体" w:hint="eastAsia"/>
          <w:sz w:val="24"/>
        </w:rPr>
        <w:t>存入</w:t>
      </w:r>
      <w:r>
        <w:rPr>
          <w:rFonts w:hAnsi="宋体" w:hint="eastAsia"/>
          <w:sz w:val="24"/>
        </w:rPr>
        <w:t>a</w:t>
      </w:r>
      <w:r>
        <w:rPr>
          <w:rFonts w:hAnsi="宋体" w:hint="eastAsia"/>
          <w:sz w:val="24"/>
        </w:rPr>
        <w:t>中。</w:t>
      </w:r>
      <w:r w:rsidRPr="00885843">
        <w:rPr>
          <w:rFonts w:hAnsi="宋体"/>
          <w:sz w:val="24"/>
        </w:rPr>
        <w:t>替换后的程序如下所示：</w:t>
      </w:r>
    </w:p>
    <w:p w14:paraId="20A0234E" w14:textId="77777777" w:rsidR="00FA78CD" w:rsidRPr="001A7D05" w:rsidRDefault="00FA78CD" w:rsidP="00FA78CD">
      <w:pPr>
        <w:snapToGrid w:val="0"/>
        <w:spacing w:line="300" w:lineRule="auto"/>
        <w:rPr>
          <w:sz w:val="24"/>
        </w:rPr>
      </w:pPr>
      <w:r w:rsidRPr="001A7D05">
        <w:rPr>
          <w:sz w:val="24"/>
        </w:rPr>
        <w:t>#include&lt;stdio.h&gt;</w:t>
      </w:r>
    </w:p>
    <w:p w14:paraId="3A771917" w14:textId="77777777" w:rsidR="00FA78CD" w:rsidRPr="001A7D05" w:rsidRDefault="00FA78CD" w:rsidP="00FA78CD">
      <w:pPr>
        <w:snapToGrid w:val="0"/>
        <w:spacing w:line="300" w:lineRule="auto"/>
        <w:rPr>
          <w:sz w:val="24"/>
        </w:rPr>
      </w:pPr>
      <w:r w:rsidRPr="001A7D05">
        <w:rPr>
          <w:sz w:val="24"/>
        </w:rPr>
        <w:t xml:space="preserve">void </w:t>
      </w:r>
      <w:proofErr w:type="gramStart"/>
      <w:r w:rsidRPr="001A7D05">
        <w:rPr>
          <w:sz w:val="24"/>
        </w:rPr>
        <w:t>main( )</w:t>
      </w:r>
      <w:proofErr w:type="gramEnd"/>
    </w:p>
    <w:p w14:paraId="060A5236" w14:textId="77777777" w:rsidR="00FA78CD" w:rsidRPr="001A7D05" w:rsidRDefault="00FA78CD" w:rsidP="00FA78CD">
      <w:pPr>
        <w:snapToGrid w:val="0"/>
        <w:spacing w:line="300" w:lineRule="auto"/>
        <w:rPr>
          <w:sz w:val="24"/>
        </w:rPr>
      </w:pPr>
      <w:r w:rsidRPr="001A7D05">
        <w:rPr>
          <w:sz w:val="24"/>
        </w:rPr>
        <w:t>{</w:t>
      </w:r>
    </w:p>
    <w:p w14:paraId="5500A6B3" w14:textId="77777777" w:rsidR="00FA78CD" w:rsidRPr="001A7D05" w:rsidRDefault="00FA78CD" w:rsidP="00FA78CD">
      <w:pPr>
        <w:snapToGrid w:val="0"/>
        <w:spacing w:line="300" w:lineRule="auto"/>
        <w:rPr>
          <w:sz w:val="24"/>
        </w:rPr>
      </w:pPr>
      <w:r w:rsidRPr="001A7D05">
        <w:rPr>
          <w:sz w:val="24"/>
        </w:rPr>
        <w:t xml:space="preserve">   int a, b;</w:t>
      </w:r>
    </w:p>
    <w:p w14:paraId="15080D01" w14:textId="77777777" w:rsidR="00FA78CD" w:rsidRPr="001A7D05" w:rsidRDefault="00FA78CD" w:rsidP="00FA78CD">
      <w:pPr>
        <w:snapToGrid w:val="0"/>
        <w:spacing w:line="300" w:lineRule="auto"/>
        <w:rPr>
          <w:sz w:val="24"/>
        </w:rPr>
      </w:pPr>
      <w:r w:rsidRPr="001A7D05">
        <w:rPr>
          <w:sz w:val="24"/>
        </w:rPr>
        <w:t xml:space="preserve">   </w:t>
      </w:r>
      <w:proofErr w:type="spellStart"/>
      <w:proofErr w:type="gramStart"/>
      <w:r w:rsidRPr="001A7D05">
        <w:rPr>
          <w:sz w:val="24"/>
        </w:rPr>
        <w:t>printf</w:t>
      </w:r>
      <w:proofErr w:type="spellEnd"/>
      <w:r w:rsidRPr="001A7D05">
        <w:rPr>
          <w:sz w:val="24"/>
        </w:rPr>
        <w:t>(</w:t>
      </w:r>
      <w:proofErr w:type="gramEnd"/>
      <w:r w:rsidRPr="001A7D05">
        <w:rPr>
          <w:sz w:val="24"/>
        </w:rPr>
        <w:t>“Input two integers:”);</w:t>
      </w:r>
    </w:p>
    <w:p w14:paraId="70E78905" w14:textId="77777777" w:rsidR="00FA78CD" w:rsidRPr="001A7D05" w:rsidRDefault="00FA78CD" w:rsidP="00FA78CD">
      <w:pPr>
        <w:snapToGrid w:val="0"/>
        <w:spacing w:line="300" w:lineRule="auto"/>
        <w:rPr>
          <w:sz w:val="24"/>
        </w:rPr>
      </w:pPr>
      <w:r w:rsidRPr="001A7D05">
        <w:rPr>
          <w:sz w:val="24"/>
        </w:rPr>
        <w:t xml:space="preserve">   </w:t>
      </w:r>
      <w:proofErr w:type="spellStart"/>
      <w:proofErr w:type="gramStart"/>
      <w:r w:rsidRPr="001A7D05">
        <w:rPr>
          <w:sz w:val="24"/>
        </w:rPr>
        <w:t>scanf</w:t>
      </w:r>
      <w:proofErr w:type="spellEnd"/>
      <w:r w:rsidRPr="001A7D05">
        <w:rPr>
          <w:sz w:val="24"/>
        </w:rPr>
        <w:t>(</w:t>
      </w:r>
      <w:proofErr w:type="gramEnd"/>
      <w:r w:rsidRPr="001A7D05">
        <w:rPr>
          <w:sz w:val="24"/>
        </w:rPr>
        <w:t>“%d %</w:t>
      </w:r>
      <w:proofErr w:type="spellStart"/>
      <w:r w:rsidRPr="001A7D05">
        <w:rPr>
          <w:sz w:val="24"/>
        </w:rPr>
        <w:t>d”,&amp;a,&amp;b</w:t>
      </w:r>
      <w:proofErr w:type="spellEnd"/>
      <w:r w:rsidRPr="001A7D05">
        <w:rPr>
          <w:sz w:val="24"/>
        </w:rPr>
        <w:t>);</w:t>
      </w:r>
    </w:p>
    <w:p w14:paraId="7D8084B7" w14:textId="77777777" w:rsidR="00FA78CD" w:rsidRPr="001A7D05" w:rsidRDefault="00FA78CD" w:rsidP="00FA78CD">
      <w:pPr>
        <w:snapToGrid w:val="0"/>
        <w:spacing w:line="300" w:lineRule="auto"/>
        <w:rPr>
          <w:sz w:val="24"/>
        </w:rPr>
      </w:pPr>
      <w:r w:rsidRPr="001A7D05">
        <w:rPr>
          <w:sz w:val="24"/>
        </w:rPr>
        <w:t xml:space="preserve">   </w:t>
      </w:r>
      <w:r w:rsidRPr="001A7D05">
        <w:rPr>
          <w:sz w:val="24"/>
          <w:u w:val="single"/>
        </w:rPr>
        <w:t xml:space="preserve">a=a-b </w:t>
      </w:r>
      <w:r w:rsidRPr="001A7D05">
        <w:rPr>
          <w:sz w:val="24"/>
          <w:u w:val="single"/>
        </w:rPr>
        <w:t>；</w:t>
      </w:r>
      <w:r w:rsidRPr="001A7D05">
        <w:rPr>
          <w:sz w:val="24"/>
          <w:u w:val="single"/>
        </w:rPr>
        <w:t>b=</w:t>
      </w:r>
      <w:proofErr w:type="spellStart"/>
      <w:r w:rsidRPr="001A7D05">
        <w:rPr>
          <w:sz w:val="24"/>
          <w:u w:val="single"/>
        </w:rPr>
        <w:t>a+b</w:t>
      </w:r>
      <w:proofErr w:type="spellEnd"/>
      <w:r w:rsidRPr="001A7D05">
        <w:rPr>
          <w:sz w:val="24"/>
          <w:u w:val="single"/>
        </w:rPr>
        <w:t>；</w:t>
      </w:r>
      <w:r w:rsidRPr="001A7D05">
        <w:rPr>
          <w:sz w:val="24"/>
          <w:u w:val="single"/>
        </w:rPr>
        <w:t>a=b-a</w:t>
      </w:r>
      <w:r w:rsidRPr="001A7D05">
        <w:rPr>
          <w:sz w:val="24"/>
          <w:u w:val="single"/>
        </w:rPr>
        <w:t>；</w:t>
      </w:r>
    </w:p>
    <w:p w14:paraId="46706315" w14:textId="77777777" w:rsidR="00FA78CD" w:rsidRPr="001A7D05" w:rsidRDefault="00FA78CD" w:rsidP="00FA78CD">
      <w:pPr>
        <w:snapToGrid w:val="0"/>
        <w:spacing w:line="300" w:lineRule="auto"/>
        <w:rPr>
          <w:sz w:val="24"/>
          <w:lang w:val="pt-BR"/>
        </w:rPr>
      </w:pPr>
      <w:r w:rsidRPr="001A7D05">
        <w:rPr>
          <w:sz w:val="24"/>
        </w:rPr>
        <w:t xml:space="preserve">   </w:t>
      </w:r>
      <w:r w:rsidRPr="001A7D05">
        <w:rPr>
          <w:sz w:val="24"/>
          <w:lang w:val="pt-BR"/>
        </w:rPr>
        <w:t>prinf(“\na=%d,b=%d”,a,b);</w:t>
      </w:r>
    </w:p>
    <w:p w14:paraId="6095E72E" w14:textId="77777777" w:rsidR="00FA78CD" w:rsidRPr="001A7D05" w:rsidRDefault="00FA78CD" w:rsidP="00FA78CD">
      <w:pPr>
        <w:snapToGrid w:val="0"/>
        <w:spacing w:line="300" w:lineRule="auto"/>
        <w:rPr>
          <w:sz w:val="24"/>
        </w:rPr>
      </w:pPr>
      <w:r w:rsidRPr="001A7D05">
        <w:rPr>
          <w:sz w:val="24"/>
        </w:rPr>
        <w:t>}</w:t>
      </w:r>
    </w:p>
    <w:p w14:paraId="71D2C5A5" w14:textId="77777777" w:rsidR="00FA78CD" w:rsidRPr="00885843" w:rsidRDefault="00FA78CD" w:rsidP="00FA78CD">
      <w:pPr>
        <w:snapToGrid w:val="0"/>
        <w:spacing w:line="360" w:lineRule="auto"/>
        <w:rPr>
          <w:sz w:val="24"/>
        </w:rPr>
      </w:pPr>
      <w:r>
        <w:rPr>
          <w:noProof/>
        </w:rPr>
        <w:drawing>
          <wp:inline distT="0" distB="0" distL="0" distR="0" wp14:anchorId="1B138D63" wp14:editId="5823CC7B">
            <wp:extent cx="2187130" cy="556308"/>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87130" cy="556308"/>
                    </a:xfrm>
                    <a:prstGeom prst="rect">
                      <a:avLst/>
                    </a:prstGeom>
                  </pic:spPr>
                </pic:pic>
              </a:graphicData>
            </a:graphic>
          </wp:inline>
        </w:drawing>
      </w:r>
    </w:p>
    <w:p w14:paraId="3DF54766" w14:textId="77777777" w:rsidR="00FA78CD" w:rsidRPr="00885843" w:rsidRDefault="00FA78CD" w:rsidP="00FA78CD">
      <w:pPr>
        <w:snapToGrid w:val="0"/>
        <w:spacing w:afterLines="25" w:after="78" w:line="360" w:lineRule="auto"/>
        <w:rPr>
          <w:b/>
          <w:sz w:val="24"/>
        </w:rPr>
      </w:pPr>
      <w:r w:rsidRPr="00885843">
        <w:rPr>
          <w:b/>
          <w:sz w:val="24"/>
        </w:rPr>
        <w:t>1.2.3</w:t>
      </w:r>
      <w:bookmarkEnd w:id="11"/>
      <w:bookmarkEnd w:id="12"/>
      <w:r w:rsidRPr="00885843">
        <w:rPr>
          <w:b/>
          <w:sz w:val="24"/>
        </w:rPr>
        <w:t xml:space="preserve"> </w:t>
      </w:r>
      <w:r w:rsidRPr="00885843">
        <w:rPr>
          <w:rFonts w:hAnsi="宋体"/>
          <w:b/>
          <w:sz w:val="24"/>
        </w:rPr>
        <w:t>程序设计</w:t>
      </w:r>
    </w:p>
    <w:p w14:paraId="05C0E2A9" w14:textId="77777777" w:rsidR="00FA78CD" w:rsidRPr="00885843" w:rsidRDefault="00FA78CD" w:rsidP="00FA78CD">
      <w:pPr>
        <w:snapToGrid w:val="0"/>
        <w:spacing w:line="360" w:lineRule="auto"/>
        <w:rPr>
          <w:sz w:val="24"/>
        </w:rPr>
      </w:pPr>
      <w:r w:rsidRPr="00885843">
        <w:rPr>
          <w:rFonts w:hAnsi="宋体"/>
          <w:b/>
          <w:sz w:val="24"/>
        </w:rPr>
        <w:lastRenderedPageBreak/>
        <w:t>（</w:t>
      </w:r>
      <w:r w:rsidRPr="00885843">
        <w:rPr>
          <w:b/>
          <w:sz w:val="24"/>
        </w:rPr>
        <w:t>1</w:t>
      </w:r>
      <w:r w:rsidRPr="00885843">
        <w:rPr>
          <w:rFonts w:hAnsi="宋体"/>
          <w:b/>
          <w:sz w:val="24"/>
        </w:rPr>
        <w:t>）</w:t>
      </w:r>
      <w:r w:rsidRPr="00297D55">
        <w:rPr>
          <w:rFonts w:hAnsi="宋体" w:hint="eastAsia"/>
          <w:sz w:val="24"/>
        </w:rPr>
        <w:t>输入字符ｃ，如果ｃ是大写字母，则将ｃ转换成对应的小写，否则ｃ的值不变，输入</w:t>
      </w:r>
      <w:proofErr w:type="spellStart"/>
      <w:r w:rsidRPr="00297D55">
        <w:rPr>
          <w:rFonts w:hAnsi="宋体" w:hint="eastAsia"/>
          <w:sz w:val="24"/>
        </w:rPr>
        <w:t>Ctrl+Z</w:t>
      </w:r>
      <w:proofErr w:type="spellEnd"/>
      <w:r w:rsidRPr="00297D55">
        <w:rPr>
          <w:rFonts w:hAnsi="宋体" w:hint="eastAsia"/>
          <w:sz w:val="24"/>
        </w:rPr>
        <w:t>程序结束。要求①</w:t>
      </w:r>
      <w:proofErr w:type="gramStart"/>
      <w:r w:rsidRPr="00297D55">
        <w:rPr>
          <w:rFonts w:hAnsi="宋体" w:hint="eastAsia"/>
          <w:sz w:val="24"/>
        </w:rPr>
        <w:t>用条件</w:t>
      </w:r>
      <w:proofErr w:type="gramEnd"/>
      <w:r w:rsidRPr="00297D55">
        <w:rPr>
          <w:rFonts w:hAnsi="宋体" w:hint="eastAsia"/>
          <w:sz w:val="24"/>
        </w:rPr>
        <w:t>表达式；②字符的输入输出用</w:t>
      </w:r>
      <w:proofErr w:type="spellStart"/>
      <w:r w:rsidRPr="00297D55">
        <w:rPr>
          <w:rFonts w:hAnsi="宋体" w:hint="eastAsia"/>
          <w:sz w:val="24"/>
        </w:rPr>
        <w:t>getchar</w:t>
      </w:r>
      <w:proofErr w:type="spellEnd"/>
      <w:r w:rsidRPr="00297D55">
        <w:rPr>
          <w:rFonts w:hAnsi="宋体" w:hint="eastAsia"/>
          <w:sz w:val="24"/>
        </w:rPr>
        <w:t>和</w:t>
      </w:r>
      <w:proofErr w:type="spellStart"/>
      <w:r w:rsidRPr="00297D55">
        <w:rPr>
          <w:rFonts w:hAnsi="宋体" w:hint="eastAsia"/>
          <w:sz w:val="24"/>
        </w:rPr>
        <w:t>putchar</w:t>
      </w:r>
      <w:proofErr w:type="spellEnd"/>
      <w:r w:rsidRPr="00297D55">
        <w:rPr>
          <w:rFonts w:hAnsi="宋体" w:hint="eastAsia"/>
          <w:sz w:val="24"/>
        </w:rPr>
        <w:t>函数。程序应能循环接受用户的输入，直至输入</w:t>
      </w:r>
      <w:proofErr w:type="spellStart"/>
      <w:r w:rsidRPr="00297D55">
        <w:rPr>
          <w:rFonts w:hAnsi="宋体" w:hint="eastAsia"/>
          <w:sz w:val="24"/>
        </w:rPr>
        <w:t>Ctrl+Z</w:t>
      </w:r>
      <w:proofErr w:type="spellEnd"/>
      <w:r w:rsidRPr="00297D55">
        <w:rPr>
          <w:rFonts w:hAnsi="宋体" w:hint="eastAsia"/>
          <w:sz w:val="24"/>
        </w:rPr>
        <w:t>程序结束。</w:t>
      </w:r>
    </w:p>
    <w:p w14:paraId="53C40F43" w14:textId="77777777" w:rsidR="00FA78CD" w:rsidRPr="00885843" w:rsidRDefault="00FA78CD" w:rsidP="00FA78CD">
      <w:pPr>
        <w:snapToGrid w:val="0"/>
        <w:spacing w:line="360" w:lineRule="auto"/>
        <w:rPr>
          <w:b/>
          <w:sz w:val="24"/>
        </w:rPr>
      </w:pPr>
      <w:r w:rsidRPr="00885843">
        <w:rPr>
          <w:rFonts w:hAnsi="宋体"/>
          <w:b/>
          <w:sz w:val="24"/>
        </w:rPr>
        <w:t>解答：</w:t>
      </w:r>
    </w:p>
    <w:p w14:paraId="238A5B14" w14:textId="77777777" w:rsidR="00FA78CD" w:rsidRPr="00885843" w:rsidRDefault="00FA78CD" w:rsidP="00FA78CD">
      <w:pPr>
        <w:snapToGrid w:val="0"/>
        <w:spacing w:line="360" w:lineRule="auto"/>
        <w:rPr>
          <w:sz w:val="24"/>
        </w:rPr>
      </w:pPr>
      <w:r w:rsidRPr="00885843">
        <w:rPr>
          <w:sz w:val="24"/>
        </w:rPr>
        <w:tab/>
        <w:t>1</w:t>
      </w:r>
      <w:r w:rsidRPr="00885843">
        <w:rPr>
          <w:rFonts w:hAnsi="宋体"/>
          <w:sz w:val="24"/>
        </w:rPr>
        <w:t>）</w:t>
      </w:r>
      <w:r w:rsidRPr="00885843">
        <w:rPr>
          <w:sz w:val="24"/>
        </w:rPr>
        <w:t xml:space="preserve"> </w:t>
      </w:r>
      <w:r w:rsidRPr="00885843">
        <w:rPr>
          <w:rFonts w:hAnsi="宋体"/>
          <w:sz w:val="24"/>
        </w:rPr>
        <w:t>算法流程如图</w:t>
      </w:r>
      <w:r w:rsidRPr="00885843">
        <w:rPr>
          <w:sz w:val="24"/>
        </w:rPr>
        <w:t>1.1</w:t>
      </w:r>
      <w:r w:rsidRPr="00885843">
        <w:rPr>
          <w:rFonts w:hAnsi="宋体"/>
          <w:sz w:val="24"/>
        </w:rPr>
        <w:t>所示。</w:t>
      </w:r>
    </w:p>
    <w:p w14:paraId="0DD4CAA9" w14:textId="77777777" w:rsidR="00FA78CD" w:rsidRPr="00885843" w:rsidRDefault="00FA78CD" w:rsidP="00FA78CD">
      <w:pPr>
        <w:snapToGrid w:val="0"/>
        <w:spacing w:line="360" w:lineRule="auto"/>
        <w:jc w:val="left"/>
        <w:rPr>
          <w:sz w:val="24"/>
        </w:rPr>
      </w:pPr>
      <w:r>
        <w:rPr>
          <w:noProof/>
        </w:rPr>
        <w:drawing>
          <wp:inline distT="0" distB="0" distL="0" distR="0" wp14:anchorId="70686964" wp14:editId="70A011F1">
            <wp:extent cx="4610500" cy="573835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0500" cy="5738357"/>
                    </a:xfrm>
                    <a:prstGeom prst="rect">
                      <a:avLst/>
                    </a:prstGeom>
                  </pic:spPr>
                </pic:pic>
              </a:graphicData>
            </a:graphic>
          </wp:inline>
        </w:drawing>
      </w:r>
      <w:r w:rsidRPr="00885843">
        <w:rPr>
          <w:sz w:val="24"/>
        </w:rPr>
        <w:br w:type="textWrapping" w:clear="all"/>
      </w:r>
    </w:p>
    <w:p w14:paraId="376F784E" w14:textId="77777777" w:rsidR="00FA78CD" w:rsidRDefault="00FA78CD" w:rsidP="00FA78CD">
      <w:pPr>
        <w:snapToGrid w:val="0"/>
        <w:jc w:val="center"/>
        <w:rPr>
          <w:rFonts w:eastAsia="黑体"/>
          <w:sz w:val="24"/>
        </w:rPr>
      </w:pPr>
      <w:r w:rsidRPr="00885843">
        <w:rPr>
          <w:rFonts w:eastAsia="黑体"/>
          <w:sz w:val="24"/>
        </w:rPr>
        <w:t>图</w:t>
      </w:r>
      <w:r w:rsidRPr="00885843">
        <w:rPr>
          <w:rFonts w:eastAsia="黑体"/>
          <w:sz w:val="24"/>
        </w:rPr>
        <w:t xml:space="preserve">1-1 </w:t>
      </w:r>
      <w:r w:rsidRPr="00885843">
        <w:rPr>
          <w:rFonts w:eastAsia="黑体"/>
          <w:sz w:val="24"/>
        </w:rPr>
        <w:t>编程题</w:t>
      </w:r>
      <w:r w:rsidRPr="00885843">
        <w:rPr>
          <w:rFonts w:eastAsia="黑体"/>
          <w:sz w:val="24"/>
        </w:rPr>
        <w:t>1</w:t>
      </w:r>
      <w:r w:rsidRPr="00885843">
        <w:rPr>
          <w:rFonts w:eastAsia="黑体"/>
          <w:sz w:val="24"/>
        </w:rPr>
        <w:t>的程序流程图</w:t>
      </w:r>
    </w:p>
    <w:p w14:paraId="4A672A0B" w14:textId="77777777" w:rsidR="00FA78CD" w:rsidRDefault="00FA78CD" w:rsidP="00FA78CD">
      <w:pPr>
        <w:snapToGrid w:val="0"/>
        <w:jc w:val="center"/>
        <w:rPr>
          <w:rFonts w:eastAsia="黑体"/>
          <w:sz w:val="24"/>
        </w:rPr>
      </w:pPr>
    </w:p>
    <w:p w14:paraId="72C4BC70" w14:textId="77777777" w:rsidR="00FA78CD" w:rsidRDefault="00FA78CD" w:rsidP="00FA78CD">
      <w:pPr>
        <w:snapToGrid w:val="0"/>
        <w:jc w:val="center"/>
        <w:rPr>
          <w:rFonts w:eastAsia="黑体"/>
          <w:sz w:val="24"/>
        </w:rPr>
      </w:pPr>
    </w:p>
    <w:p w14:paraId="007E09BB" w14:textId="77777777" w:rsidR="00FA78CD" w:rsidRDefault="00FA78CD" w:rsidP="00FA78CD">
      <w:pPr>
        <w:snapToGrid w:val="0"/>
        <w:jc w:val="center"/>
        <w:rPr>
          <w:rFonts w:eastAsia="黑体"/>
          <w:sz w:val="24"/>
        </w:rPr>
      </w:pPr>
    </w:p>
    <w:p w14:paraId="7E47F3EA" w14:textId="77777777" w:rsidR="00FA78CD" w:rsidRDefault="00FA78CD" w:rsidP="00FA78CD">
      <w:pPr>
        <w:snapToGrid w:val="0"/>
        <w:jc w:val="center"/>
        <w:rPr>
          <w:rFonts w:eastAsia="黑体"/>
          <w:sz w:val="24"/>
        </w:rPr>
      </w:pPr>
    </w:p>
    <w:p w14:paraId="296565ED" w14:textId="77777777" w:rsidR="00FA78CD" w:rsidRDefault="00FA78CD" w:rsidP="00FA78CD">
      <w:pPr>
        <w:snapToGrid w:val="0"/>
        <w:jc w:val="center"/>
        <w:rPr>
          <w:rFonts w:eastAsia="黑体"/>
          <w:sz w:val="24"/>
        </w:rPr>
      </w:pPr>
    </w:p>
    <w:p w14:paraId="3203F52A" w14:textId="77777777" w:rsidR="00FA78CD" w:rsidRPr="00A11452" w:rsidRDefault="00FA78CD" w:rsidP="00FA78CD">
      <w:pPr>
        <w:snapToGrid w:val="0"/>
        <w:jc w:val="center"/>
        <w:rPr>
          <w:rFonts w:eastAsia="黑体"/>
          <w:sz w:val="24"/>
        </w:rPr>
      </w:pPr>
    </w:p>
    <w:p w14:paraId="5CE10B59" w14:textId="77777777" w:rsidR="00FA78CD" w:rsidRPr="00885843" w:rsidRDefault="00FA78CD" w:rsidP="00FA78CD">
      <w:pPr>
        <w:snapToGrid w:val="0"/>
        <w:jc w:val="center"/>
        <w:rPr>
          <w:sz w:val="24"/>
        </w:rPr>
      </w:pPr>
    </w:p>
    <w:p w14:paraId="407D2CEC" w14:textId="77777777" w:rsidR="00FA78CD" w:rsidRDefault="00FA78CD" w:rsidP="00FA78CD">
      <w:pPr>
        <w:snapToGrid w:val="0"/>
        <w:spacing w:line="360" w:lineRule="auto"/>
        <w:ind w:firstLineChars="200" w:firstLine="480"/>
        <w:rPr>
          <w:rFonts w:hAnsi="宋体"/>
          <w:sz w:val="24"/>
        </w:rPr>
      </w:pPr>
      <w:r w:rsidRPr="00885843">
        <w:rPr>
          <w:sz w:val="24"/>
        </w:rPr>
        <w:t>2</w:t>
      </w:r>
      <w:r w:rsidRPr="00885843">
        <w:rPr>
          <w:rFonts w:hAnsi="宋体"/>
          <w:sz w:val="24"/>
        </w:rPr>
        <w:t>）源程序清单</w:t>
      </w:r>
    </w:p>
    <w:p w14:paraId="1D31408A" w14:textId="77777777" w:rsidR="00FA78CD" w:rsidRPr="001A7D05" w:rsidRDefault="00FA78CD" w:rsidP="00FA78CD">
      <w:pPr>
        <w:snapToGrid w:val="0"/>
        <w:spacing w:line="360" w:lineRule="auto"/>
        <w:rPr>
          <w:sz w:val="24"/>
        </w:rPr>
      </w:pPr>
      <w:r w:rsidRPr="001A7D05">
        <w:rPr>
          <w:sz w:val="24"/>
        </w:rPr>
        <w:t>#include &lt;</w:t>
      </w:r>
      <w:proofErr w:type="spellStart"/>
      <w:r w:rsidRPr="001A7D05">
        <w:rPr>
          <w:sz w:val="24"/>
        </w:rPr>
        <w:t>stdio.h</w:t>
      </w:r>
      <w:proofErr w:type="spellEnd"/>
      <w:r w:rsidRPr="001A7D05">
        <w:rPr>
          <w:sz w:val="24"/>
        </w:rPr>
        <w:t>&gt;</w:t>
      </w:r>
    </w:p>
    <w:p w14:paraId="0585A9B4" w14:textId="77777777" w:rsidR="00FA78CD" w:rsidRPr="001A7D05" w:rsidRDefault="00FA78CD" w:rsidP="00FA78CD">
      <w:pPr>
        <w:snapToGrid w:val="0"/>
        <w:spacing w:line="360" w:lineRule="auto"/>
        <w:rPr>
          <w:sz w:val="24"/>
        </w:rPr>
      </w:pPr>
      <w:r w:rsidRPr="001A7D05">
        <w:rPr>
          <w:sz w:val="24"/>
        </w:rPr>
        <w:t>int main(void)</w:t>
      </w:r>
    </w:p>
    <w:p w14:paraId="73CC2160" w14:textId="77777777" w:rsidR="00FA78CD" w:rsidRPr="001A7D05" w:rsidRDefault="00FA78CD" w:rsidP="00FA78CD">
      <w:pPr>
        <w:snapToGrid w:val="0"/>
        <w:spacing w:line="360" w:lineRule="auto"/>
        <w:rPr>
          <w:sz w:val="24"/>
        </w:rPr>
      </w:pPr>
      <w:r w:rsidRPr="001A7D05">
        <w:rPr>
          <w:sz w:val="24"/>
        </w:rPr>
        <w:t>{</w:t>
      </w:r>
    </w:p>
    <w:p w14:paraId="7929488C" w14:textId="77777777" w:rsidR="00FA78CD" w:rsidRPr="001A7D05" w:rsidRDefault="00FA78CD" w:rsidP="00FA78CD">
      <w:pPr>
        <w:snapToGrid w:val="0"/>
        <w:spacing w:line="360" w:lineRule="auto"/>
        <w:rPr>
          <w:sz w:val="24"/>
        </w:rPr>
      </w:pPr>
      <w:r w:rsidRPr="001A7D05">
        <w:rPr>
          <w:sz w:val="24"/>
        </w:rPr>
        <w:tab/>
        <w:t>char c;</w:t>
      </w:r>
    </w:p>
    <w:p w14:paraId="3FD1199F" w14:textId="77777777" w:rsidR="00FA78CD" w:rsidRPr="001A7D05" w:rsidRDefault="00FA78CD" w:rsidP="00FA78CD">
      <w:pPr>
        <w:snapToGrid w:val="0"/>
        <w:spacing w:line="360" w:lineRule="auto"/>
        <w:rPr>
          <w:sz w:val="24"/>
        </w:rPr>
      </w:pPr>
      <w:r w:rsidRPr="001A7D05">
        <w:rPr>
          <w:sz w:val="24"/>
        </w:rPr>
        <w:tab/>
        <w:t xml:space="preserve">while ((c = </w:t>
      </w:r>
      <w:proofErr w:type="spellStart"/>
      <w:proofErr w:type="gramStart"/>
      <w:r w:rsidRPr="001A7D05">
        <w:rPr>
          <w:sz w:val="24"/>
        </w:rPr>
        <w:t>getchar</w:t>
      </w:r>
      <w:proofErr w:type="spellEnd"/>
      <w:r w:rsidRPr="001A7D05">
        <w:rPr>
          <w:sz w:val="24"/>
        </w:rPr>
        <w:t>(</w:t>
      </w:r>
      <w:proofErr w:type="gramEnd"/>
      <w:r w:rsidRPr="001A7D05">
        <w:rPr>
          <w:sz w:val="24"/>
        </w:rPr>
        <w:t>))!= EOF)</w:t>
      </w:r>
    </w:p>
    <w:p w14:paraId="53D0BEDA" w14:textId="77777777" w:rsidR="00FA78CD" w:rsidRPr="001A7D05" w:rsidRDefault="00FA78CD" w:rsidP="00FA78CD">
      <w:pPr>
        <w:snapToGrid w:val="0"/>
        <w:spacing w:line="360" w:lineRule="auto"/>
        <w:rPr>
          <w:sz w:val="24"/>
        </w:rPr>
      </w:pPr>
      <w:r w:rsidRPr="001A7D05">
        <w:rPr>
          <w:sz w:val="24"/>
        </w:rPr>
        <w:tab/>
        <w:t>{</w:t>
      </w:r>
    </w:p>
    <w:p w14:paraId="0A36A616" w14:textId="77777777" w:rsidR="00FA78CD" w:rsidRPr="001A7D05" w:rsidRDefault="00FA78CD" w:rsidP="00FA78CD">
      <w:pPr>
        <w:snapToGrid w:val="0"/>
        <w:spacing w:line="360" w:lineRule="auto"/>
        <w:rPr>
          <w:sz w:val="24"/>
        </w:rPr>
      </w:pPr>
      <w:r w:rsidRPr="001A7D05">
        <w:rPr>
          <w:sz w:val="24"/>
        </w:rPr>
        <w:tab/>
      </w:r>
      <w:r w:rsidRPr="001A7D05">
        <w:rPr>
          <w:sz w:val="24"/>
        </w:rPr>
        <w:tab/>
        <w:t>if (c &gt;= 'A' &amp;&amp; c &lt;= 'Z</w:t>
      </w:r>
      <w:proofErr w:type="gramStart"/>
      <w:r w:rsidRPr="001A7D05">
        <w:rPr>
          <w:sz w:val="24"/>
        </w:rPr>
        <w:t>')c</w:t>
      </w:r>
      <w:proofErr w:type="gramEnd"/>
      <w:r w:rsidRPr="001A7D05">
        <w:rPr>
          <w:sz w:val="24"/>
        </w:rPr>
        <w:t xml:space="preserve"> = c + 'a' - 'A';</w:t>
      </w:r>
    </w:p>
    <w:p w14:paraId="6D8E5B41" w14:textId="77777777" w:rsidR="00FA78CD" w:rsidRPr="001A7D05" w:rsidRDefault="00FA78CD" w:rsidP="00FA78CD">
      <w:pPr>
        <w:snapToGrid w:val="0"/>
        <w:spacing w:line="360" w:lineRule="auto"/>
        <w:rPr>
          <w:sz w:val="24"/>
        </w:rPr>
      </w:pPr>
      <w:r w:rsidRPr="001A7D05">
        <w:rPr>
          <w:sz w:val="24"/>
        </w:rPr>
        <w:tab/>
      </w:r>
      <w:r w:rsidRPr="001A7D05">
        <w:rPr>
          <w:sz w:val="24"/>
        </w:rPr>
        <w:tab/>
      </w:r>
      <w:proofErr w:type="spellStart"/>
      <w:r w:rsidRPr="001A7D05">
        <w:rPr>
          <w:sz w:val="24"/>
        </w:rPr>
        <w:t>putchar</w:t>
      </w:r>
      <w:proofErr w:type="spellEnd"/>
      <w:r w:rsidRPr="001A7D05">
        <w:rPr>
          <w:sz w:val="24"/>
        </w:rPr>
        <w:t>(c);</w:t>
      </w:r>
    </w:p>
    <w:p w14:paraId="094FAE79" w14:textId="77777777" w:rsidR="00FA78CD" w:rsidRPr="001A7D05" w:rsidRDefault="00FA78CD" w:rsidP="00FA78CD">
      <w:pPr>
        <w:snapToGrid w:val="0"/>
        <w:spacing w:line="360" w:lineRule="auto"/>
        <w:rPr>
          <w:sz w:val="24"/>
        </w:rPr>
      </w:pPr>
      <w:r w:rsidRPr="001A7D05">
        <w:rPr>
          <w:sz w:val="24"/>
        </w:rPr>
        <w:tab/>
        <w:t>}</w:t>
      </w:r>
    </w:p>
    <w:p w14:paraId="50E51420" w14:textId="77777777" w:rsidR="00FA78CD" w:rsidRPr="001A7D05" w:rsidRDefault="00FA78CD" w:rsidP="00FA78CD">
      <w:pPr>
        <w:snapToGrid w:val="0"/>
        <w:spacing w:line="360" w:lineRule="auto"/>
        <w:rPr>
          <w:sz w:val="24"/>
        </w:rPr>
      </w:pPr>
      <w:r w:rsidRPr="001A7D05">
        <w:rPr>
          <w:sz w:val="24"/>
        </w:rPr>
        <w:tab/>
        <w:t>return 0;</w:t>
      </w:r>
    </w:p>
    <w:p w14:paraId="7F41E3FE" w14:textId="77777777" w:rsidR="00FA78CD" w:rsidRPr="001A7D05" w:rsidRDefault="00FA78CD" w:rsidP="00FA78CD">
      <w:pPr>
        <w:snapToGrid w:val="0"/>
        <w:spacing w:line="360" w:lineRule="auto"/>
        <w:rPr>
          <w:sz w:val="24"/>
        </w:rPr>
      </w:pPr>
      <w:r w:rsidRPr="001A7D05">
        <w:rPr>
          <w:sz w:val="24"/>
        </w:rPr>
        <w:t>}</w:t>
      </w:r>
    </w:p>
    <w:p w14:paraId="1DD47558" w14:textId="77777777" w:rsidR="00FA78CD" w:rsidRPr="00885843" w:rsidRDefault="00FA78CD" w:rsidP="00FA78CD">
      <w:pPr>
        <w:snapToGrid w:val="0"/>
        <w:spacing w:line="360" w:lineRule="auto"/>
        <w:rPr>
          <w:sz w:val="24"/>
        </w:rPr>
      </w:pPr>
      <w:r w:rsidRPr="00885843">
        <w:rPr>
          <w:sz w:val="24"/>
        </w:rPr>
        <w:tab/>
        <w:t>3</w:t>
      </w:r>
      <w:r w:rsidRPr="00885843">
        <w:rPr>
          <w:rFonts w:hAnsi="宋体"/>
          <w:sz w:val="24"/>
        </w:rPr>
        <w:t>）测试</w:t>
      </w:r>
    </w:p>
    <w:p w14:paraId="7AA6845C" w14:textId="77777777" w:rsidR="00FA78CD" w:rsidRPr="00885843" w:rsidRDefault="00FA78CD" w:rsidP="00FA78CD">
      <w:pPr>
        <w:snapToGrid w:val="0"/>
        <w:spacing w:line="360" w:lineRule="auto"/>
        <w:ind w:firstLineChars="200" w:firstLine="480"/>
        <w:rPr>
          <w:sz w:val="24"/>
        </w:rPr>
      </w:pPr>
      <w:r w:rsidRPr="00885843">
        <w:rPr>
          <w:sz w:val="24"/>
        </w:rPr>
        <w:t xml:space="preserve">  </w:t>
      </w:r>
      <w:r w:rsidRPr="00885843">
        <w:rPr>
          <w:rFonts w:hAnsi="宋体"/>
          <w:sz w:val="24"/>
        </w:rPr>
        <w:t>（</w:t>
      </w:r>
      <w:r w:rsidRPr="00885843">
        <w:rPr>
          <w:sz w:val="24"/>
        </w:rPr>
        <w:t>a</w:t>
      </w:r>
      <w:r w:rsidRPr="00885843">
        <w:rPr>
          <w:rFonts w:hAnsi="宋体"/>
          <w:sz w:val="24"/>
        </w:rPr>
        <w:t>）</w:t>
      </w:r>
      <w:r w:rsidRPr="00885843">
        <w:rPr>
          <w:sz w:val="24"/>
        </w:rPr>
        <w:t xml:space="preserve"> </w:t>
      </w:r>
      <w:r w:rsidRPr="00885843">
        <w:rPr>
          <w:rFonts w:hAnsi="宋体"/>
          <w:sz w:val="24"/>
        </w:rPr>
        <w:t>测试数据：</w:t>
      </w:r>
    </w:p>
    <w:p w14:paraId="6130C3FE" w14:textId="77777777" w:rsidR="00FA78CD" w:rsidRDefault="00FA78CD" w:rsidP="00FA78CD">
      <w:pPr>
        <w:snapToGrid w:val="0"/>
        <w:spacing w:line="360" w:lineRule="auto"/>
        <w:ind w:firstLineChars="200" w:firstLine="480"/>
        <w:rPr>
          <w:sz w:val="24"/>
        </w:rPr>
      </w:pPr>
      <w:r w:rsidRPr="00885843">
        <w:rPr>
          <w:sz w:val="24"/>
        </w:rPr>
        <w:tab/>
        <w:t xml:space="preserve">  </w:t>
      </w:r>
      <w:r>
        <w:rPr>
          <w:sz w:val="24"/>
        </w:rPr>
        <w:t>A</w:t>
      </w:r>
    </w:p>
    <w:p w14:paraId="26DBC9CE" w14:textId="77777777" w:rsidR="00FA78CD" w:rsidRDefault="00FA78CD" w:rsidP="00FA78CD">
      <w:pPr>
        <w:snapToGrid w:val="0"/>
        <w:spacing w:line="360" w:lineRule="auto"/>
        <w:ind w:firstLineChars="200" w:firstLine="480"/>
        <w:rPr>
          <w:sz w:val="24"/>
        </w:rPr>
      </w:pPr>
      <w:r>
        <w:rPr>
          <w:sz w:val="24"/>
        </w:rPr>
        <w:tab/>
        <w:t xml:space="preserve">  b</w:t>
      </w:r>
    </w:p>
    <w:p w14:paraId="58D9B834" w14:textId="77777777" w:rsidR="00FA78CD" w:rsidRDefault="00FA78CD" w:rsidP="00FA78CD">
      <w:pPr>
        <w:snapToGrid w:val="0"/>
        <w:spacing w:line="360" w:lineRule="auto"/>
        <w:ind w:firstLineChars="200" w:firstLine="480"/>
        <w:rPr>
          <w:sz w:val="24"/>
        </w:rPr>
      </w:pPr>
      <w:r>
        <w:rPr>
          <w:rFonts w:hint="eastAsia"/>
          <w:sz w:val="24"/>
        </w:rPr>
        <w:t xml:space="preserve"> </w:t>
      </w:r>
      <w:r>
        <w:rPr>
          <w:sz w:val="24"/>
        </w:rPr>
        <w:t xml:space="preserve">    s</w:t>
      </w:r>
    </w:p>
    <w:p w14:paraId="337C90F6" w14:textId="77777777" w:rsidR="00FA78CD" w:rsidRPr="00885843" w:rsidRDefault="00FA78CD" w:rsidP="00FA78CD">
      <w:pPr>
        <w:snapToGrid w:val="0"/>
        <w:spacing w:line="360" w:lineRule="auto"/>
        <w:ind w:firstLineChars="400" w:firstLine="960"/>
        <w:rPr>
          <w:sz w:val="24"/>
        </w:rPr>
      </w:pPr>
      <w:proofErr w:type="spellStart"/>
      <w:r>
        <w:rPr>
          <w:rFonts w:hint="eastAsia"/>
          <w:sz w:val="24"/>
        </w:rPr>
        <w:t>C</w:t>
      </w:r>
      <w:r>
        <w:rPr>
          <w:sz w:val="24"/>
        </w:rPr>
        <w:t>trl+Z</w:t>
      </w:r>
      <w:proofErr w:type="spellEnd"/>
    </w:p>
    <w:p w14:paraId="4CD200B0" w14:textId="77777777" w:rsidR="00FA78CD" w:rsidRPr="00885843" w:rsidRDefault="00FA78CD" w:rsidP="00FA78CD">
      <w:pPr>
        <w:snapToGrid w:val="0"/>
        <w:spacing w:line="360" w:lineRule="auto"/>
        <w:ind w:firstLineChars="200" w:firstLine="480"/>
        <w:rPr>
          <w:sz w:val="24"/>
        </w:rPr>
      </w:pPr>
      <w:r w:rsidRPr="00885843">
        <w:rPr>
          <w:sz w:val="24"/>
        </w:rPr>
        <w:t xml:space="preserve">  </w:t>
      </w:r>
      <w:r w:rsidRPr="00885843">
        <w:rPr>
          <w:rFonts w:hAnsi="宋体"/>
          <w:sz w:val="24"/>
        </w:rPr>
        <w:t>（</w:t>
      </w:r>
      <w:r w:rsidRPr="00885843">
        <w:rPr>
          <w:sz w:val="24"/>
        </w:rPr>
        <w:t>b</w:t>
      </w:r>
      <w:r w:rsidRPr="00885843">
        <w:rPr>
          <w:rFonts w:hAnsi="宋体"/>
          <w:sz w:val="24"/>
        </w:rPr>
        <w:t>）</w:t>
      </w:r>
      <w:r w:rsidRPr="00885843">
        <w:rPr>
          <w:sz w:val="24"/>
        </w:rPr>
        <w:t xml:space="preserve"> </w:t>
      </w:r>
      <w:r w:rsidRPr="00885843">
        <w:rPr>
          <w:rFonts w:hAnsi="宋体"/>
          <w:sz w:val="24"/>
        </w:rPr>
        <w:t>对应测试数据的运行结果截图</w:t>
      </w:r>
    </w:p>
    <w:p w14:paraId="2F71392E" w14:textId="77777777" w:rsidR="00FA78CD" w:rsidRPr="00885843" w:rsidRDefault="00FA78CD" w:rsidP="00FA78CD">
      <w:pPr>
        <w:snapToGrid w:val="0"/>
        <w:spacing w:line="360" w:lineRule="auto"/>
        <w:ind w:firstLineChars="200" w:firstLine="480"/>
        <w:rPr>
          <w:sz w:val="24"/>
        </w:rPr>
      </w:pPr>
      <w:r w:rsidRPr="00885843">
        <w:rPr>
          <w:sz w:val="24"/>
        </w:rPr>
        <w:t xml:space="preserve">  </w:t>
      </w:r>
      <w:r w:rsidRPr="00885843">
        <w:rPr>
          <w:sz w:val="24"/>
        </w:rPr>
        <w:tab/>
        <w:t xml:space="preserve">  </w:t>
      </w:r>
      <w:r>
        <w:rPr>
          <w:sz w:val="24"/>
        </w:rPr>
        <w:t xml:space="preserve">  </w:t>
      </w:r>
      <w:r>
        <w:rPr>
          <w:noProof/>
        </w:rPr>
        <w:drawing>
          <wp:inline distT="0" distB="0" distL="0" distR="0" wp14:anchorId="47DD4B0D" wp14:editId="0F951F59">
            <wp:extent cx="1981372" cy="1348857"/>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81372" cy="1348857"/>
                    </a:xfrm>
                    <a:prstGeom prst="rect">
                      <a:avLst/>
                    </a:prstGeom>
                  </pic:spPr>
                </pic:pic>
              </a:graphicData>
            </a:graphic>
          </wp:inline>
        </w:drawing>
      </w:r>
    </w:p>
    <w:p w14:paraId="25AB5A00" w14:textId="77777777" w:rsidR="00FA78CD" w:rsidRPr="00885843" w:rsidRDefault="00FA78CD" w:rsidP="00FA78CD">
      <w:pPr>
        <w:snapToGrid w:val="0"/>
        <w:spacing w:line="360" w:lineRule="auto"/>
        <w:rPr>
          <w:sz w:val="24"/>
        </w:rPr>
      </w:pPr>
      <w:r w:rsidRPr="00885843">
        <w:rPr>
          <w:rFonts w:hAnsi="宋体"/>
          <w:sz w:val="24"/>
        </w:rPr>
        <w:t>（</w:t>
      </w:r>
      <w:r w:rsidRPr="00885843">
        <w:rPr>
          <w:sz w:val="24"/>
        </w:rPr>
        <w:t>2</w:t>
      </w:r>
      <w:r w:rsidRPr="00885843">
        <w:rPr>
          <w:rFonts w:hAnsi="宋体"/>
          <w:sz w:val="24"/>
        </w:rPr>
        <w:t>）编写一个程序，输入无符号短整数</w:t>
      </w:r>
      <w:r w:rsidRPr="00885843">
        <w:rPr>
          <w:sz w:val="24"/>
        </w:rPr>
        <w:t>x</w:t>
      </w:r>
      <w:r w:rsidRPr="00885843">
        <w:rPr>
          <w:rFonts w:hAnsi="宋体"/>
          <w:sz w:val="24"/>
        </w:rPr>
        <w:t>，ｍ，ｎ（</w:t>
      </w:r>
      <w:r w:rsidRPr="00885843">
        <w:rPr>
          <w:sz w:val="24"/>
        </w:rPr>
        <w:t>0 ≤</w:t>
      </w:r>
      <w:r w:rsidRPr="00885843">
        <w:rPr>
          <w:rFonts w:hAnsi="宋体"/>
          <w:sz w:val="24"/>
        </w:rPr>
        <w:t>ｍ</w:t>
      </w:r>
      <w:r w:rsidRPr="00885843">
        <w:rPr>
          <w:sz w:val="24"/>
        </w:rPr>
        <w:t xml:space="preserve">≤ 15, 1 ≤ </w:t>
      </w:r>
      <w:r w:rsidRPr="00885843">
        <w:rPr>
          <w:rFonts w:hAnsi="宋体"/>
          <w:sz w:val="24"/>
        </w:rPr>
        <w:t>ｎ</w:t>
      </w:r>
      <w:r w:rsidRPr="00885843">
        <w:rPr>
          <w:sz w:val="24"/>
        </w:rPr>
        <w:t>≤ 16-</w:t>
      </w:r>
      <w:r w:rsidRPr="00885843">
        <w:rPr>
          <w:rFonts w:hAnsi="宋体"/>
          <w:sz w:val="24"/>
        </w:rPr>
        <w:t>ｍ）</w:t>
      </w:r>
      <w:r w:rsidRPr="00885843">
        <w:rPr>
          <w:sz w:val="24"/>
        </w:rPr>
        <w:t>,</w:t>
      </w:r>
      <w:r w:rsidRPr="00885843">
        <w:rPr>
          <w:rFonts w:hAnsi="宋体"/>
          <w:sz w:val="24"/>
        </w:rPr>
        <w:t>取出</w:t>
      </w:r>
      <w:r w:rsidRPr="00885843">
        <w:rPr>
          <w:sz w:val="24"/>
        </w:rPr>
        <w:t>x</w:t>
      </w:r>
      <w:r w:rsidRPr="00885843">
        <w:rPr>
          <w:rFonts w:hAnsi="宋体"/>
          <w:sz w:val="24"/>
        </w:rPr>
        <w:t>从第ｍ位开始向左的ｎ位（ｍ从右至左编号为</w:t>
      </w:r>
      <w:r w:rsidRPr="00885843">
        <w:rPr>
          <w:sz w:val="24"/>
        </w:rPr>
        <w:t>0</w:t>
      </w:r>
      <w:r w:rsidRPr="00885843">
        <w:rPr>
          <w:rFonts w:hAnsi="宋体"/>
          <w:sz w:val="24"/>
        </w:rPr>
        <w:t>～</w:t>
      </w:r>
      <w:r w:rsidRPr="00885843">
        <w:rPr>
          <w:sz w:val="24"/>
        </w:rPr>
        <w:t>15</w:t>
      </w:r>
      <w:r w:rsidRPr="00885843">
        <w:rPr>
          <w:rFonts w:hAnsi="宋体"/>
          <w:sz w:val="24"/>
        </w:rPr>
        <w:t>），并使其向左端（第</w:t>
      </w:r>
      <w:r w:rsidRPr="00885843">
        <w:rPr>
          <w:sz w:val="24"/>
        </w:rPr>
        <w:t>15</w:t>
      </w:r>
      <w:r w:rsidRPr="00885843">
        <w:rPr>
          <w:rFonts w:hAnsi="宋体"/>
          <w:sz w:val="24"/>
        </w:rPr>
        <w:t>位）靠齐。</w:t>
      </w:r>
    </w:p>
    <w:p w14:paraId="39A885FF" w14:textId="77777777" w:rsidR="00FA78CD" w:rsidRPr="00885843" w:rsidRDefault="00FA78CD" w:rsidP="00FA78CD">
      <w:pPr>
        <w:snapToGrid w:val="0"/>
        <w:spacing w:line="360" w:lineRule="auto"/>
        <w:rPr>
          <w:b/>
          <w:sz w:val="24"/>
        </w:rPr>
      </w:pPr>
      <w:r w:rsidRPr="00885843">
        <w:rPr>
          <w:rFonts w:hAnsi="宋体"/>
          <w:b/>
          <w:sz w:val="24"/>
        </w:rPr>
        <w:t>解答：</w:t>
      </w:r>
    </w:p>
    <w:p w14:paraId="112952DE" w14:textId="77777777" w:rsidR="00FA78CD" w:rsidRPr="00885843" w:rsidRDefault="00FA78CD" w:rsidP="00FA78CD">
      <w:pPr>
        <w:snapToGrid w:val="0"/>
        <w:spacing w:line="360" w:lineRule="auto"/>
        <w:rPr>
          <w:sz w:val="24"/>
        </w:rPr>
      </w:pPr>
      <w:r w:rsidRPr="00885843">
        <w:rPr>
          <w:sz w:val="24"/>
        </w:rPr>
        <w:t xml:space="preserve">  1) </w:t>
      </w:r>
      <w:r w:rsidRPr="00885843">
        <w:rPr>
          <w:rFonts w:hAnsi="宋体"/>
          <w:sz w:val="24"/>
        </w:rPr>
        <w:t>解题思路：</w:t>
      </w:r>
    </w:p>
    <w:p w14:paraId="795CD035" w14:textId="77777777" w:rsidR="00FA78CD" w:rsidRPr="00885843" w:rsidRDefault="00FA78CD" w:rsidP="00FA78CD">
      <w:pPr>
        <w:snapToGrid w:val="0"/>
        <w:spacing w:line="360" w:lineRule="auto"/>
        <w:rPr>
          <w:sz w:val="24"/>
        </w:rPr>
      </w:pPr>
      <w:r w:rsidRPr="00885843">
        <w:rPr>
          <w:sz w:val="24"/>
        </w:rPr>
        <w:tab/>
        <w:t>1.</w:t>
      </w:r>
      <w:r w:rsidRPr="00885843">
        <w:rPr>
          <w:rFonts w:hAnsi="宋体"/>
          <w:sz w:val="24"/>
        </w:rPr>
        <w:t>输入</w:t>
      </w:r>
      <w:r w:rsidRPr="00885843">
        <w:rPr>
          <w:sz w:val="24"/>
        </w:rPr>
        <w:t>x</w:t>
      </w:r>
      <w:r w:rsidRPr="00885843">
        <w:rPr>
          <w:rFonts w:hAnsi="宋体"/>
          <w:sz w:val="24"/>
        </w:rPr>
        <w:t>，</w:t>
      </w:r>
      <w:r w:rsidRPr="00885843">
        <w:rPr>
          <w:sz w:val="24"/>
        </w:rPr>
        <w:t>m</w:t>
      </w:r>
      <w:r w:rsidRPr="00885843">
        <w:rPr>
          <w:rFonts w:hAnsi="宋体"/>
          <w:sz w:val="24"/>
        </w:rPr>
        <w:t>，</w:t>
      </w:r>
      <w:r w:rsidRPr="00885843">
        <w:rPr>
          <w:sz w:val="24"/>
        </w:rPr>
        <w:t>n</w:t>
      </w:r>
      <w:r w:rsidRPr="00885843">
        <w:rPr>
          <w:rFonts w:hAnsi="宋体"/>
          <w:sz w:val="24"/>
        </w:rPr>
        <w:t>，为了方便分析测试结果，</w:t>
      </w:r>
      <w:r w:rsidRPr="00885843">
        <w:rPr>
          <w:sz w:val="24"/>
        </w:rPr>
        <w:t>x</w:t>
      </w:r>
      <w:r w:rsidRPr="00885843">
        <w:rPr>
          <w:rFonts w:hAnsi="宋体"/>
          <w:sz w:val="24"/>
        </w:rPr>
        <w:t>的输入采用</w:t>
      </w:r>
      <w:r w:rsidRPr="00885843">
        <w:rPr>
          <w:sz w:val="24"/>
        </w:rPr>
        <w:t>16</w:t>
      </w:r>
      <w:r w:rsidRPr="00885843">
        <w:rPr>
          <w:rFonts w:hAnsi="宋体"/>
          <w:sz w:val="24"/>
        </w:rPr>
        <w:t>进制</w:t>
      </w:r>
    </w:p>
    <w:p w14:paraId="78AC7EFB" w14:textId="77777777" w:rsidR="00FA78CD" w:rsidRPr="00885843" w:rsidRDefault="00FA78CD" w:rsidP="00FA78CD">
      <w:pPr>
        <w:snapToGrid w:val="0"/>
        <w:spacing w:line="360" w:lineRule="auto"/>
        <w:rPr>
          <w:sz w:val="24"/>
        </w:rPr>
      </w:pPr>
      <w:r w:rsidRPr="00885843">
        <w:rPr>
          <w:sz w:val="24"/>
        </w:rPr>
        <w:tab/>
        <w:t>2.</w:t>
      </w:r>
      <w:r w:rsidRPr="00885843">
        <w:rPr>
          <w:rFonts w:hAnsi="宋体"/>
          <w:sz w:val="24"/>
        </w:rPr>
        <w:t>如果</w:t>
      </w:r>
      <w:r w:rsidRPr="00885843">
        <w:rPr>
          <w:sz w:val="24"/>
        </w:rPr>
        <w:t>0 ≤</w:t>
      </w:r>
      <w:r w:rsidRPr="00885843">
        <w:rPr>
          <w:rFonts w:hAnsi="宋体"/>
          <w:sz w:val="24"/>
        </w:rPr>
        <w:t>ｍ</w:t>
      </w:r>
      <w:r w:rsidRPr="00885843">
        <w:rPr>
          <w:sz w:val="24"/>
        </w:rPr>
        <w:t xml:space="preserve">≤ 15, 1 ≤ </w:t>
      </w:r>
      <w:r w:rsidRPr="00885843">
        <w:rPr>
          <w:rFonts w:hAnsi="宋体"/>
          <w:sz w:val="24"/>
        </w:rPr>
        <w:t>ｎ</w:t>
      </w:r>
      <w:r w:rsidRPr="00885843">
        <w:rPr>
          <w:sz w:val="24"/>
        </w:rPr>
        <w:t>≤ 16-</w:t>
      </w:r>
      <w:r w:rsidRPr="00885843">
        <w:rPr>
          <w:rFonts w:hAnsi="宋体"/>
          <w:sz w:val="24"/>
        </w:rPr>
        <w:t>ｍ，转</w:t>
      </w:r>
      <w:r w:rsidRPr="00885843">
        <w:rPr>
          <w:sz w:val="24"/>
        </w:rPr>
        <w:t>2.1</w:t>
      </w:r>
      <w:r w:rsidRPr="00885843">
        <w:rPr>
          <w:rFonts w:hAnsi="宋体"/>
          <w:sz w:val="24"/>
        </w:rPr>
        <w:t>，否则转</w:t>
      </w:r>
      <w:r w:rsidRPr="00885843">
        <w:rPr>
          <w:sz w:val="24"/>
        </w:rPr>
        <w:t>3.</w:t>
      </w:r>
    </w:p>
    <w:p w14:paraId="0C905B99" w14:textId="77777777" w:rsidR="00FA78CD" w:rsidRPr="00885843" w:rsidRDefault="00FA78CD" w:rsidP="00FA78CD">
      <w:pPr>
        <w:snapToGrid w:val="0"/>
        <w:spacing w:line="360" w:lineRule="auto"/>
        <w:rPr>
          <w:sz w:val="24"/>
        </w:rPr>
      </w:pPr>
      <w:r w:rsidRPr="00885843">
        <w:rPr>
          <w:sz w:val="24"/>
        </w:rPr>
        <w:lastRenderedPageBreak/>
        <w:tab/>
      </w:r>
      <w:r w:rsidRPr="00885843">
        <w:rPr>
          <w:sz w:val="24"/>
        </w:rPr>
        <w:tab/>
        <w:t xml:space="preserve">2.1 </w:t>
      </w:r>
      <w:r w:rsidRPr="00885843">
        <w:rPr>
          <w:rFonts w:hAnsi="宋体"/>
          <w:sz w:val="24"/>
        </w:rPr>
        <w:t>首先</w:t>
      </w:r>
      <w:r w:rsidRPr="00885843">
        <w:rPr>
          <w:sz w:val="24"/>
        </w:rPr>
        <w:t>x&gt;&gt;m</w:t>
      </w:r>
      <w:r w:rsidRPr="00885843">
        <w:rPr>
          <w:rFonts w:hAnsi="宋体"/>
          <w:sz w:val="24"/>
        </w:rPr>
        <w:t>，将要处理的</w:t>
      </w:r>
      <w:r w:rsidRPr="00885843">
        <w:rPr>
          <w:sz w:val="24"/>
        </w:rPr>
        <w:t>n</w:t>
      </w:r>
      <w:r w:rsidRPr="00885843">
        <w:rPr>
          <w:rFonts w:hAnsi="宋体"/>
          <w:sz w:val="24"/>
        </w:rPr>
        <w:t>位移动到最右；</w:t>
      </w:r>
    </w:p>
    <w:p w14:paraId="1916AC2A" w14:textId="77777777" w:rsidR="00FA78CD" w:rsidRPr="00885843" w:rsidRDefault="00FA78CD" w:rsidP="00FA78CD">
      <w:pPr>
        <w:snapToGrid w:val="0"/>
        <w:spacing w:line="360" w:lineRule="auto"/>
        <w:rPr>
          <w:sz w:val="24"/>
        </w:rPr>
      </w:pPr>
      <w:r w:rsidRPr="00885843">
        <w:rPr>
          <w:sz w:val="24"/>
        </w:rPr>
        <w:tab/>
      </w:r>
      <w:r w:rsidRPr="00885843">
        <w:rPr>
          <w:sz w:val="24"/>
        </w:rPr>
        <w:tab/>
        <w:t xml:space="preserve">2.2 </w:t>
      </w:r>
      <w:r w:rsidRPr="00885843">
        <w:rPr>
          <w:rFonts w:hAnsi="宋体"/>
          <w:sz w:val="24"/>
        </w:rPr>
        <w:t>再将上一步的结果左移</w:t>
      </w:r>
      <w:r>
        <w:rPr>
          <w:sz w:val="24"/>
        </w:rPr>
        <w:t>16-n</w:t>
      </w:r>
      <w:r w:rsidRPr="00885843">
        <w:rPr>
          <w:rFonts w:hAnsi="宋体"/>
          <w:sz w:val="24"/>
        </w:rPr>
        <w:t>位，即：</w:t>
      </w:r>
      <w:r w:rsidRPr="00885843">
        <w:rPr>
          <w:sz w:val="24"/>
        </w:rPr>
        <w:t xml:space="preserve"> </w:t>
      </w:r>
      <w:r>
        <w:rPr>
          <w:sz w:val="24"/>
        </w:rPr>
        <w:t>(x&gt;&gt;</w:t>
      </w:r>
      <w:proofErr w:type="gramStart"/>
      <w:r>
        <w:rPr>
          <w:sz w:val="24"/>
        </w:rPr>
        <w:t>m)&lt;</w:t>
      </w:r>
      <w:proofErr w:type="gramEnd"/>
      <w:r>
        <w:rPr>
          <w:sz w:val="24"/>
        </w:rPr>
        <w:t>&lt;(16-n)</w:t>
      </w:r>
    </w:p>
    <w:p w14:paraId="15D787D9" w14:textId="77777777" w:rsidR="00FA78CD" w:rsidRPr="00885843" w:rsidRDefault="00FA78CD" w:rsidP="00FA78CD">
      <w:pPr>
        <w:snapToGrid w:val="0"/>
        <w:spacing w:line="360" w:lineRule="auto"/>
        <w:rPr>
          <w:sz w:val="24"/>
        </w:rPr>
      </w:pPr>
      <w:r w:rsidRPr="00885843">
        <w:rPr>
          <w:sz w:val="24"/>
        </w:rPr>
        <w:tab/>
      </w:r>
      <w:r w:rsidRPr="00885843">
        <w:rPr>
          <w:sz w:val="24"/>
        </w:rPr>
        <w:tab/>
        <w:t xml:space="preserve">2.3 </w:t>
      </w:r>
      <w:r w:rsidRPr="00885843">
        <w:rPr>
          <w:rFonts w:hAnsi="宋体"/>
          <w:sz w:val="24"/>
        </w:rPr>
        <w:t>用</w:t>
      </w:r>
      <w:r w:rsidRPr="00885843">
        <w:rPr>
          <w:sz w:val="24"/>
        </w:rPr>
        <w:t>16</w:t>
      </w:r>
      <w:r w:rsidRPr="00885843">
        <w:rPr>
          <w:rFonts w:hAnsi="宋体"/>
          <w:sz w:val="24"/>
        </w:rPr>
        <w:t>进制输出结果并转</w:t>
      </w:r>
      <w:r w:rsidRPr="00885843">
        <w:rPr>
          <w:sz w:val="24"/>
        </w:rPr>
        <w:t>4.</w:t>
      </w:r>
    </w:p>
    <w:p w14:paraId="08835957" w14:textId="77777777" w:rsidR="00FA78CD" w:rsidRPr="00885843" w:rsidRDefault="00FA78CD" w:rsidP="00FA78CD">
      <w:pPr>
        <w:snapToGrid w:val="0"/>
        <w:spacing w:line="360" w:lineRule="auto"/>
        <w:rPr>
          <w:sz w:val="24"/>
        </w:rPr>
      </w:pPr>
      <w:r w:rsidRPr="00885843">
        <w:rPr>
          <w:sz w:val="24"/>
        </w:rPr>
        <w:tab/>
        <w:t xml:space="preserve">3. </w:t>
      </w:r>
      <w:r w:rsidRPr="00885843">
        <w:rPr>
          <w:rFonts w:hAnsi="宋体"/>
          <w:sz w:val="24"/>
        </w:rPr>
        <w:t>显示输入错误信息；</w:t>
      </w:r>
    </w:p>
    <w:p w14:paraId="3207195A" w14:textId="77777777" w:rsidR="00FA78CD" w:rsidRPr="00885843" w:rsidRDefault="00FA78CD" w:rsidP="00FA78CD">
      <w:pPr>
        <w:snapToGrid w:val="0"/>
        <w:spacing w:line="360" w:lineRule="auto"/>
        <w:rPr>
          <w:sz w:val="24"/>
        </w:rPr>
      </w:pPr>
      <w:r w:rsidRPr="00885843">
        <w:rPr>
          <w:sz w:val="24"/>
        </w:rPr>
        <w:tab/>
        <w:t xml:space="preserve">4. </w:t>
      </w:r>
      <w:r w:rsidRPr="00885843">
        <w:rPr>
          <w:rFonts w:hAnsi="宋体"/>
          <w:sz w:val="24"/>
        </w:rPr>
        <w:t>结束</w:t>
      </w:r>
    </w:p>
    <w:p w14:paraId="556454C1" w14:textId="77777777" w:rsidR="00FA78CD" w:rsidRPr="00885843" w:rsidRDefault="00FA78CD" w:rsidP="00FA78CD">
      <w:pPr>
        <w:snapToGrid w:val="0"/>
        <w:spacing w:line="360" w:lineRule="auto"/>
        <w:rPr>
          <w:color w:val="FF0000"/>
          <w:sz w:val="24"/>
        </w:rPr>
      </w:pPr>
      <w:r w:rsidRPr="00885843">
        <w:rPr>
          <w:sz w:val="24"/>
        </w:rPr>
        <w:t xml:space="preserve">  2</w:t>
      </w:r>
      <w:r w:rsidRPr="00885843">
        <w:rPr>
          <w:rFonts w:hAnsi="宋体"/>
          <w:sz w:val="24"/>
        </w:rPr>
        <w:t>）程序清单</w:t>
      </w:r>
    </w:p>
    <w:p w14:paraId="05145FC3" w14:textId="77777777" w:rsidR="00FA78CD" w:rsidRPr="0073110B" w:rsidRDefault="00FA78CD" w:rsidP="00FA78CD">
      <w:pPr>
        <w:snapToGrid w:val="0"/>
        <w:rPr>
          <w:sz w:val="24"/>
        </w:rPr>
      </w:pPr>
      <w:r w:rsidRPr="0073110B">
        <w:rPr>
          <w:sz w:val="24"/>
        </w:rPr>
        <w:t>#include &lt;</w:t>
      </w:r>
      <w:proofErr w:type="spellStart"/>
      <w:r w:rsidRPr="0073110B">
        <w:rPr>
          <w:sz w:val="24"/>
        </w:rPr>
        <w:t>stdio.h</w:t>
      </w:r>
      <w:proofErr w:type="spellEnd"/>
      <w:r w:rsidRPr="0073110B">
        <w:rPr>
          <w:sz w:val="24"/>
        </w:rPr>
        <w:t>&gt;</w:t>
      </w:r>
    </w:p>
    <w:p w14:paraId="79AA61AD" w14:textId="77777777" w:rsidR="00FA78CD" w:rsidRPr="0073110B" w:rsidRDefault="00FA78CD" w:rsidP="00FA78CD">
      <w:pPr>
        <w:snapToGrid w:val="0"/>
        <w:rPr>
          <w:sz w:val="24"/>
        </w:rPr>
      </w:pPr>
      <w:r w:rsidRPr="0073110B">
        <w:rPr>
          <w:sz w:val="24"/>
        </w:rPr>
        <w:t>int main(void) {</w:t>
      </w:r>
    </w:p>
    <w:p w14:paraId="18721FA3" w14:textId="77777777" w:rsidR="00FA78CD" w:rsidRPr="0073110B" w:rsidRDefault="00FA78CD" w:rsidP="00FA78CD">
      <w:pPr>
        <w:snapToGrid w:val="0"/>
        <w:ind w:firstLine="420"/>
        <w:rPr>
          <w:sz w:val="24"/>
        </w:rPr>
      </w:pPr>
      <w:r w:rsidRPr="0073110B">
        <w:rPr>
          <w:sz w:val="24"/>
        </w:rPr>
        <w:t>unsigned short x, m, n;</w:t>
      </w:r>
    </w:p>
    <w:p w14:paraId="6D34785E" w14:textId="77777777" w:rsidR="00FA78CD" w:rsidRPr="0073110B" w:rsidRDefault="00FA78CD" w:rsidP="00FA78CD">
      <w:pPr>
        <w:snapToGrid w:val="0"/>
        <w:rPr>
          <w:sz w:val="24"/>
        </w:rPr>
      </w:pPr>
      <w:r w:rsidRPr="0073110B">
        <w:rPr>
          <w:sz w:val="24"/>
        </w:rPr>
        <w:t xml:space="preserve">   </w:t>
      </w:r>
      <w:r>
        <w:rPr>
          <w:sz w:val="24"/>
        </w:rPr>
        <w:t xml:space="preserve"> </w:t>
      </w:r>
      <w:proofErr w:type="spellStart"/>
      <w:proofErr w:type="gramStart"/>
      <w:r>
        <w:rPr>
          <w:sz w:val="24"/>
        </w:rPr>
        <w:t>s</w:t>
      </w:r>
      <w:r w:rsidRPr="0073110B">
        <w:rPr>
          <w:sz w:val="24"/>
        </w:rPr>
        <w:t>canf</w:t>
      </w:r>
      <w:proofErr w:type="spellEnd"/>
      <w:r w:rsidRPr="0073110B">
        <w:rPr>
          <w:sz w:val="24"/>
        </w:rPr>
        <w:t>(</w:t>
      </w:r>
      <w:proofErr w:type="gramEnd"/>
      <w:r w:rsidRPr="0073110B">
        <w:rPr>
          <w:sz w:val="24"/>
        </w:rPr>
        <w:t>"%</w:t>
      </w:r>
      <w:proofErr w:type="spellStart"/>
      <w:r w:rsidRPr="0073110B">
        <w:rPr>
          <w:sz w:val="24"/>
        </w:rPr>
        <w:t>hx%hu%hu</w:t>
      </w:r>
      <w:proofErr w:type="spellEnd"/>
      <w:r w:rsidRPr="0073110B">
        <w:rPr>
          <w:sz w:val="24"/>
        </w:rPr>
        <w:t>", &amp;x, &amp;m, &amp;n);</w:t>
      </w:r>
    </w:p>
    <w:p w14:paraId="10FAAB48" w14:textId="77777777" w:rsidR="00FA78CD" w:rsidRPr="0073110B" w:rsidRDefault="00FA78CD" w:rsidP="00FA78CD">
      <w:pPr>
        <w:snapToGrid w:val="0"/>
        <w:rPr>
          <w:sz w:val="24"/>
        </w:rPr>
      </w:pPr>
      <w:r w:rsidRPr="0073110B">
        <w:rPr>
          <w:sz w:val="24"/>
        </w:rPr>
        <w:t xml:space="preserve">    if (m &gt;= 0 &amp;&amp; m &lt;= 15 &amp;&amp; n &gt;= 1 &amp;&amp; n &lt;= 16 - m) </w:t>
      </w:r>
      <w:proofErr w:type="spellStart"/>
      <w:proofErr w:type="gramStart"/>
      <w:r w:rsidRPr="0073110B">
        <w:rPr>
          <w:sz w:val="24"/>
        </w:rPr>
        <w:t>printf</w:t>
      </w:r>
      <w:proofErr w:type="spellEnd"/>
      <w:r w:rsidRPr="0073110B">
        <w:rPr>
          <w:sz w:val="24"/>
        </w:rPr>
        <w:t>(</w:t>
      </w:r>
      <w:proofErr w:type="gramEnd"/>
      <w:r w:rsidRPr="0073110B">
        <w:rPr>
          <w:sz w:val="24"/>
        </w:rPr>
        <w:t>"%hx", (x&gt;&gt;m)&lt;&lt;(16-n));</w:t>
      </w:r>
    </w:p>
    <w:p w14:paraId="7B89A9D1" w14:textId="77777777" w:rsidR="00FA78CD" w:rsidRPr="0073110B" w:rsidRDefault="00FA78CD" w:rsidP="00FA78CD">
      <w:pPr>
        <w:snapToGrid w:val="0"/>
        <w:rPr>
          <w:sz w:val="24"/>
        </w:rPr>
      </w:pPr>
      <w:r w:rsidRPr="0073110B">
        <w:rPr>
          <w:sz w:val="24"/>
        </w:rPr>
        <w:t xml:space="preserve">    else </w:t>
      </w:r>
      <w:proofErr w:type="spellStart"/>
      <w:r w:rsidRPr="0073110B">
        <w:rPr>
          <w:sz w:val="24"/>
        </w:rPr>
        <w:t>printf</w:t>
      </w:r>
      <w:proofErr w:type="spellEnd"/>
      <w:r w:rsidRPr="0073110B">
        <w:rPr>
          <w:sz w:val="24"/>
        </w:rPr>
        <w:t>("error");</w:t>
      </w:r>
    </w:p>
    <w:p w14:paraId="6B44ADC2" w14:textId="77777777" w:rsidR="00FA78CD" w:rsidRPr="0073110B" w:rsidRDefault="00FA78CD" w:rsidP="00FA78CD">
      <w:pPr>
        <w:snapToGrid w:val="0"/>
        <w:rPr>
          <w:sz w:val="24"/>
        </w:rPr>
      </w:pPr>
      <w:r w:rsidRPr="0073110B">
        <w:rPr>
          <w:sz w:val="24"/>
        </w:rPr>
        <w:t xml:space="preserve">    return 0;</w:t>
      </w:r>
    </w:p>
    <w:p w14:paraId="44CAEEFA" w14:textId="77777777" w:rsidR="00FA78CD" w:rsidRDefault="00FA78CD" w:rsidP="00FA78CD">
      <w:pPr>
        <w:snapToGrid w:val="0"/>
        <w:rPr>
          <w:sz w:val="24"/>
        </w:rPr>
      </w:pPr>
      <w:r w:rsidRPr="0073110B">
        <w:rPr>
          <w:sz w:val="24"/>
        </w:rPr>
        <w:t>}</w:t>
      </w:r>
      <w:r w:rsidRPr="00885843">
        <w:rPr>
          <w:sz w:val="24"/>
        </w:rPr>
        <w:t xml:space="preserve">  </w:t>
      </w:r>
    </w:p>
    <w:p w14:paraId="383EBE45" w14:textId="77777777" w:rsidR="00FA78CD" w:rsidRPr="00885843" w:rsidRDefault="00FA78CD" w:rsidP="00FA78CD">
      <w:pPr>
        <w:snapToGrid w:val="0"/>
        <w:rPr>
          <w:sz w:val="24"/>
        </w:rPr>
      </w:pPr>
      <w:r w:rsidRPr="00885843">
        <w:rPr>
          <w:sz w:val="24"/>
        </w:rPr>
        <w:t>3</w:t>
      </w:r>
      <w:r w:rsidRPr="00885843">
        <w:rPr>
          <w:rFonts w:hAnsi="宋体"/>
          <w:sz w:val="24"/>
        </w:rPr>
        <w:t>）测试</w:t>
      </w:r>
    </w:p>
    <w:p w14:paraId="5A16218D" w14:textId="77777777" w:rsidR="00FA78CD" w:rsidRDefault="00FA78CD" w:rsidP="00FA78CD">
      <w:pPr>
        <w:rPr>
          <w:sz w:val="24"/>
        </w:rPr>
      </w:pPr>
      <w:r w:rsidRPr="00885843">
        <w:rPr>
          <w:sz w:val="24"/>
        </w:rPr>
        <w:t xml:space="preserve">  </w:t>
      </w:r>
      <w:r w:rsidRPr="00885843">
        <w:rPr>
          <w:sz w:val="24"/>
        </w:rPr>
        <w:t>（</w:t>
      </w:r>
      <w:r w:rsidRPr="00885843">
        <w:rPr>
          <w:sz w:val="24"/>
        </w:rPr>
        <w:t>a</w:t>
      </w:r>
      <w:r w:rsidRPr="00885843">
        <w:rPr>
          <w:sz w:val="24"/>
        </w:rPr>
        <w:t>）</w:t>
      </w:r>
      <w:r w:rsidRPr="00885843">
        <w:rPr>
          <w:sz w:val="24"/>
        </w:rPr>
        <w:t xml:space="preserve"> </w:t>
      </w:r>
      <w:r w:rsidRPr="00885843">
        <w:rPr>
          <w:sz w:val="24"/>
        </w:rPr>
        <w:t>测试数据：</w:t>
      </w:r>
    </w:p>
    <w:p w14:paraId="1E11F8D0" w14:textId="77777777" w:rsidR="00FA78CD" w:rsidRDefault="00FA78CD" w:rsidP="00FA78CD">
      <w:pPr>
        <w:rPr>
          <w:sz w:val="24"/>
        </w:rPr>
      </w:pPr>
      <w:r>
        <w:rPr>
          <w:rFonts w:hint="eastAsia"/>
          <w:sz w:val="24"/>
        </w:rPr>
        <w:tab/>
      </w:r>
      <w:r>
        <w:rPr>
          <w:rFonts w:hint="eastAsia"/>
          <w:sz w:val="24"/>
        </w:rPr>
        <w:t>根据题目要求以及各种可能出现的错误情况构造数据如表</w:t>
      </w:r>
      <w:r>
        <w:rPr>
          <w:rFonts w:hint="eastAsia"/>
          <w:sz w:val="24"/>
        </w:rPr>
        <w:t>1-1</w:t>
      </w:r>
      <w:r>
        <w:rPr>
          <w:rFonts w:hint="eastAsia"/>
          <w:sz w:val="24"/>
        </w:rPr>
        <w:t>所示。</w:t>
      </w:r>
    </w:p>
    <w:p w14:paraId="32830E31" w14:textId="77777777" w:rsidR="00FA78CD" w:rsidRDefault="00FA78CD" w:rsidP="00FA78CD">
      <w:pPr>
        <w:rPr>
          <w:sz w:val="24"/>
        </w:rPr>
      </w:pPr>
    </w:p>
    <w:p w14:paraId="68C44457" w14:textId="77777777" w:rsidR="00FA78CD" w:rsidRPr="00885843" w:rsidRDefault="00FA78CD" w:rsidP="00FA78CD">
      <w:pPr>
        <w:jc w:val="center"/>
        <w:rPr>
          <w:rFonts w:eastAsia="黑体"/>
          <w:sz w:val="24"/>
        </w:rPr>
      </w:pPr>
      <w:r w:rsidRPr="00885843">
        <w:rPr>
          <w:rFonts w:eastAsia="黑体" w:hAnsi="黑体"/>
          <w:sz w:val="24"/>
        </w:rPr>
        <w:t>表</w:t>
      </w:r>
      <w:r w:rsidRPr="00885843">
        <w:rPr>
          <w:rFonts w:eastAsia="黑体"/>
          <w:sz w:val="24"/>
        </w:rPr>
        <w:t xml:space="preserve">1-1 </w:t>
      </w:r>
      <w:r w:rsidRPr="00885843">
        <w:rPr>
          <w:rFonts w:eastAsia="黑体" w:hAnsi="黑体"/>
          <w:sz w:val="24"/>
        </w:rPr>
        <w:t>编程题</w:t>
      </w:r>
      <w:r w:rsidRPr="00885843">
        <w:rPr>
          <w:rFonts w:eastAsia="黑体"/>
          <w:sz w:val="24"/>
        </w:rPr>
        <w:t>3</w:t>
      </w:r>
      <w:r w:rsidRPr="00885843">
        <w:rPr>
          <w:rFonts w:eastAsia="黑体" w:hAnsi="黑体"/>
          <w:sz w:val="24"/>
        </w:rPr>
        <w:t>的测试数据</w:t>
      </w:r>
    </w:p>
    <w:tbl>
      <w:tblPr>
        <w:tblStyle w:val="af1"/>
        <w:tblW w:w="0" w:type="auto"/>
        <w:tblLook w:val="04A0" w:firstRow="1" w:lastRow="0" w:firstColumn="1" w:lastColumn="0" w:noHBand="0" w:noVBand="1"/>
      </w:tblPr>
      <w:tblGrid>
        <w:gridCol w:w="788"/>
        <w:gridCol w:w="2894"/>
        <w:gridCol w:w="426"/>
        <w:gridCol w:w="368"/>
        <w:gridCol w:w="2153"/>
        <w:gridCol w:w="1893"/>
      </w:tblGrid>
      <w:tr w:rsidR="00FA78CD" w:rsidRPr="00885843" w14:paraId="3373F13E" w14:textId="77777777" w:rsidTr="00193B9C">
        <w:tc>
          <w:tcPr>
            <w:tcW w:w="0" w:type="auto"/>
            <w:vMerge w:val="restart"/>
          </w:tcPr>
          <w:p w14:paraId="4C7EB5F1" w14:textId="77777777" w:rsidR="00FA78CD" w:rsidRPr="00885843" w:rsidRDefault="00FA78CD" w:rsidP="00193B9C">
            <w:pPr>
              <w:jc w:val="center"/>
              <w:rPr>
                <w:rFonts w:ascii="Times New Roman" w:hAnsi="Times New Roman" w:cs="Times New Roman"/>
              </w:rPr>
            </w:pPr>
            <w:r w:rsidRPr="00885843">
              <w:rPr>
                <w:rFonts w:ascii="Times New Roman" w:hAnsi="Times New Roman" w:cs="Times New Roman"/>
              </w:rPr>
              <w:t>测试</w:t>
            </w:r>
          </w:p>
          <w:p w14:paraId="3416AD74" w14:textId="77777777" w:rsidR="00FA78CD" w:rsidRPr="00885843" w:rsidRDefault="00FA78CD" w:rsidP="00193B9C">
            <w:pPr>
              <w:jc w:val="center"/>
              <w:rPr>
                <w:rFonts w:ascii="Times New Roman" w:hAnsi="Times New Roman" w:cs="Times New Roman"/>
              </w:rPr>
            </w:pPr>
            <w:r w:rsidRPr="00885843">
              <w:rPr>
                <w:rFonts w:ascii="Times New Roman" w:hAnsi="Times New Roman" w:cs="Times New Roman"/>
              </w:rPr>
              <w:t>用例</w:t>
            </w:r>
          </w:p>
        </w:tc>
        <w:tc>
          <w:tcPr>
            <w:tcW w:w="0" w:type="auto"/>
            <w:gridSpan w:val="3"/>
          </w:tcPr>
          <w:p w14:paraId="6508F8E1" w14:textId="77777777" w:rsidR="00FA78CD" w:rsidRPr="00885843" w:rsidRDefault="00FA78CD" w:rsidP="00193B9C">
            <w:pPr>
              <w:jc w:val="center"/>
              <w:rPr>
                <w:rFonts w:ascii="Times New Roman" w:hAnsi="Times New Roman" w:cs="Times New Roman"/>
              </w:rPr>
            </w:pPr>
            <w:r w:rsidRPr="00885843">
              <w:rPr>
                <w:rFonts w:ascii="Times New Roman" w:hAnsi="Times New Roman" w:cs="Times New Roman"/>
              </w:rPr>
              <w:t>程</w:t>
            </w:r>
            <w:r w:rsidRPr="00885843">
              <w:rPr>
                <w:rFonts w:ascii="Times New Roman" w:hAnsi="Times New Roman" w:cs="Times New Roman"/>
              </w:rPr>
              <w:t xml:space="preserve"> </w:t>
            </w:r>
            <w:r w:rsidRPr="00885843">
              <w:rPr>
                <w:rFonts w:ascii="Times New Roman" w:hAnsi="Times New Roman" w:cs="Times New Roman"/>
              </w:rPr>
              <w:t>序</w:t>
            </w:r>
            <w:r w:rsidRPr="00885843">
              <w:rPr>
                <w:rFonts w:ascii="Times New Roman" w:hAnsi="Times New Roman" w:cs="Times New Roman"/>
              </w:rPr>
              <w:t xml:space="preserve"> </w:t>
            </w:r>
            <w:r w:rsidRPr="00885843">
              <w:rPr>
                <w:rFonts w:ascii="Times New Roman" w:hAnsi="Times New Roman" w:cs="Times New Roman"/>
              </w:rPr>
              <w:t>输</w:t>
            </w:r>
            <w:r w:rsidRPr="00885843">
              <w:rPr>
                <w:rFonts w:ascii="Times New Roman" w:hAnsi="Times New Roman" w:cs="Times New Roman"/>
              </w:rPr>
              <w:t xml:space="preserve"> </w:t>
            </w:r>
            <w:r w:rsidRPr="00885843">
              <w:rPr>
                <w:rFonts w:ascii="Times New Roman" w:hAnsi="Times New Roman" w:cs="Times New Roman"/>
              </w:rPr>
              <w:t>入</w:t>
            </w:r>
          </w:p>
        </w:tc>
        <w:tc>
          <w:tcPr>
            <w:tcW w:w="2153" w:type="dxa"/>
            <w:vMerge w:val="restart"/>
          </w:tcPr>
          <w:p w14:paraId="2440C35B" w14:textId="77777777" w:rsidR="00FA78CD" w:rsidRPr="00885843" w:rsidRDefault="00FA78CD" w:rsidP="00193B9C">
            <w:pPr>
              <w:jc w:val="center"/>
              <w:rPr>
                <w:rFonts w:ascii="Times New Roman" w:hAnsi="Times New Roman" w:cs="Times New Roman"/>
              </w:rPr>
            </w:pPr>
            <w:r w:rsidRPr="00885843">
              <w:rPr>
                <w:rFonts w:ascii="Times New Roman" w:hAnsi="Times New Roman" w:cs="Times New Roman"/>
              </w:rPr>
              <w:t>理</w:t>
            </w:r>
            <w:r w:rsidRPr="00885843">
              <w:rPr>
                <w:rFonts w:ascii="Times New Roman" w:hAnsi="Times New Roman" w:cs="Times New Roman"/>
              </w:rPr>
              <w:t xml:space="preserve"> </w:t>
            </w:r>
            <w:r w:rsidRPr="00885843">
              <w:rPr>
                <w:rFonts w:ascii="Times New Roman" w:hAnsi="Times New Roman" w:cs="Times New Roman"/>
              </w:rPr>
              <w:t>论</w:t>
            </w:r>
            <w:r w:rsidRPr="00885843">
              <w:rPr>
                <w:rFonts w:ascii="Times New Roman" w:hAnsi="Times New Roman" w:cs="Times New Roman"/>
              </w:rPr>
              <w:t xml:space="preserve"> </w:t>
            </w:r>
            <w:r w:rsidRPr="00885843">
              <w:rPr>
                <w:rFonts w:ascii="Times New Roman" w:hAnsi="Times New Roman" w:cs="Times New Roman"/>
              </w:rPr>
              <w:t>结</w:t>
            </w:r>
            <w:r w:rsidRPr="00885843">
              <w:rPr>
                <w:rFonts w:ascii="Times New Roman" w:hAnsi="Times New Roman" w:cs="Times New Roman"/>
              </w:rPr>
              <w:t xml:space="preserve"> </w:t>
            </w:r>
            <w:r w:rsidRPr="00885843">
              <w:rPr>
                <w:rFonts w:ascii="Times New Roman" w:hAnsi="Times New Roman" w:cs="Times New Roman"/>
              </w:rPr>
              <w:t>果</w:t>
            </w:r>
          </w:p>
          <w:p w14:paraId="639337F3" w14:textId="77777777" w:rsidR="00FA78CD" w:rsidRPr="00885843" w:rsidRDefault="00FA78CD" w:rsidP="00193B9C">
            <w:pPr>
              <w:jc w:val="center"/>
              <w:rPr>
                <w:rFonts w:ascii="Times New Roman" w:hAnsi="Times New Roman" w:cs="Times New Roman"/>
              </w:rPr>
            </w:pPr>
          </w:p>
        </w:tc>
        <w:tc>
          <w:tcPr>
            <w:tcW w:w="1893" w:type="dxa"/>
            <w:vMerge w:val="restart"/>
          </w:tcPr>
          <w:p w14:paraId="21D64078" w14:textId="77777777" w:rsidR="00FA78CD" w:rsidRPr="00885843" w:rsidRDefault="00FA78CD" w:rsidP="00193B9C">
            <w:pPr>
              <w:jc w:val="center"/>
            </w:pPr>
            <w:r>
              <w:rPr>
                <w:rFonts w:hint="eastAsia"/>
              </w:rPr>
              <w:t>运</w:t>
            </w:r>
            <w:r>
              <w:rPr>
                <w:rFonts w:hint="eastAsia"/>
              </w:rPr>
              <w:t xml:space="preserve"> </w:t>
            </w:r>
            <w:r>
              <w:rPr>
                <w:rFonts w:hint="eastAsia"/>
              </w:rPr>
              <w:t>行</w:t>
            </w:r>
            <w:r>
              <w:rPr>
                <w:rFonts w:hint="eastAsia"/>
              </w:rPr>
              <w:t xml:space="preserve"> </w:t>
            </w:r>
            <w:r>
              <w:rPr>
                <w:rFonts w:hint="eastAsia"/>
              </w:rPr>
              <w:t>结</w:t>
            </w:r>
            <w:r>
              <w:rPr>
                <w:rFonts w:hint="eastAsia"/>
              </w:rPr>
              <w:t xml:space="preserve"> </w:t>
            </w:r>
            <w:r>
              <w:rPr>
                <w:rFonts w:hint="eastAsia"/>
              </w:rPr>
              <w:t>果</w:t>
            </w:r>
          </w:p>
        </w:tc>
      </w:tr>
      <w:tr w:rsidR="00FA78CD" w:rsidRPr="00885843" w14:paraId="76E36012" w14:textId="77777777" w:rsidTr="00193B9C">
        <w:tc>
          <w:tcPr>
            <w:tcW w:w="0" w:type="auto"/>
            <w:vMerge/>
          </w:tcPr>
          <w:p w14:paraId="01FAB377" w14:textId="77777777" w:rsidR="00FA78CD" w:rsidRPr="00885843" w:rsidRDefault="00FA78CD" w:rsidP="00193B9C">
            <w:pPr>
              <w:jc w:val="center"/>
              <w:rPr>
                <w:rFonts w:ascii="Times New Roman" w:hAnsi="Times New Roman" w:cs="Times New Roman"/>
              </w:rPr>
            </w:pPr>
          </w:p>
        </w:tc>
        <w:tc>
          <w:tcPr>
            <w:tcW w:w="0" w:type="auto"/>
          </w:tcPr>
          <w:p w14:paraId="09C38AD7" w14:textId="77777777" w:rsidR="00FA78CD" w:rsidRPr="00885843" w:rsidRDefault="00FA78CD" w:rsidP="00193B9C">
            <w:pPr>
              <w:jc w:val="center"/>
              <w:rPr>
                <w:rFonts w:ascii="Times New Roman" w:hAnsi="Times New Roman" w:cs="Times New Roman"/>
              </w:rPr>
            </w:pPr>
            <w:r w:rsidRPr="00885843">
              <w:rPr>
                <w:rFonts w:ascii="Times New Roman" w:hAnsi="Times New Roman" w:cs="Times New Roman"/>
              </w:rPr>
              <w:t>X</w:t>
            </w:r>
          </w:p>
        </w:tc>
        <w:tc>
          <w:tcPr>
            <w:tcW w:w="0" w:type="auto"/>
          </w:tcPr>
          <w:p w14:paraId="2DB20CD6" w14:textId="77777777" w:rsidR="00FA78CD" w:rsidRPr="00885843" w:rsidRDefault="00FA78CD" w:rsidP="00193B9C">
            <w:pPr>
              <w:jc w:val="center"/>
              <w:rPr>
                <w:rFonts w:ascii="Times New Roman" w:hAnsi="Times New Roman" w:cs="Times New Roman"/>
              </w:rPr>
            </w:pPr>
            <w:r w:rsidRPr="00885843">
              <w:rPr>
                <w:rFonts w:ascii="Times New Roman" w:hAnsi="Times New Roman" w:cs="Times New Roman"/>
              </w:rPr>
              <w:t>m</w:t>
            </w:r>
          </w:p>
        </w:tc>
        <w:tc>
          <w:tcPr>
            <w:tcW w:w="0" w:type="auto"/>
          </w:tcPr>
          <w:p w14:paraId="22A33717" w14:textId="77777777" w:rsidR="00FA78CD" w:rsidRPr="00885843" w:rsidRDefault="00FA78CD" w:rsidP="00193B9C">
            <w:pPr>
              <w:jc w:val="center"/>
              <w:rPr>
                <w:rFonts w:ascii="Times New Roman" w:hAnsi="Times New Roman" w:cs="Times New Roman"/>
              </w:rPr>
            </w:pPr>
            <w:r w:rsidRPr="00885843">
              <w:rPr>
                <w:rFonts w:ascii="Times New Roman" w:hAnsi="Times New Roman" w:cs="Times New Roman"/>
              </w:rPr>
              <w:t>N</w:t>
            </w:r>
          </w:p>
        </w:tc>
        <w:tc>
          <w:tcPr>
            <w:tcW w:w="2153" w:type="dxa"/>
            <w:vMerge/>
          </w:tcPr>
          <w:p w14:paraId="6A853147" w14:textId="77777777" w:rsidR="00FA78CD" w:rsidRPr="00885843" w:rsidRDefault="00FA78CD" w:rsidP="00193B9C">
            <w:pPr>
              <w:rPr>
                <w:rFonts w:ascii="Times New Roman" w:hAnsi="Times New Roman" w:cs="Times New Roman"/>
              </w:rPr>
            </w:pPr>
          </w:p>
        </w:tc>
        <w:tc>
          <w:tcPr>
            <w:tcW w:w="1893" w:type="dxa"/>
            <w:vMerge/>
          </w:tcPr>
          <w:p w14:paraId="12C050AB" w14:textId="77777777" w:rsidR="00FA78CD" w:rsidRPr="00885843" w:rsidRDefault="00FA78CD" w:rsidP="00193B9C"/>
        </w:tc>
      </w:tr>
      <w:tr w:rsidR="00FA78CD" w:rsidRPr="00885843" w14:paraId="02A25D3E" w14:textId="77777777" w:rsidTr="00193B9C">
        <w:tc>
          <w:tcPr>
            <w:tcW w:w="0" w:type="auto"/>
          </w:tcPr>
          <w:p w14:paraId="0BE99C56" w14:textId="77777777" w:rsidR="00FA78CD" w:rsidRPr="00885843" w:rsidRDefault="00FA78CD" w:rsidP="00193B9C">
            <w:pPr>
              <w:jc w:val="center"/>
              <w:rPr>
                <w:rFonts w:ascii="Times New Roman" w:hAnsi="Times New Roman" w:cs="Times New Roman"/>
              </w:rPr>
            </w:pPr>
            <w:r w:rsidRPr="00885843">
              <w:rPr>
                <w:rFonts w:ascii="Times New Roman" w:hAnsi="Times New Roman" w:cs="Times New Roman"/>
              </w:rPr>
              <w:t>用例</w:t>
            </w:r>
            <w:r w:rsidRPr="00885843">
              <w:rPr>
                <w:rFonts w:ascii="Times New Roman" w:hAnsi="Times New Roman" w:cs="Times New Roman"/>
              </w:rPr>
              <w:t>1</w:t>
            </w:r>
          </w:p>
        </w:tc>
        <w:tc>
          <w:tcPr>
            <w:tcW w:w="0" w:type="auto"/>
          </w:tcPr>
          <w:p w14:paraId="1C1F4438" w14:textId="77777777" w:rsidR="00FA78CD" w:rsidRPr="00885843" w:rsidRDefault="00FA78CD" w:rsidP="00193B9C">
            <w:pPr>
              <w:jc w:val="center"/>
              <w:rPr>
                <w:rFonts w:ascii="Times New Roman" w:hAnsi="Times New Roman" w:cs="Times New Roman"/>
              </w:rPr>
            </w:pPr>
            <w:r w:rsidRPr="00885843">
              <w:rPr>
                <w:rFonts w:ascii="Times New Roman" w:hAnsi="Times New Roman" w:cs="Times New Roman"/>
              </w:rPr>
              <w:t>0100 0110 1000 0000</w:t>
            </w:r>
            <w:r w:rsidRPr="00885843">
              <w:rPr>
                <w:rFonts w:ascii="Times New Roman" w:hAnsi="Times New Roman" w:cs="Times New Roman"/>
              </w:rPr>
              <w:t>（</w:t>
            </w:r>
            <w:r w:rsidRPr="00885843">
              <w:rPr>
                <w:rFonts w:ascii="Times New Roman" w:hAnsi="Times New Roman" w:cs="Times New Roman"/>
              </w:rPr>
              <w:t>4680</w:t>
            </w:r>
            <w:r w:rsidRPr="00885843">
              <w:rPr>
                <w:rFonts w:ascii="Times New Roman" w:hAnsi="Times New Roman" w:cs="Times New Roman"/>
              </w:rPr>
              <w:t>）</w:t>
            </w:r>
          </w:p>
        </w:tc>
        <w:tc>
          <w:tcPr>
            <w:tcW w:w="0" w:type="auto"/>
          </w:tcPr>
          <w:p w14:paraId="7688DBED" w14:textId="77777777" w:rsidR="00FA78CD" w:rsidRPr="00885843" w:rsidRDefault="00FA78CD" w:rsidP="00193B9C">
            <w:pPr>
              <w:jc w:val="center"/>
              <w:rPr>
                <w:rFonts w:ascii="Times New Roman" w:hAnsi="Times New Roman" w:cs="Times New Roman"/>
              </w:rPr>
            </w:pPr>
            <w:r w:rsidRPr="00885843">
              <w:rPr>
                <w:rFonts w:ascii="Times New Roman" w:hAnsi="Times New Roman" w:cs="Times New Roman"/>
              </w:rPr>
              <w:t>7</w:t>
            </w:r>
          </w:p>
        </w:tc>
        <w:tc>
          <w:tcPr>
            <w:tcW w:w="0" w:type="auto"/>
          </w:tcPr>
          <w:p w14:paraId="7B6A0D27" w14:textId="77777777" w:rsidR="00FA78CD" w:rsidRPr="00885843" w:rsidRDefault="00FA78CD" w:rsidP="00193B9C">
            <w:pPr>
              <w:jc w:val="center"/>
              <w:rPr>
                <w:rFonts w:ascii="Times New Roman" w:hAnsi="Times New Roman" w:cs="Times New Roman"/>
              </w:rPr>
            </w:pPr>
            <w:r w:rsidRPr="00885843">
              <w:rPr>
                <w:rFonts w:ascii="Times New Roman" w:hAnsi="Times New Roman" w:cs="Times New Roman"/>
              </w:rPr>
              <w:t>4</w:t>
            </w:r>
          </w:p>
        </w:tc>
        <w:tc>
          <w:tcPr>
            <w:tcW w:w="2153" w:type="dxa"/>
          </w:tcPr>
          <w:p w14:paraId="2E878D53" w14:textId="77777777" w:rsidR="00FA78CD" w:rsidRPr="00885843" w:rsidRDefault="00FA78CD" w:rsidP="00193B9C">
            <w:pPr>
              <w:rPr>
                <w:rFonts w:ascii="Times New Roman" w:hAnsi="Times New Roman" w:cs="Times New Roman"/>
              </w:rPr>
            </w:pPr>
            <w:r w:rsidRPr="00885843">
              <w:rPr>
                <w:rFonts w:ascii="Times New Roman" w:hAnsi="Times New Roman" w:cs="Times New Roman"/>
              </w:rPr>
              <w:t>计算结果</w:t>
            </w:r>
            <w:r w:rsidRPr="00885843">
              <w:rPr>
                <w:rFonts w:ascii="Times New Roman" w:hAnsi="Times New Roman" w:cs="Times New Roman"/>
              </w:rPr>
              <w:t>1101</w:t>
            </w:r>
            <w:proofErr w:type="gramStart"/>
            <w:r w:rsidRPr="00885843">
              <w:rPr>
                <w:rFonts w:ascii="Times New Roman" w:hAnsi="Times New Roman" w:cs="Times New Roman"/>
              </w:rPr>
              <w:t xml:space="preserve"> 0000 0000</w:t>
            </w:r>
            <w:proofErr w:type="gramEnd"/>
            <w:r w:rsidRPr="00885843">
              <w:rPr>
                <w:rFonts w:ascii="Times New Roman" w:hAnsi="Times New Roman" w:cs="Times New Roman"/>
              </w:rPr>
              <w:t xml:space="preserve"> 0000  </w:t>
            </w:r>
            <w:r w:rsidRPr="00885843">
              <w:rPr>
                <w:rFonts w:ascii="Times New Roman" w:hAnsi="Times New Roman" w:cs="Times New Roman"/>
              </w:rPr>
              <w:t>即</w:t>
            </w:r>
            <w:r w:rsidRPr="00885843">
              <w:rPr>
                <w:rFonts w:ascii="Times New Roman" w:hAnsi="Times New Roman" w:cs="Times New Roman"/>
              </w:rPr>
              <w:t>D000</w:t>
            </w:r>
          </w:p>
        </w:tc>
        <w:tc>
          <w:tcPr>
            <w:tcW w:w="1893" w:type="dxa"/>
          </w:tcPr>
          <w:p w14:paraId="2145823F" w14:textId="77777777" w:rsidR="00FA78CD" w:rsidRPr="00885843" w:rsidRDefault="00FA78CD" w:rsidP="00193B9C">
            <w:r>
              <w:rPr>
                <w:rFonts w:hint="eastAsia"/>
              </w:rPr>
              <w:t xml:space="preserve">D000 </w:t>
            </w:r>
            <w:r>
              <w:rPr>
                <w:rFonts w:hint="eastAsia"/>
              </w:rPr>
              <w:t>或</w:t>
            </w:r>
            <w:r>
              <w:rPr>
                <w:rFonts w:hint="eastAsia"/>
              </w:rPr>
              <w:t xml:space="preserve"> </w:t>
            </w:r>
            <w:r>
              <w:rPr>
                <w:rFonts w:hint="eastAsia"/>
              </w:rPr>
              <w:t>截图</w:t>
            </w:r>
          </w:p>
        </w:tc>
      </w:tr>
      <w:tr w:rsidR="00FA78CD" w:rsidRPr="00885843" w14:paraId="4CDD8236" w14:textId="77777777" w:rsidTr="00193B9C">
        <w:tc>
          <w:tcPr>
            <w:tcW w:w="0" w:type="auto"/>
          </w:tcPr>
          <w:p w14:paraId="29DFC966" w14:textId="77777777" w:rsidR="00FA78CD" w:rsidRPr="00885843" w:rsidRDefault="00FA78CD" w:rsidP="00193B9C">
            <w:pPr>
              <w:jc w:val="center"/>
              <w:rPr>
                <w:rFonts w:ascii="Times New Roman" w:hAnsi="Times New Roman" w:cs="Times New Roman"/>
              </w:rPr>
            </w:pPr>
            <w:r w:rsidRPr="00885843">
              <w:rPr>
                <w:rFonts w:ascii="Times New Roman" w:hAnsi="Times New Roman" w:cs="Times New Roman"/>
              </w:rPr>
              <w:t>用例</w:t>
            </w:r>
            <w:r w:rsidRPr="00885843">
              <w:rPr>
                <w:rFonts w:ascii="Times New Roman" w:hAnsi="Times New Roman" w:cs="Times New Roman"/>
              </w:rPr>
              <w:t>2</w:t>
            </w:r>
          </w:p>
        </w:tc>
        <w:tc>
          <w:tcPr>
            <w:tcW w:w="0" w:type="auto"/>
          </w:tcPr>
          <w:p w14:paraId="093E188A" w14:textId="77777777" w:rsidR="00FA78CD" w:rsidRPr="00885843" w:rsidRDefault="00FA78CD" w:rsidP="00193B9C">
            <w:pPr>
              <w:jc w:val="center"/>
              <w:rPr>
                <w:rFonts w:ascii="Times New Roman" w:hAnsi="Times New Roman" w:cs="Times New Roman"/>
              </w:rPr>
            </w:pPr>
            <w:r w:rsidRPr="00885843">
              <w:rPr>
                <w:rFonts w:ascii="Times New Roman" w:hAnsi="Times New Roman" w:cs="Times New Roman"/>
              </w:rPr>
              <w:t>1101 0101 1000 0011</w:t>
            </w:r>
            <w:r w:rsidRPr="00885843">
              <w:rPr>
                <w:rFonts w:ascii="Times New Roman" w:hAnsi="Times New Roman" w:cs="Times New Roman"/>
              </w:rPr>
              <w:t>（</w:t>
            </w:r>
            <w:r w:rsidRPr="00885843">
              <w:rPr>
                <w:rFonts w:ascii="Times New Roman" w:hAnsi="Times New Roman" w:cs="Times New Roman"/>
              </w:rPr>
              <w:t>D583</w:t>
            </w:r>
            <w:r w:rsidRPr="00885843">
              <w:rPr>
                <w:rFonts w:ascii="Times New Roman" w:hAnsi="Times New Roman" w:cs="Times New Roman"/>
              </w:rPr>
              <w:t>）</w:t>
            </w:r>
          </w:p>
        </w:tc>
        <w:tc>
          <w:tcPr>
            <w:tcW w:w="0" w:type="auto"/>
          </w:tcPr>
          <w:p w14:paraId="2E401F61" w14:textId="77777777" w:rsidR="00FA78CD" w:rsidRPr="00885843" w:rsidRDefault="00FA78CD" w:rsidP="00193B9C">
            <w:pPr>
              <w:jc w:val="center"/>
              <w:rPr>
                <w:rFonts w:ascii="Times New Roman" w:hAnsi="Times New Roman" w:cs="Times New Roman"/>
              </w:rPr>
            </w:pPr>
            <w:r w:rsidRPr="00885843">
              <w:rPr>
                <w:rFonts w:ascii="Times New Roman" w:hAnsi="Times New Roman" w:cs="Times New Roman"/>
              </w:rPr>
              <w:t>16</w:t>
            </w:r>
          </w:p>
        </w:tc>
        <w:tc>
          <w:tcPr>
            <w:tcW w:w="0" w:type="auto"/>
          </w:tcPr>
          <w:p w14:paraId="6D009D62" w14:textId="77777777" w:rsidR="00FA78CD" w:rsidRPr="00885843" w:rsidRDefault="00FA78CD" w:rsidP="00193B9C">
            <w:pPr>
              <w:jc w:val="center"/>
              <w:rPr>
                <w:rFonts w:ascii="Times New Roman" w:hAnsi="Times New Roman" w:cs="Times New Roman"/>
              </w:rPr>
            </w:pPr>
            <w:r w:rsidRPr="00885843">
              <w:rPr>
                <w:rFonts w:ascii="Times New Roman" w:hAnsi="Times New Roman" w:cs="Times New Roman"/>
              </w:rPr>
              <w:t>1</w:t>
            </w:r>
          </w:p>
        </w:tc>
        <w:tc>
          <w:tcPr>
            <w:tcW w:w="2153" w:type="dxa"/>
          </w:tcPr>
          <w:p w14:paraId="4BA2ADF0" w14:textId="77777777" w:rsidR="00FA78CD" w:rsidRPr="00885843" w:rsidRDefault="00FA78CD" w:rsidP="00193B9C">
            <w:pPr>
              <w:spacing w:line="240" w:lineRule="exact"/>
              <w:rPr>
                <w:rFonts w:ascii="Times New Roman" w:hAnsi="Times New Roman" w:cs="Times New Roman"/>
              </w:rPr>
            </w:pPr>
            <w:r w:rsidRPr="00885843">
              <w:rPr>
                <w:rFonts w:ascii="Times New Roman" w:hAnsi="Times New Roman" w:cs="Times New Roman"/>
              </w:rPr>
              <w:t>输入错误（</w:t>
            </w:r>
            <w:r w:rsidRPr="00885843">
              <w:rPr>
                <w:rFonts w:ascii="Times New Roman" w:hAnsi="Times New Roman" w:cs="Times New Roman"/>
              </w:rPr>
              <w:t>m</w:t>
            </w:r>
            <w:r w:rsidRPr="00885843">
              <w:rPr>
                <w:rFonts w:ascii="Times New Roman" w:hAnsi="Times New Roman" w:cs="Times New Roman"/>
              </w:rPr>
              <w:t>值超范围）</w:t>
            </w:r>
          </w:p>
        </w:tc>
        <w:tc>
          <w:tcPr>
            <w:tcW w:w="1893" w:type="dxa"/>
          </w:tcPr>
          <w:p w14:paraId="3AF7BB69" w14:textId="77777777" w:rsidR="00FA78CD" w:rsidRPr="00885843" w:rsidRDefault="00FA78CD" w:rsidP="00193B9C">
            <w:pPr>
              <w:spacing w:line="240" w:lineRule="exact"/>
            </w:pPr>
            <w:r>
              <w:rPr>
                <w:rFonts w:hint="eastAsia"/>
              </w:rPr>
              <w:t>e</w:t>
            </w:r>
            <w:r>
              <w:t>rror</w:t>
            </w:r>
          </w:p>
        </w:tc>
      </w:tr>
      <w:tr w:rsidR="00FA78CD" w:rsidRPr="00885843" w14:paraId="082E2C21" w14:textId="77777777" w:rsidTr="00193B9C">
        <w:tc>
          <w:tcPr>
            <w:tcW w:w="0" w:type="auto"/>
          </w:tcPr>
          <w:p w14:paraId="68D92E00" w14:textId="77777777" w:rsidR="00FA78CD" w:rsidRPr="00885843" w:rsidRDefault="00FA78CD" w:rsidP="00193B9C">
            <w:pPr>
              <w:jc w:val="center"/>
              <w:rPr>
                <w:rFonts w:ascii="Times New Roman" w:hAnsi="Times New Roman" w:cs="Times New Roman"/>
              </w:rPr>
            </w:pPr>
            <w:r w:rsidRPr="00885843">
              <w:rPr>
                <w:rFonts w:ascii="Times New Roman" w:hAnsi="Times New Roman" w:cs="Times New Roman"/>
              </w:rPr>
              <w:t>用例</w:t>
            </w:r>
            <w:r w:rsidRPr="00885843">
              <w:rPr>
                <w:rFonts w:ascii="Times New Roman" w:hAnsi="Times New Roman" w:cs="Times New Roman"/>
              </w:rPr>
              <w:t>3</w:t>
            </w:r>
          </w:p>
        </w:tc>
        <w:tc>
          <w:tcPr>
            <w:tcW w:w="0" w:type="auto"/>
          </w:tcPr>
          <w:p w14:paraId="6EC6B4C7" w14:textId="77777777" w:rsidR="00FA78CD" w:rsidRPr="00885843" w:rsidRDefault="00FA78CD" w:rsidP="00193B9C">
            <w:pPr>
              <w:jc w:val="center"/>
              <w:rPr>
                <w:rFonts w:ascii="Times New Roman" w:hAnsi="Times New Roman" w:cs="Times New Roman"/>
              </w:rPr>
            </w:pPr>
            <w:r w:rsidRPr="00885843">
              <w:rPr>
                <w:rFonts w:ascii="Times New Roman" w:hAnsi="Times New Roman" w:cs="Times New Roman"/>
              </w:rPr>
              <w:t>1101 0101 1000 0011</w:t>
            </w:r>
            <w:r w:rsidRPr="00885843">
              <w:rPr>
                <w:rFonts w:ascii="Times New Roman" w:hAnsi="Times New Roman" w:cs="Times New Roman"/>
              </w:rPr>
              <w:t>（</w:t>
            </w:r>
            <w:r w:rsidRPr="00885843">
              <w:rPr>
                <w:rFonts w:ascii="Times New Roman" w:hAnsi="Times New Roman" w:cs="Times New Roman"/>
              </w:rPr>
              <w:t>D583</w:t>
            </w:r>
            <w:r w:rsidRPr="00885843">
              <w:rPr>
                <w:rFonts w:ascii="Times New Roman" w:hAnsi="Times New Roman" w:cs="Times New Roman"/>
              </w:rPr>
              <w:t>）</w:t>
            </w:r>
          </w:p>
        </w:tc>
        <w:tc>
          <w:tcPr>
            <w:tcW w:w="0" w:type="auto"/>
          </w:tcPr>
          <w:p w14:paraId="58121D05" w14:textId="77777777" w:rsidR="00FA78CD" w:rsidRPr="00885843" w:rsidRDefault="00FA78CD" w:rsidP="00193B9C">
            <w:pPr>
              <w:jc w:val="center"/>
              <w:rPr>
                <w:rFonts w:ascii="Times New Roman" w:hAnsi="Times New Roman" w:cs="Times New Roman"/>
              </w:rPr>
            </w:pPr>
            <w:r w:rsidRPr="00885843">
              <w:rPr>
                <w:rFonts w:ascii="Times New Roman" w:hAnsi="Times New Roman" w:cs="Times New Roman"/>
              </w:rPr>
              <w:t>13</w:t>
            </w:r>
          </w:p>
        </w:tc>
        <w:tc>
          <w:tcPr>
            <w:tcW w:w="0" w:type="auto"/>
          </w:tcPr>
          <w:p w14:paraId="49F023DB" w14:textId="77777777" w:rsidR="00FA78CD" w:rsidRPr="00885843" w:rsidRDefault="00FA78CD" w:rsidP="00193B9C">
            <w:pPr>
              <w:jc w:val="center"/>
              <w:rPr>
                <w:rFonts w:ascii="Times New Roman" w:hAnsi="Times New Roman" w:cs="Times New Roman"/>
              </w:rPr>
            </w:pPr>
            <w:r w:rsidRPr="00885843">
              <w:rPr>
                <w:rFonts w:ascii="Times New Roman" w:hAnsi="Times New Roman" w:cs="Times New Roman"/>
              </w:rPr>
              <w:t>5</w:t>
            </w:r>
          </w:p>
        </w:tc>
        <w:tc>
          <w:tcPr>
            <w:tcW w:w="2153" w:type="dxa"/>
          </w:tcPr>
          <w:p w14:paraId="1C9C56A3" w14:textId="77777777" w:rsidR="00FA78CD" w:rsidRPr="00885843" w:rsidRDefault="00FA78CD" w:rsidP="00193B9C">
            <w:pPr>
              <w:rPr>
                <w:rFonts w:ascii="Times New Roman" w:hAnsi="Times New Roman" w:cs="Times New Roman"/>
              </w:rPr>
            </w:pPr>
            <w:r w:rsidRPr="00885843">
              <w:rPr>
                <w:rFonts w:ascii="Times New Roman" w:hAnsi="Times New Roman" w:cs="Times New Roman"/>
              </w:rPr>
              <w:t>输入错误（</w:t>
            </w:r>
            <w:r w:rsidRPr="00885843">
              <w:rPr>
                <w:rFonts w:ascii="Times New Roman" w:hAnsi="Times New Roman" w:cs="Times New Roman"/>
              </w:rPr>
              <w:t>n</w:t>
            </w:r>
            <w:r w:rsidRPr="00885843">
              <w:rPr>
                <w:rFonts w:ascii="Times New Roman" w:hAnsi="Times New Roman" w:cs="Times New Roman"/>
              </w:rPr>
              <w:t>值超范围）</w:t>
            </w:r>
          </w:p>
        </w:tc>
        <w:tc>
          <w:tcPr>
            <w:tcW w:w="1893" w:type="dxa"/>
          </w:tcPr>
          <w:p w14:paraId="34B46908" w14:textId="77777777" w:rsidR="00FA78CD" w:rsidRPr="00885843" w:rsidRDefault="00FA78CD" w:rsidP="00193B9C">
            <w:pPr>
              <w:spacing w:line="240" w:lineRule="exact"/>
            </w:pPr>
            <w:r>
              <w:rPr>
                <w:rFonts w:hint="eastAsia"/>
              </w:rPr>
              <w:t>e</w:t>
            </w:r>
            <w:r>
              <w:t>rror</w:t>
            </w:r>
          </w:p>
        </w:tc>
      </w:tr>
    </w:tbl>
    <w:p w14:paraId="6E5FA7C1" w14:textId="77777777" w:rsidR="00FA78CD" w:rsidRPr="00406CF5" w:rsidRDefault="00FA78CD" w:rsidP="00FA78CD">
      <w:pPr>
        <w:jc w:val="left"/>
        <w:rPr>
          <w:rFonts w:eastAsia="楷体_GB2312"/>
          <w:color w:val="FF0000"/>
        </w:rPr>
      </w:pPr>
    </w:p>
    <w:p w14:paraId="66B39909" w14:textId="77777777" w:rsidR="00FA78CD" w:rsidRPr="00885843" w:rsidRDefault="00FA78CD" w:rsidP="00FA78CD">
      <w:pPr>
        <w:spacing w:line="360" w:lineRule="auto"/>
        <w:rPr>
          <w:sz w:val="24"/>
        </w:rPr>
      </w:pPr>
      <w:r w:rsidRPr="00885843">
        <w:rPr>
          <w:sz w:val="24"/>
        </w:rPr>
        <w:t xml:space="preserve">  </w:t>
      </w:r>
      <w:r w:rsidRPr="00885843">
        <w:rPr>
          <w:sz w:val="24"/>
        </w:rPr>
        <w:t>（</w:t>
      </w:r>
      <w:r w:rsidRPr="00885843">
        <w:rPr>
          <w:sz w:val="24"/>
        </w:rPr>
        <w:t>b</w:t>
      </w:r>
      <w:r w:rsidRPr="00885843">
        <w:rPr>
          <w:sz w:val="24"/>
        </w:rPr>
        <w:t>）</w:t>
      </w:r>
      <w:r w:rsidRPr="00885843">
        <w:rPr>
          <w:sz w:val="24"/>
        </w:rPr>
        <w:t xml:space="preserve"> </w:t>
      </w:r>
      <w:r w:rsidRPr="00885843">
        <w:rPr>
          <w:sz w:val="24"/>
        </w:rPr>
        <w:t>对应测试</w:t>
      </w:r>
      <w:r>
        <w:rPr>
          <w:rFonts w:hint="eastAsia"/>
          <w:sz w:val="24"/>
        </w:rPr>
        <w:t>测试用例</w:t>
      </w:r>
      <w:r>
        <w:rPr>
          <w:rFonts w:hint="eastAsia"/>
          <w:sz w:val="24"/>
        </w:rPr>
        <w:t>1</w:t>
      </w:r>
      <w:r w:rsidRPr="00885843">
        <w:rPr>
          <w:sz w:val="24"/>
        </w:rPr>
        <w:t>的运行结果如图</w:t>
      </w:r>
      <w:r w:rsidRPr="00885843">
        <w:rPr>
          <w:sz w:val="24"/>
        </w:rPr>
        <w:t>1-2</w:t>
      </w:r>
      <w:r w:rsidRPr="00885843">
        <w:rPr>
          <w:sz w:val="24"/>
        </w:rPr>
        <w:t>所示。</w:t>
      </w:r>
    </w:p>
    <w:p w14:paraId="1302ED47" w14:textId="77777777" w:rsidR="00FA78CD" w:rsidRPr="00885843" w:rsidRDefault="00FA78CD" w:rsidP="00FA78CD"/>
    <w:p w14:paraId="72556BB2" w14:textId="77777777" w:rsidR="00FA78CD" w:rsidRPr="00885843" w:rsidRDefault="00FA78CD" w:rsidP="00FA78CD">
      <w:pPr>
        <w:jc w:val="center"/>
        <w:rPr>
          <w:rFonts w:eastAsia="黑体"/>
          <w:sz w:val="24"/>
        </w:rPr>
      </w:pPr>
      <w:r w:rsidRPr="00885843">
        <w:rPr>
          <w:rFonts w:eastAsia="黑体"/>
          <w:sz w:val="24"/>
        </w:rPr>
        <w:t>图</w:t>
      </w:r>
      <w:r w:rsidRPr="00885843">
        <w:rPr>
          <w:rFonts w:eastAsia="黑体"/>
          <w:sz w:val="24"/>
        </w:rPr>
        <w:t xml:space="preserve">1-2 </w:t>
      </w:r>
      <w:r w:rsidRPr="00885843">
        <w:rPr>
          <w:rFonts w:eastAsia="黑体"/>
          <w:sz w:val="24"/>
        </w:rPr>
        <w:t>编程题</w:t>
      </w:r>
      <w:r w:rsidRPr="00885843">
        <w:rPr>
          <w:rFonts w:eastAsia="黑体"/>
          <w:sz w:val="24"/>
        </w:rPr>
        <w:t>3</w:t>
      </w:r>
      <w:r w:rsidRPr="00885843">
        <w:rPr>
          <w:rFonts w:eastAsia="黑体"/>
          <w:sz w:val="24"/>
        </w:rPr>
        <w:t>的测试用例</w:t>
      </w:r>
      <w:proofErr w:type="gramStart"/>
      <w:r w:rsidRPr="00885843">
        <w:rPr>
          <w:rFonts w:eastAsia="黑体"/>
          <w:sz w:val="24"/>
        </w:rPr>
        <w:t>一</w:t>
      </w:r>
      <w:proofErr w:type="gramEnd"/>
      <w:r w:rsidRPr="00885843">
        <w:rPr>
          <w:rFonts w:eastAsia="黑体"/>
          <w:sz w:val="24"/>
        </w:rPr>
        <w:t>的运行结果</w:t>
      </w:r>
    </w:p>
    <w:p w14:paraId="521180A0" w14:textId="77777777" w:rsidR="00FA78CD" w:rsidRPr="00A21585" w:rsidRDefault="00FA78CD" w:rsidP="00FA78CD">
      <w:pPr>
        <w:jc w:val="center"/>
      </w:pPr>
      <w:r>
        <w:rPr>
          <w:noProof/>
        </w:rPr>
        <w:drawing>
          <wp:inline distT="0" distB="0" distL="0" distR="0" wp14:anchorId="66E042D7" wp14:editId="44712412">
            <wp:extent cx="5274310" cy="14820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482090"/>
                    </a:xfrm>
                    <a:prstGeom prst="rect">
                      <a:avLst/>
                    </a:prstGeom>
                  </pic:spPr>
                </pic:pic>
              </a:graphicData>
            </a:graphic>
          </wp:inline>
        </w:drawing>
      </w:r>
    </w:p>
    <w:p w14:paraId="048068CC" w14:textId="77777777" w:rsidR="00FA78CD" w:rsidRPr="0073110B" w:rsidRDefault="00FA78CD" w:rsidP="00FA78CD">
      <w:pPr>
        <w:snapToGrid w:val="0"/>
        <w:rPr>
          <w:noProof/>
        </w:rPr>
      </w:pPr>
    </w:p>
    <w:p w14:paraId="4D411873" w14:textId="77777777" w:rsidR="00FA78CD" w:rsidRPr="00885843" w:rsidRDefault="00FA78CD" w:rsidP="00FA78CD">
      <w:pPr>
        <w:snapToGrid w:val="0"/>
        <w:spacing w:line="360" w:lineRule="auto"/>
        <w:jc w:val="left"/>
      </w:pPr>
      <w:r>
        <w:rPr>
          <w:rFonts w:hint="eastAsia"/>
          <w:sz w:val="24"/>
        </w:rPr>
        <w:tab/>
      </w:r>
      <w:r w:rsidRPr="00885843">
        <w:rPr>
          <w:sz w:val="24"/>
        </w:rPr>
        <w:t>对应测试</w:t>
      </w:r>
      <w:r>
        <w:rPr>
          <w:rFonts w:hint="eastAsia"/>
          <w:sz w:val="24"/>
        </w:rPr>
        <w:t>测试用例</w:t>
      </w:r>
      <w:r>
        <w:rPr>
          <w:rFonts w:hint="eastAsia"/>
          <w:sz w:val="24"/>
        </w:rPr>
        <w:t>2</w:t>
      </w:r>
      <w:r w:rsidRPr="00885843">
        <w:rPr>
          <w:sz w:val="24"/>
        </w:rPr>
        <w:t>的运行结果如图</w:t>
      </w:r>
      <w:r w:rsidRPr="00885843">
        <w:rPr>
          <w:sz w:val="24"/>
        </w:rPr>
        <w:t>1-</w:t>
      </w:r>
      <w:r>
        <w:rPr>
          <w:sz w:val="24"/>
        </w:rPr>
        <w:t>3</w:t>
      </w:r>
      <w:r w:rsidRPr="00885843">
        <w:rPr>
          <w:sz w:val="24"/>
        </w:rPr>
        <w:t>所示。</w:t>
      </w:r>
      <w:r>
        <w:rPr>
          <w:noProof/>
        </w:rPr>
        <w:lastRenderedPageBreak/>
        <w:drawing>
          <wp:inline distT="0" distB="0" distL="0" distR="0" wp14:anchorId="4381AAF1" wp14:editId="6087C8AC">
            <wp:extent cx="5274310" cy="14262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426210"/>
                    </a:xfrm>
                    <a:prstGeom prst="rect">
                      <a:avLst/>
                    </a:prstGeom>
                  </pic:spPr>
                </pic:pic>
              </a:graphicData>
            </a:graphic>
          </wp:inline>
        </w:drawing>
      </w:r>
    </w:p>
    <w:p w14:paraId="5553D269" w14:textId="77777777" w:rsidR="00FA78CD" w:rsidRPr="00885843" w:rsidRDefault="00FA78CD" w:rsidP="00FA78CD">
      <w:pPr>
        <w:jc w:val="center"/>
        <w:rPr>
          <w:rFonts w:eastAsia="黑体"/>
          <w:sz w:val="24"/>
        </w:rPr>
      </w:pPr>
      <w:r w:rsidRPr="00885843">
        <w:rPr>
          <w:rFonts w:eastAsia="黑体"/>
          <w:sz w:val="24"/>
        </w:rPr>
        <w:t>图</w:t>
      </w:r>
      <w:r w:rsidRPr="00885843">
        <w:rPr>
          <w:rFonts w:eastAsia="黑体"/>
          <w:sz w:val="24"/>
        </w:rPr>
        <w:t xml:space="preserve">1-3 </w:t>
      </w:r>
      <w:r w:rsidRPr="00885843">
        <w:rPr>
          <w:rFonts w:eastAsia="黑体"/>
          <w:sz w:val="24"/>
        </w:rPr>
        <w:t>编程题</w:t>
      </w:r>
      <w:r w:rsidRPr="00885843">
        <w:rPr>
          <w:rFonts w:eastAsia="黑体"/>
          <w:sz w:val="24"/>
        </w:rPr>
        <w:t>3</w:t>
      </w:r>
      <w:r w:rsidRPr="00885843">
        <w:rPr>
          <w:rFonts w:eastAsia="黑体"/>
          <w:sz w:val="24"/>
        </w:rPr>
        <w:t>的测试用例二的运行结果</w:t>
      </w:r>
    </w:p>
    <w:p w14:paraId="0BBBEFCC" w14:textId="77777777" w:rsidR="00FA78CD" w:rsidRPr="00885843" w:rsidRDefault="00FA78CD" w:rsidP="00FA78CD">
      <w:pPr>
        <w:snapToGrid w:val="0"/>
      </w:pPr>
      <w:r>
        <w:rPr>
          <w:rFonts w:hint="eastAsia"/>
          <w:sz w:val="24"/>
        </w:rPr>
        <w:tab/>
      </w:r>
      <w:r w:rsidRPr="00885843">
        <w:rPr>
          <w:sz w:val="24"/>
        </w:rPr>
        <w:t>对应测试</w:t>
      </w:r>
      <w:r>
        <w:rPr>
          <w:rFonts w:hint="eastAsia"/>
          <w:sz w:val="24"/>
        </w:rPr>
        <w:t>测试用例</w:t>
      </w:r>
      <w:r>
        <w:rPr>
          <w:rFonts w:hint="eastAsia"/>
          <w:sz w:val="24"/>
        </w:rPr>
        <w:t>3</w:t>
      </w:r>
      <w:r w:rsidRPr="00885843">
        <w:rPr>
          <w:sz w:val="24"/>
        </w:rPr>
        <w:t>的运行结果如图</w:t>
      </w:r>
      <w:r w:rsidRPr="00885843">
        <w:rPr>
          <w:sz w:val="24"/>
        </w:rPr>
        <w:t>1-</w:t>
      </w:r>
      <w:r>
        <w:rPr>
          <w:sz w:val="24"/>
        </w:rPr>
        <w:t>4</w:t>
      </w:r>
      <w:r w:rsidRPr="00885843">
        <w:rPr>
          <w:sz w:val="24"/>
        </w:rPr>
        <w:t>所示。</w:t>
      </w:r>
    </w:p>
    <w:p w14:paraId="43EB1CEE" w14:textId="77777777" w:rsidR="00FA78CD" w:rsidRPr="00885843" w:rsidRDefault="00FA78CD" w:rsidP="00FA78CD">
      <w:pPr>
        <w:snapToGrid w:val="0"/>
      </w:pPr>
      <w:bookmarkStart w:id="13" w:name="_Toc67925261"/>
      <w:bookmarkStart w:id="14" w:name="_Toc223233069"/>
      <w:r>
        <w:rPr>
          <w:noProof/>
        </w:rPr>
        <w:drawing>
          <wp:inline distT="0" distB="0" distL="0" distR="0" wp14:anchorId="542A689E" wp14:editId="79FC5215">
            <wp:extent cx="5274310" cy="16078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607820"/>
                    </a:xfrm>
                    <a:prstGeom prst="rect">
                      <a:avLst/>
                    </a:prstGeom>
                  </pic:spPr>
                </pic:pic>
              </a:graphicData>
            </a:graphic>
          </wp:inline>
        </w:drawing>
      </w:r>
    </w:p>
    <w:p w14:paraId="2DC1BCAA" w14:textId="77777777" w:rsidR="00FA78CD" w:rsidRPr="00885843" w:rsidRDefault="00FA78CD" w:rsidP="00FA78CD">
      <w:pPr>
        <w:jc w:val="center"/>
        <w:rPr>
          <w:rFonts w:eastAsia="黑体"/>
          <w:sz w:val="24"/>
        </w:rPr>
      </w:pPr>
      <w:r w:rsidRPr="00885843">
        <w:rPr>
          <w:rFonts w:eastAsia="黑体"/>
          <w:sz w:val="24"/>
        </w:rPr>
        <w:t>图</w:t>
      </w:r>
      <w:r w:rsidRPr="00885843">
        <w:rPr>
          <w:rFonts w:eastAsia="黑体"/>
          <w:sz w:val="24"/>
        </w:rPr>
        <w:t xml:space="preserve">1-4 </w:t>
      </w:r>
      <w:r w:rsidRPr="00885843">
        <w:rPr>
          <w:rFonts w:eastAsia="黑体"/>
          <w:sz w:val="24"/>
        </w:rPr>
        <w:t>编程题</w:t>
      </w:r>
      <w:r w:rsidRPr="00885843">
        <w:rPr>
          <w:rFonts w:eastAsia="黑体"/>
          <w:sz w:val="24"/>
        </w:rPr>
        <w:t>3</w:t>
      </w:r>
      <w:r w:rsidRPr="00885843">
        <w:rPr>
          <w:rFonts w:eastAsia="黑体"/>
          <w:sz w:val="24"/>
        </w:rPr>
        <w:t>的测试用例三的运行结果</w:t>
      </w:r>
    </w:p>
    <w:p w14:paraId="7C6F964D" w14:textId="77777777" w:rsidR="00FA78CD" w:rsidRDefault="00FA78CD" w:rsidP="00FA78CD">
      <w:pPr>
        <w:snapToGrid w:val="0"/>
      </w:pPr>
    </w:p>
    <w:p w14:paraId="5FE6124A" w14:textId="77777777" w:rsidR="00FA78CD" w:rsidRDefault="00FA78CD" w:rsidP="00FA78CD">
      <w:pPr>
        <w:snapToGrid w:val="0"/>
        <w:rPr>
          <w:sz w:val="24"/>
        </w:rPr>
      </w:pPr>
      <w:r>
        <w:rPr>
          <w:rFonts w:hint="eastAsia"/>
          <w:sz w:val="24"/>
        </w:rPr>
        <w:tab/>
      </w: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185886B7" w14:textId="77777777" w:rsidR="00FA78CD" w:rsidRDefault="00FA78CD" w:rsidP="00FA78CD">
      <w:pPr>
        <w:snapToGrid w:val="0"/>
        <w:rPr>
          <w:sz w:val="24"/>
        </w:rPr>
      </w:pPr>
    </w:p>
    <w:p w14:paraId="1734C831" w14:textId="77777777" w:rsidR="00FA78CD" w:rsidRPr="00C71B9D" w:rsidRDefault="00FA78CD" w:rsidP="00FA78CD">
      <w:pPr>
        <w:snapToGrid w:val="0"/>
        <w:spacing w:line="360" w:lineRule="auto"/>
        <w:rPr>
          <w:rFonts w:hAnsi="宋体"/>
          <w:sz w:val="24"/>
        </w:rPr>
      </w:pPr>
      <w:r w:rsidRPr="00885843">
        <w:rPr>
          <w:rFonts w:hAnsi="宋体"/>
          <w:sz w:val="24"/>
        </w:rPr>
        <w:t>（</w:t>
      </w:r>
      <w:r>
        <w:rPr>
          <w:sz w:val="24"/>
        </w:rPr>
        <w:t>3</w:t>
      </w:r>
      <w:r w:rsidRPr="00885843">
        <w:rPr>
          <w:rFonts w:hAnsi="宋体"/>
          <w:sz w:val="24"/>
        </w:rPr>
        <w:t>）</w:t>
      </w:r>
      <w:r w:rsidRPr="00C71B9D">
        <w:rPr>
          <w:rFonts w:hAnsi="宋体" w:hint="eastAsia"/>
          <w:sz w:val="24"/>
        </w:rPr>
        <w:t>IP</w:t>
      </w:r>
      <w:r w:rsidRPr="00C71B9D">
        <w:rPr>
          <w:rFonts w:hAnsi="宋体" w:hint="eastAsia"/>
          <w:sz w:val="24"/>
        </w:rPr>
        <w:t>地址通常是</w:t>
      </w:r>
      <w:r w:rsidRPr="00C71B9D">
        <w:rPr>
          <w:rFonts w:hAnsi="宋体" w:hint="eastAsia"/>
          <w:sz w:val="24"/>
        </w:rPr>
        <w:t>4</w:t>
      </w:r>
      <w:r w:rsidRPr="00C71B9D">
        <w:rPr>
          <w:rFonts w:hAnsi="宋体" w:hint="eastAsia"/>
          <w:sz w:val="24"/>
        </w:rPr>
        <w:t>个用句点分隔的小整数（即点分十进制），但这些地址在机器中是用一个无符号长</w:t>
      </w:r>
      <w:proofErr w:type="gramStart"/>
      <w:r w:rsidRPr="00C71B9D">
        <w:rPr>
          <w:rFonts w:hAnsi="宋体" w:hint="eastAsia"/>
          <w:sz w:val="24"/>
        </w:rPr>
        <w:t>整型数</w:t>
      </w:r>
      <w:proofErr w:type="gramEnd"/>
      <w:r w:rsidRPr="00C71B9D">
        <w:rPr>
          <w:rFonts w:hAnsi="宋体" w:hint="eastAsia"/>
          <w:sz w:val="24"/>
        </w:rPr>
        <w:t>表示的。例如</w:t>
      </w:r>
      <w:r w:rsidRPr="00C71B9D">
        <w:rPr>
          <w:rFonts w:hAnsi="宋体" w:hint="eastAsia"/>
          <w:sz w:val="24"/>
        </w:rPr>
        <w:t>3232235876</w:t>
      </w:r>
      <w:r w:rsidRPr="00C71B9D">
        <w:rPr>
          <w:rFonts w:hAnsi="宋体" w:hint="eastAsia"/>
          <w:sz w:val="24"/>
        </w:rPr>
        <w:t>，其机内二进制表示就是</w:t>
      </w:r>
      <w:r w:rsidRPr="00C71B9D">
        <w:rPr>
          <w:rFonts w:hAnsi="宋体" w:hint="eastAsia"/>
          <w:sz w:val="24"/>
        </w:rPr>
        <w:t>11000000 10101000 00000001 01100100</w:t>
      </w:r>
      <w:r w:rsidRPr="00C71B9D">
        <w:rPr>
          <w:rFonts w:hAnsi="宋体" w:hint="eastAsia"/>
          <w:sz w:val="24"/>
        </w:rPr>
        <w:t>，按照</w:t>
      </w:r>
      <w:r w:rsidRPr="00C71B9D">
        <w:rPr>
          <w:rFonts w:hAnsi="宋体" w:hint="eastAsia"/>
          <w:sz w:val="24"/>
        </w:rPr>
        <w:t>8</w:t>
      </w:r>
      <w:r w:rsidRPr="00C71B9D">
        <w:rPr>
          <w:rFonts w:hAnsi="宋体" w:hint="eastAsia"/>
          <w:sz w:val="24"/>
        </w:rPr>
        <w:t>位一组用点分开，该</w:t>
      </w:r>
      <w:r w:rsidRPr="00C71B9D">
        <w:rPr>
          <w:rFonts w:hAnsi="宋体" w:hint="eastAsia"/>
          <w:sz w:val="24"/>
        </w:rPr>
        <w:t>IP</w:t>
      </w:r>
      <w:r w:rsidRPr="00C71B9D">
        <w:rPr>
          <w:rFonts w:hAnsi="宋体" w:hint="eastAsia"/>
          <w:sz w:val="24"/>
        </w:rPr>
        <w:t>地址就写成</w:t>
      </w:r>
      <w:r w:rsidRPr="00C71B9D">
        <w:rPr>
          <w:rFonts w:hAnsi="宋体" w:hint="eastAsia"/>
          <w:sz w:val="24"/>
        </w:rPr>
        <w:t>192.168.1.100</w:t>
      </w:r>
      <w:r w:rsidRPr="00C71B9D">
        <w:rPr>
          <w:rFonts w:hAnsi="宋体" w:hint="eastAsia"/>
          <w:sz w:val="24"/>
        </w:rPr>
        <w:t>。</w:t>
      </w:r>
    </w:p>
    <w:p w14:paraId="5EF0ABA2" w14:textId="77777777" w:rsidR="00FA78CD" w:rsidRDefault="00FA78CD" w:rsidP="00FA78CD">
      <w:pPr>
        <w:snapToGrid w:val="0"/>
        <w:spacing w:line="360" w:lineRule="auto"/>
        <w:ind w:firstLineChars="200" w:firstLine="480"/>
        <w:rPr>
          <w:rFonts w:hAnsi="宋体"/>
          <w:sz w:val="24"/>
        </w:rPr>
      </w:pPr>
      <w:r w:rsidRPr="00C71B9D">
        <w:rPr>
          <w:rFonts w:hAnsi="宋体" w:hint="eastAsia"/>
          <w:sz w:val="24"/>
        </w:rPr>
        <w:t>读入无符号长</w:t>
      </w:r>
      <w:proofErr w:type="gramStart"/>
      <w:r w:rsidRPr="00C71B9D">
        <w:rPr>
          <w:rFonts w:hAnsi="宋体" w:hint="eastAsia"/>
          <w:sz w:val="24"/>
        </w:rPr>
        <w:t>整型数</w:t>
      </w:r>
      <w:proofErr w:type="gramEnd"/>
      <w:r w:rsidRPr="00C71B9D">
        <w:rPr>
          <w:rFonts w:hAnsi="宋体" w:hint="eastAsia"/>
          <w:sz w:val="24"/>
        </w:rPr>
        <w:t>表示的互联网</w:t>
      </w:r>
      <w:r w:rsidRPr="00C71B9D">
        <w:rPr>
          <w:rFonts w:hAnsi="宋体" w:hint="eastAsia"/>
          <w:sz w:val="24"/>
        </w:rPr>
        <w:t>IP</w:t>
      </w:r>
      <w:r w:rsidRPr="00C71B9D">
        <w:rPr>
          <w:rFonts w:hAnsi="宋体" w:hint="eastAsia"/>
          <w:sz w:val="24"/>
        </w:rPr>
        <w:t>地址，对其译码，以常见的点分十进制形式输出。要求循环输入和输出，直至输入</w:t>
      </w:r>
      <w:proofErr w:type="spellStart"/>
      <w:r w:rsidRPr="00C71B9D">
        <w:rPr>
          <w:rFonts w:hAnsi="宋体" w:hint="eastAsia"/>
          <w:sz w:val="24"/>
        </w:rPr>
        <w:t>Ctrl+Z</w:t>
      </w:r>
      <w:proofErr w:type="spellEnd"/>
      <w:r w:rsidRPr="00C71B9D">
        <w:rPr>
          <w:rFonts w:hAnsi="宋体" w:hint="eastAsia"/>
          <w:sz w:val="24"/>
        </w:rPr>
        <w:t>结束。</w:t>
      </w:r>
    </w:p>
    <w:p w14:paraId="51F549A8" w14:textId="77777777" w:rsidR="00FA78CD" w:rsidRPr="00885843" w:rsidRDefault="00FA78CD" w:rsidP="00FA78CD">
      <w:pPr>
        <w:snapToGrid w:val="0"/>
        <w:spacing w:line="360" w:lineRule="auto"/>
        <w:rPr>
          <w:b/>
          <w:sz w:val="24"/>
        </w:rPr>
      </w:pPr>
      <w:r w:rsidRPr="00885843">
        <w:rPr>
          <w:rFonts w:hAnsi="宋体"/>
          <w:b/>
          <w:sz w:val="24"/>
        </w:rPr>
        <w:t>解答：</w:t>
      </w:r>
    </w:p>
    <w:p w14:paraId="4A1789C6" w14:textId="77777777" w:rsidR="00FA78CD" w:rsidRPr="00885843" w:rsidRDefault="00FA78CD" w:rsidP="00FA78CD">
      <w:pPr>
        <w:snapToGrid w:val="0"/>
        <w:spacing w:line="360" w:lineRule="auto"/>
        <w:rPr>
          <w:sz w:val="24"/>
        </w:rPr>
      </w:pPr>
      <w:r w:rsidRPr="00885843">
        <w:rPr>
          <w:sz w:val="24"/>
        </w:rPr>
        <w:t xml:space="preserve">  1) </w:t>
      </w:r>
      <w:r w:rsidRPr="00885843">
        <w:rPr>
          <w:rFonts w:hAnsi="宋体"/>
          <w:sz w:val="24"/>
        </w:rPr>
        <w:t>解题思路：</w:t>
      </w:r>
    </w:p>
    <w:p w14:paraId="040D3F4F" w14:textId="77777777" w:rsidR="00FA78CD" w:rsidRPr="00885843" w:rsidRDefault="00FA78CD" w:rsidP="00FA78CD">
      <w:pPr>
        <w:snapToGrid w:val="0"/>
        <w:spacing w:line="360" w:lineRule="auto"/>
        <w:rPr>
          <w:sz w:val="24"/>
        </w:rPr>
      </w:pPr>
      <w:r w:rsidRPr="00885843">
        <w:rPr>
          <w:sz w:val="24"/>
        </w:rPr>
        <w:tab/>
        <w:t>1.</w:t>
      </w:r>
      <w:r w:rsidRPr="00885843">
        <w:rPr>
          <w:rFonts w:hAnsi="宋体"/>
          <w:sz w:val="24"/>
        </w:rPr>
        <w:t>输入</w:t>
      </w:r>
      <w:r w:rsidRPr="00885843">
        <w:rPr>
          <w:sz w:val="24"/>
        </w:rPr>
        <w:t>x</w:t>
      </w:r>
      <w:r w:rsidRPr="00885843">
        <w:rPr>
          <w:rFonts w:hAnsi="宋体"/>
          <w:sz w:val="24"/>
        </w:rPr>
        <w:t>，</w:t>
      </w:r>
      <w:r>
        <w:rPr>
          <w:rFonts w:hint="eastAsia"/>
          <w:sz w:val="24"/>
        </w:rPr>
        <w:t>如果输入</w:t>
      </w:r>
      <w:proofErr w:type="spellStart"/>
      <w:r w:rsidRPr="002E5FBA">
        <w:rPr>
          <w:rFonts w:hAnsi="宋体" w:hint="eastAsia"/>
          <w:sz w:val="24"/>
        </w:rPr>
        <w:t>Ctrl+Z</w:t>
      </w:r>
      <w:proofErr w:type="spellEnd"/>
      <w:r>
        <w:rPr>
          <w:rFonts w:hAnsi="宋体" w:hint="eastAsia"/>
          <w:sz w:val="24"/>
        </w:rPr>
        <w:t>，跳转至</w:t>
      </w:r>
      <w:r>
        <w:rPr>
          <w:rFonts w:hAnsi="宋体" w:hint="eastAsia"/>
          <w:sz w:val="24"/>
        </w:rPr>
        <w:t>4</w:t>
      </w:r>
      <w:r>
        <w:rPr>
          <w:rFonts w:hAnsi="宋体" w:hint="eastAsia"/>
          <w:sz w:val="24"/>
        </w:rPr>
        <w:t>结束。</w:t>
      </w:r>
    </w:p>
    <w:p w14:paraId="0B426D07" w14:textId="77777777" w:rsidR="00FA78CD" w:rsidRDefault="00FA78CD" w:rsidP="00FA78CD">
      <w:pPr>
        <w:snapToGrid w:val="0"/>
        <w:spacing w:line="360" w:lineRule="auto"/>
        <w:rPr>
          <w:rFonts w:hAnsi="宋体"/>
          <w:sz w:val="24"/>
        </w:rPr>
      </w:pPr>
      <w:r w:rsidRPr="00885843">
        <w:rPr>
          <w:sz w:val="24"/>
        </w:rPr>
        <w:tab/>
        <w:t>2.</w:t>
      </w:r>
      <w:r>
        <w:rPr>
          <w:rFonts w:hAnsi="宋体" w:hint="eastAsia"/>
          <w:sz w:val="24"/>
        </w:rPr>
        <w:t>定义</w:t>
      </w:r>
      <w:proofErr w:type="spellStart"/>
      <w:r>
        <w:rPr>
          <w:rFonts w:hAnsi="宋体"/>
          <w:sz w:val="24"/>
        </w:rPr>
        <w:t>i</w:t>
      </w:r>
      <w:proofErr w:type="spellEnd"/>
      <w:r>
        <w:rPr>
          <w:rFonts w:hAnsi="宋体"/>
          <w:sz w:val="24"/>
        </w:rPr>
        <w:t>= 3;</w:t>
      </w:r>
    </w:p>
    <w:p w14:paraId="0E5D6948" w14:textId="77777777" w:rsidR="00FA78CD" w:rsidRPr="00885843" w:rsidRDefault="00FA78CD" w:rsidP="00FA78CD">
      <w:pPr>
        <w:snapToGrid w:val="0"/>
        <w:spacing w:line="360" w:lineRule="auto"/>
        <w:rPr>
          <w:sz w:val="24"/>
        </w:rPr>
      </w:pPr>
      <w:r>
        <w:rPr>
          <w:rFonts w:hAnsi="宋体"/>
          <w:sz w:val="24"/>
        </w:rPr>
        <w:tab/>
        <w:t>3.</w:t>
      </w:r>
      <w:r>
        <w:rPr>
          <w:rFonts w:hAnsi="宋体" w:hint="eastAsia"/>
          <w:sz w:val="24"/>
        </w:rPr>
        <w:t>如果</w:t>
      </w:r>
      <w:proofErr w:type="spellStart"/>
      <w:r>
        <w:rPr>
          <w:rFonts w:hAnsi="宋体" w:hint="eastAsia"/>
          <w:sz w:val="24"/>
        </w:rPr>
        <w:t>i</w:t>
      </w:r>
      <w:proofErr w:type="spellEnd"/>
      <w:r>
        <w:rPr>
          <w:rFonts w:hAnsi="宋体"/>
          <w:sz w:val="24"/>
        </w:rPr>
        <w:t>&gt;0</w:t>
      </w:r>
      <w:r>
        <w:rPr>
          <w:rFonts w:hAnsi="宋体" w:hint="eastAsia"/>
          <w:sz w:val="24"/>
        </w:rPr>
        <w:t>执行以下步骤</w:t>
      </w:r>
    </w:p>
    <w:p w14:paraId="309CAA6D" w14:textId="77777777" w:rsidR="00FA78CD" w:rsidRDefault="00FA78CD" w:rsidP="00FA78CD">
      <w:pPr>
        <w:snapToGrid w:val="0"/>
        <w:spacing w:line="360" w:lineRule="auto"/>
        <w:rPr>
          <w:rFonts w:hAnsi="宋体"/>
          <w:sz w:val="24"/>
        </w:rPr>
      </w:pPr>
      <w:r w:rsidRPr="00885843">
        <w:rPr>
          <w:sz w:val="24"/>
        </w:rPr>
        <w:tab/>
      </w:r>
      <w:r w:rsidRPr="00885843">
        <w:rPr>
          <w:sz w:val="24"/>
        </w:rPr>
        <w:tab/>
      </w:r>
      <w:r>
        <w:rPr>
          <w:sz w:val="24"/>
        </w:rPr>
        <w:t>3</w:t>
      </w:r>
      <w:r w:rsidRPr="00885843">
        <w:rPr>
          <w:sz w:val="24"/>
        </w:rPr>
        <w:t xml:space="preserve">.1 </w:t>
      </w:r>
      <w:r>
        <w:rPr>
          <w:rFonts w:hAnsi="宋体" w:hint="eastAsia"/>
          <w:sz w:val="24"/>
        </w:rPr>
        <w:t>首先将要处理的</w:t>
      </w:r>
      <w:r>
        <w:rPr>
          <w:rFonts w:hAnsi="宋体" w:hint="eastAsia"/>
          <w:sz w:val="24"/>
        </w:rPr>
        <w:t>8</w:t>
      </w:r>
      <w:r>
        <w:rPr>
          <w:rFonts w:hAnsi="宋体" w:hint="eastAsia"/>
          <w:sz w:val="24"/>
        </w:rPr>
        <w:t>位移动到最后，</w:t>
      </w:r>
      <w:r w:rsidRPr="004D3ED3">
        <w:rPr>
          <w:sz w:val="24"/>
        </w:rPr>
        <w:t xml:space="preserve">x &gt;&gt; (8 * </w:t>
      </w:r>
      <w:proofErr w:type="spellStart"/>
      <w:r w:rsidRPr="004D3ED3">
        <w:rPr>
          <w:sz w:val="24"/>
        </w:rPr>
        <w:t>i</w:t>
      </w:r>
      <w:proofErr w:type="spellEnd"/>
      <w:r w:rsidRPr="004D3ED3">
        <w:rPr>
          <w:sz w:val="24"/>
        </w:rPr>
        <w:t>)</w:t>
      </w:r>
    </w:p>
    <w:p w14:paraId="0542E514" w14:textId="77777777" w:rsidR="00FA78CD" w:rsidRPr="00885843" w:rsidRDefault="00FA78CD" w:rsidP="00FA78CD">
      <w:pPr>
        <w:snapToGrid w:val="0"/>
        <w:spacing w:line="360" w:lineRule="auto"/>
        <w:rPr>
          <w:sz w:val="24"/>
        </w:rPr>
      </w:pPr>
      <w:r w:rsidRPr="00885843">
        <w:rPr>
          <w:sz w:val="24"/>
        </w:rPr>
        <w:tab/>
      </w:r>
      <w:r w:rsidRPr="00885843">
        <w:rPr>
          <w:sz w:val="24"/>
        </w:rPr>
        <w:tab/>
      </w:r>
      <w:r>
        <w:rPr>
          <w:sz w:val="24"/>
        </w:rPr>
        <w:t>3</w:t>
      </w:r>
      <w:r w:rsidRPr="00885843">
        <w:rPr>
          <w:sz w:val="24"/>
        </w:rPr>
        <w:t xml:space="preserve">.2 </w:t>
      </w:r>
      <w:r>
        <w:rPr>
          <w:rFonts w:hint="eastAsia"/>
          <w:sz w:val="24"/>
        </w:rPr>
        <w:t>然后取出这</w:t>
      </w:r>
      <w:r>
        <w:rPr>
          <w:rFonts w:hint="eastAsia"/>
          <w:sz w:val="24"/>
        </w:rPr>
        <w:t>8</w:t>
      </w:r>
      <w:r>
        <w:rPr>
          <w:rFonts w:hint="eastAsia"/>
          <w:sz w:val="24"/>
        </w:rPr>
        <w:t>位并输出</w:t>
      </w:r>
      <w:r w:rsidRPr="00885843">
        <w:rPr>
          <w:rFonts w:hAnsi="宋体"/>
          <w:sz w:val="24"/>
        </w:rPr>
        <w:t>，</w:t>
      </w:r>
      <w:proofErr w:type="spellStart"/>
      <w:r w:rsidRPr="004D3ED3">
        <w:rPr>
          <w:sz w:val="24"/>
        </w:rPr>
        <w:t>printf</w:t>
      </w:r>
      <w:proofErr w:type="spellEnd"/>
      <w:r w:rsidRPr="004D3ED3">
        <w:rPr>
          <w:sz w:val="24"/>
        </w:rPr>
        <w:t xml:space="preserve">("%d.", x &gt;&gt; (8 * </w:t>
      </w:r>
      <w:proofErr w:type="spellStart"/>
      <w:r w:rsidRPr="004D3ED3">
        <w:rPr>
          <w:sz w:val="24"/>
        </w:rPr>
        <w:t>i</w:t>
      </w:r>
      <w:proofErr w:type="spellEnd"/>
      <w:r w:rsidRPr="004D3ED3">
        <w:rPr>
          <w:sz w:val="24"/>
        </w:rPr>
        <w:t>) &amp; 0xff);</w:t>
      </w:r>
    </w:p>
    <w:p w14:paraId="725ADCB2" w14:textId="77777777" w:rsidR="00FA78CD" w:rsidRPr="004D3ED3" w:rsidRDefault="00FA78CD" w:rsidP="00FA78CD">
      <w:pPr>
        <w:snapToGrid w:val="0"/>
        <w:spacing w:line="360" w:lineRule="auto"/>
        <w:rPr>
          <w:rFonts w:hAnsi="宋体"/>
          <w:sz w:val="24"/>
        </w:rPr>
      </w:pPr>
      <w:r w:rsidRPr="00885843">
        <w:rPr>
          <w:sz w:val="24"/>
        </w:rPr>
        <w:tab/>
      </w:r>
      <w:r w:rsidRPr="00885843">
        <w:rPr>
          <w:sz w:val="24"/>
        </w:rPr>
        <w:tab/>
      </w:r>
      <w:r>
        <w:rPr>
          <w:sz w:val="24"/>
        </w:rPr>
        <w:t>3</w:t>
      </w:r>
      <w:r w:rsidRPr="00885843">
        <w:rPr>
          <w:sz w:val="24"/>
        </w:rPr>
        <w:t>.3</w:t>
      </w:r>
      <w:r>
        <w:rPr>
          <w:rFonts w:hAnsi="宋体" w:hint="eastAsia"/>
          <w:sz w:val="24"/>
        </w:rPr>
        <w:t xml:space="preserve"> </w:t>
      </w:r>
      <w:proofErr w:type="spellStart"/>
      <w:r>
        <w:rPr>
          <w:rFonts w:hAnsi="宋体"/>
          <w:sz w:val="24"/>
        </w:rPr>
        <w:t>i</w:t>
      </w:r>
      <w:proofErr w:type="spellEnd"/>
      <w:r>
        <w:rPr>
          <w:rFonts w:hAnsi="宋体" w:hint="eastAsia"/>
          <w:sz w:val="24"/>
        </w:rPr>
        <w:t xml:space="preserve"> </w:t>
      </w:r>
      <w:r>
        <w:rPr>
          <w:rFonts w:hAnsi="宋体"/>
          <w:sz w:val="24"/>
        </w:rPr>
        <w:t xml:space="preserve">= </w:t>
      </w:r>
      <w:proofErr w:type="spellStart"/>
      <w:r>
        <w:rPr>
          <w:rFonts w:hAnsi="宋体"/>
          <w:sz w:val="24"/>
        </w:rPr>
        <w:t>i</w:t>
      </w:r>
      <w:proofErr w:type="spellEnd"/>
      <w:r>
        <w:rPr>
          <w:rFonts w:hAnsi="宋体"/>
          <w:sz w:val="24"/>
        </w:rPr>
        <w:t xml:space="preserve"> -1 </w:t>
      </w:r>
    </w:p>
    <w:p w14:paraId="22D18DDB" w14:textId="77777777" w:rsidR="00FA78CD" w:rsidRDefault="00FA78CD" w:rsidP="00FA78CD">
      <w:pPr>
        <w:snapToGrid w:val="0"/>
        <w:spacing w:line="360" w:lineRule="auto"/>
        <w:rPr>
          <w:sz w:val="24"/>
        </w:rPr>
      </w:pPr>
      <w:r w:rsidRPr="00885843">
        <w:rPr>
          <w:sz w:val="24"/>
        </w:rPr>
        <w:tab/>
        <w:t xml:space="preserve">4. </w:t>
      </w:r>
      <w:r>
        <w:rPr>
          <w:rFonts w:hAnsi="宋体" w:hint="eastAsia"/>
          <w:sz w:val="24"/>
        </w:rPr>
        <w:t>输出最后</w:t>
      </w:r>
      <w:r>
        <w:rPr>
          <w:rFonts w:hAnsi="宋体" w:hint="eastAsia"/>
          <w:sz w:val="24"/>
        </w:rPr>
        <w:t>8</w:t>
      </w:r>
      <w:r>
        <w:rPr>
          <w:rFonts w:hAnsi="宋体" w:hint="eastAsia"/>
          <w:sz w:val="24"/>
        </w:rPr>
        <w:t>位，</w:t>
      </w:r>
      <w:proofErr w:type="spellStart"/>
      <w:r w:rsidRPr="004D3ED3">
        <w:rPr>
          <w:sz w:val="24"/>
        </w:rPr>
        <w:t>printf</w:t>
      </w:r>
      <w:proofErr w:type="spellEnd"/>
      <w:r w:rsidRPr="004D3ED3">
        <w:rPr>
          <w:sz w:val="24"/>
        </w:rPr>
        <w:t>("%d\n", x &amp; 0xff)</w:t>
      </w:r>
      <w:r>
        <w:rPr>
          <w:rFonts w:hint="eastAsia"/>
          <w:sz w:val="24"/>
        </w:rPr>
        <w:t>;</w:t>
      </w:r>
    </w:p>
    <w:p w14:paraId="5C3BC154" w14:textId="77777777" w:rsidR="00FA78CD" w:rsidRPr="004D3ED3" w:rsidRDefault="00FA78CD" w:rsidP="00FA78CD">
      <w:pPr>
        <w:snapToGrid w:val="0"/>
        <w:spacing w:line="360" w:lineRule="auto"/>
        <w:ind w:firstLine="420"/>
        <w:rPr>
          <w:sz w:val="24"/>
        </w:rPr>
      </w:pPr>
      <w:r>
        <w:rPr>
          <w:sz w:val="24"/>
        </w:rPr>
        <w:t xml:space="preserve">5. </w:t>
      </w:r>
      <w:r>
        <w:rPr>
          <w:rFonts w:hint="eastAsia"/>
          <w:sz w:val="24"/>
        </w:rPr>
        <w:t>结束。</w:t>
      </w:r>
    </w:p>
    <w:p w14:paraId="7B74AB3F" w14:textId="77777777" w:rsidR="00FA78CD" w:rsidRPr="00885843" w:rsidRDefault="00FA78CD" w:rsidP="00FA78CD">
      <w:pPr>
        <w:snapToGrid w:val="0"/>
        <w:spacing w:line="360" w:lineRule="auto"/>
        <w:rPr>
          <w:color w:val="FF0000"/>
          <w:sz w:val="24"/>
        </w:rPr>
      </w:pPr>
      <w:r w:rsidRPr="00885843">
        <w:rPr>
          <w:sz w:val="24"/>
        </w:rPr>
        <w:lastRenderedPageBreak/>
        <w:t>2</w:t>
      </w:r>
      <w:r w:rsidRPr="00885843">
        <w:rPr>
          <w:rFonts w:hAnsi="宋体"/>
          <w:sz w:val="24"/>
        </w:rPr>
        <w:t>）程序清单</w:t>
      </w:r>
    </w:p>
    <w:p w14:paraId="45DA9A21" w14:textId="77777777" w:rsidR="00FA78CD" w:rsidRPr="004D3ED3" w:rsidRDefault="00FA78CD" w:rsidP="00FA78CD">
      <w:pPr>
        <w:snapToGrid w:val="0"/>
        <w:spacing w:line="360" w:lineRule="auto"/>
        <w:rPr>
          <w:sz w:val="24"/>
        </w:rPr>
      </w:pPr>
      <w:r w:rsidRPr="004D3ED3">
        <w:rPr>
          <w:sz w:val="24"/>
        </w:rPr>
        <w:t>#include &lt;</w:t>
      </w:r>
      <w:proofErr w:type="spellStart"/>
      <w:r w:rsidRPr="004D3ED3">
        <w:rPr>
          <w:sz w:val="24"/>
        </w:rPr>
        <w:t>stdio.h</w:t>
      </w:r>
      <w:proofErr w:type="spellEnd"/>
      <w:r w:rsidRPr="004D3ED3">
        <w:rPr>
          <w:sz w:val="24"/>
        </w:rPr>
        <w:t>&gt;</w:t>
      </w:r>
    </w:p>
    <w:p w14:paraId="6E57C2C5" w14:textId="77777777" w:rsidR="00FA78CD" w:rsidRPr="004D3ED3" w:rsidRDefault="00FA78CD" w:rsidP="00FA78CD">
      <w:pPr>
        <w:snapToGrid w:val="0"/>
        <w:spacing w:line="360" w:lineRule="auto"/>
        <w:rPr>
          <w:sz w:val="24"/>
        </w:rPr>
      </w:pPr>
      <w:r w:rsidRPr="004D3ED3">
        <w:rPr>
          <w:sz w:val="24"/>
        </w:rPr>
        <w:t>int main(void) {</w:t>
      </w:r>
    </w:p>
    <w:p w14:paraId="37D7F727" w14:textId="77777777" w:rsidR="00FA78CD" w:rsidRPr="004D3ED3" w:rsidRDefault="00FA78CD" w:rsidP="00FA78CD">
      <w:pPr>
        <w:snapToGrid w:val="0"/>
        <w:spacing w:line="360" w:lineRule="auto"/>
        <w:ind w:firstLine="420"/>
        <w:rPr>
          <w:sz w:val="24"/>
        </w:rPr>
      </w:pPr>
      <w:r w:rsidRPr="004D3ED3">
        <w:rPr>
          <w:sz w:val="24"/>
        </w:rPr>
        <w:t>unsigned long x;</w:t>
      </w:r>
    </w:p>
    <w:p w14:paraId="7331691C" w14:textId="77777777" w:rsidR="00FA78CD" w:rsidRPr="004D3ED3" w:rsidRDefault="00FA78CD" w:rsidP="00FA78CD">
      <w:pPr>
        <w:snapToGrid w:val="0"/>
        <w:spacing w:line="360" w:lineRule="auto"/>
        <w:rPr>
          <w:sz w:val="24"/>
        </w:rPr>
      </w:pPr>
      <w:r w:rsidRPr="004D3ED3">
        <w:rPr>
          <w:sz w:val="24"/>
        </w:rPr>
        <w:t xml:space="preserve">    while (</w:t>
      </w:r>
      <w:proofErr w:type="spellStart"/>
      <w:proofErr w:type="gramStart"/>
      <w:r w:rsidRPr="004D3ED3">
        <w:rPr>
          <w:sz w:val="24"/>
        </w:rPr>
        <w:t>scanf</w:t>
      </w:r>
      <w:proofErr w:type="spellEnd"/>
      <w:r w:rsidRPr="004D3ED3">
        <w:rPr>
          <w:sz w:val="24"/>
        </w:rPr>
        <w:t>(</w:t>
      </w:r>
      <w:proofErr w:type="gramEnd"/>
      <w:r w:rsidRPr="004D3ED3">
        <w:rPr>
          <w:sz w:val="24"/>
        </w:rPr>
        <w:t>"%</w:t>
      </w:r>
      <w:proofErr w:type="spellStart"/>
      <w:r w:rsidRPr="004D3ED3">
        <w:rPr>
          <w:sz w:val="24"/>
        </w:rPr>
        <w:t>lu</w:t>
      </w:r>
      <w:proofErr w:type="spellEnd"/>
      <w:r w:rsidRPr="004D3ED3">
        <w:rPr>
          <w:sz w:val="24"/>
        </w:rPr>
        <w:t>", &amp;x) != EOF) {</w:t>
      </w:r>
    </w:p>
    <w:p w14:paraId="499A3E20" w14:textId="77777777" w:rsidR="00FA78CD" w:rsidRPr="004D3ED3" w:rsidRDefault="00FA78CD" w:rsidP="00FA78CD">
      <w:pPr>
        <w:snapToGrid w:val="0"/>
        <w:spacing w:line="360" w:lineRule="auto"/>
        <w:rPr>
          <w:sz w:val="24"/>
        </w:rPr>
      </w:pPr>
      <w:r w:rsidRPr="004D3ED3">
        <w:rPr>
          <w:sz w:val="24"/>
        </w:rPr>
        <w:t xml:space="preserve">        for (int </w:t>
      </w:r>
      <w:proofErr w:type="spellStart"/>
      <w:r w:rsidRPr="004D3ED3">
        <w:rPr>
          <w:sz w:val="24"/>
        </w:rPr>
        <w:t>i</w:t>
      </w:r>
      <w:proofErr w:type="spellEnd"/>
      <w:r w:rsidRPr="004D3ED3">
        <w:rPr>
          <w:sz w:val="24"/>
        </w:rPr>
        <w:t xml:space="preserve"> = 3; </w:t>
      </w:r>
      <w:proofErr w:type="spellStart"/>
      <w:r w:rsidRPr="004D3ED3">
        <w:rPr>
          <w:sz w:val="24"/>
        </w:rPr>
        <w:t>i</w:t>
      </w:r>
      <w:proofErr w:type="spellEnd"/>
      <w:r w:rsidRPr="004D3ED3">
        <w:rPr>
          <w:sz w:val="24"/>
        </w:rPr>
        <w:t xml:space="preserve"> &gt; 0; </w:t>
      </w:r>
      <w:proofErr w:type="spellStart"/>
      <w:r w:rsidRPr="004D3ED3">
        <w:rPr>
          <w:sz w:val="24"/>
        </w:rPr>
        <w:t>i</w:t>
      </w:r>
      <w:proofErr w:type="spellEnd"/>
      <w:r w:rsidRPr="004D3ED3">
        <w:rPr>
          <w:sz w:val="24"/>
        </w:rPr>
        <w:t xml:space="preserve">--) </w:t>
      </w:r>
      <w:proofErr w:type="spellStart"/>
      <w:proofErr w:type="gramStart"/>
      <w:r w:rsidRPr="004D3ED3">
        <w:rPr>
          <w:sz w:val="24"/>
        </w:rPr>
        <w:t>printf</w:t>
      </w:r>
      <w:proofErr w:type="spellEnd"/>
      <w:r w:rsidRPr="004D3ED3">
        <w:rPr>
          <w:sz w:val="24"/>
        </w:rPr>
        <w:t>(</w:t>
      </w:r>
      <w:proofErr w:type="gramEnd"/>
      <w:r w:rsidRPr="004D3ED3">
        <w:rPr>
          <w:sz w:val="24"/>
        </w:rPr>
        <w:t xml:space="preserve">"%d.", x &gt;&gt; (8 * </w:t>
      </w:r>
      <w:proofErr w:type="spellStart"/>
      <w:r w:rsidRPr="004D3ED3">
        <w:rPr>
          <w:sz w:val="24"/>
        </w:rPr>
        <w:t>i</w:t>
      </w:r>
      <w:proofErr w:type="spellEnd"/>
      <w:r w:rsidRPr="004D3ED3">
        <w:rPr>
          <w:sz w:val="24"/>
        </w:rPr>
        <w:t>) &amp; 0xff);</w:t>
      </w:r>
    </w:p>
    <w:p w14:paraId="3D4E1B48" w14:textId="77777777" w:rsidR="00FA78CD" w:rsidRPr="004D3ED3" w:rsidRDefault="00FA78CD" w:rsidP="00FA78CD">
      <w:pPr>
        <w:snapToGrid w:val="0"/>
        <w:spacing w:line="360" w:lineRule="auto"/>
        <w:rPr>
          <w:sz w:val="24"/>
        </w:rPr>
      </w:pPr>
      <w:r w:rsidRPr="004D3ED3">
        <w:rPr>
          <w:sz w:val="24"/>
        </w:rPr>
        <w:t xml:space="preserve">        </w:t>
      </w:r>
      <w:proofErr w:type="spellStart"/>
      <w:proofErr w:type="gramStart"/>
      <w:r w:rsidRPr="004D3ED3">
        <w:rPr>
          <w:sz w:val="24"/>
        </w:rPr>
        <w:t>printf</w:t>
      </w:r>
      <w:proofErr w:type="spellEnd"/>
      <w:r w:rsidRPr="004D3ED3">
        <w:rPr>
          <w:sz w:val="24"/>
        </w:rPr>
        <w:t>(</w:t>
      </w:r>
      <w:proofErr w:type="gramEnd"/>
      <w:r w:rsidRPr="004D3ED3">
        <w:rPr>
          <w:sz w:val="24"/>
        </w:rPr>
        <w:t>"%d\n", x &amp; 0xff);</w:t>
      </w:r>
    </w:p>
    <w:p w14:paraId="787961D5" w14:textId="77777777" w:rsidR="00FA78CD" w:rsidRPr="004D3ED3" w:rsidRDefault="00FA78CD" w:rsidP="00FA78CD">
      <w:pPr>
        <w:snapToGrid w:val="0"/>
        <w:spacing w:line="360" w:lineRule="auto"/>
        <w:rPr>
          <w:sz w:val="24"/>
        </w:rPr>
      </w:pPr>
      <w:r w:rsidRPr="004D3ED3">
        <w:rPr>
          <w:sz w:val="24"/>
        </w:rPr>
        <w:t xml:space="preserve">    }</w:t>
      </w:r>
    </w:p>
    <w:p w14:paraId="63AB2FEC" w14:textId="77777777" w:rsidR="00FA78CD" w:rsidRPr="004D3ED3" w:rsidRDefault="00FA78CD" w:rsidP="00FA78CD">
      <w:pPr>
        <w:snapToGrid w:val="0"/>
        <w:spacing w:line="360" w:lineRule="auto"/>
        <w:rPr>
          <w:sz w:val="24"/>
        </w:rPr>
      </w:pPr>
      <w:r w:rsidRPr="004D3ED3">
        <w:rPr>
          <w:sz w:val="24"/>
        </w:rPr>
        <w:t xml:space="preserve">    return 0;</w:t>
      </w:r>
    </w:p>
    <w:p w14:paraId="395A6134" w14:textId="77777777" w:rsidR="00FA78CD" w:rsidRDefault="00FA78CD" w:rsidP="00FA78CD">
      <w:pPr>
        <w:snapToGrid w:val="0"/>
        <w:spacing w:line="360" w:lineRule="auto"/>
        <w:rPr>
          <w:sz w:val="24"/>
        </w:rPr>
      </w:pPr>
      <w:r w:rsidRPr="004D3ED3">
        <w:rPr>
          <w:sz w:val="24"/>
        </w:rPr>
        <w:t>}</w:t>
      </w:r>
    </w:p>
    <w:p w14:paraId="5B4FD404" w14:textId="77777777" w:rsidR="00FA78CD" w:rsidRPr="00885843" w:rsidRDefault="00FA78CD" w:rsidP="00FA78CD">
      <w:pPr>
        <w:snapToGrid w:val="0"/>
        <w:rPr>
          <w:sz w:val="24"/>
        </w:rPr>
      </w:pPr>
      <w:r w:rsidRPr="00885843">
        <w:rPr>
          <w:sz w:val="24"/>
        </w:rPr>
        <w:t>3</w:t>
      </w:r>
      <w:r w:rsidRPr="00885843">
        <w:rPr>
          <w:rFonts w:hAnsi="宋体"/>
          <w:sz w:val="24"/>
        </w:rPr>
        <w:t>）测试</w:t>
      </w:r>
    </w:p>
    <w:p w14:paraId="20858C46" w14:textId="77777777" w:rsidR="00FA78CD" w:rsidRDefault="00FA78CD" w:rsidP="00FA78CD">
      <w:pPr>
        <w:rPr>
          <w:sz w:val="24"/>
        </w:rPr>
      </w:pPr>
      <w:r w:rsidRPr="00885843">
        <w:rPr>
          <w:sz w:val="24"/>
        </w:rPr>
        <w:t xml:space="preserve">  </w:t>
      </w:r>
      <w:r w:rsidRPr="00885843">
        <w:rPr>
          <w:sz w:val="24"/>
        </w:rPr>
        <w:t>（</w:t>
      </w:r>
      <w:r w:rsidRPr="00885843">
        <w:rPr>
          <w:sz w:val="24"/>
        </w:rPr>
        <w:t>a</w:t>
      </w:r>
      <w:r w:rsidRPr="00885843">
        <w:rPr>
          <w:sz w:val="24"/>
        </w:rPr>
        <w:t>）</w:t>
      </w:r>
      <w:r w:rsidRPr="00885843">
        <w:rPr>
          <w:sz w:val="24"/>
        </w:rPr>
        <w:t xml:space="preserve"> </w:t>
      </w:r>
      <w:r w:rsidRPr="00885843">
        <w:rPr>
          <w:sz w:val="24"/>
        </w:rPr>
        <w:t>测试数据：</w:t>
      </w:r>
    </w:p>
    <w:p w14:paraId="3E6325B5" w14:textId="77777777" w:rsidR="00FA78CD" w:rsidRDefault="00FA78CD" w:rsidP="00FA78CD">
      <w:pPr>
        <w:rPr>
          <w:sz w:val="24"/>
        </w:rPr>
      </w:pPr>
      <w:r>
        <w:rPr>
          <w:rFonts w:hint="eastAsia"/>
          <w:sz w:val="24"/>
        </w:rPr>
        <w:tab/>
      </w:r>
      <w:r>
        <w:rPr>
          <w:rFonts w:hint="eastAsia"/>
          <w:sz w:val="24"/>
        </w:rPr>
        <w:t>根据题目要求以及各种可能出现的错误情况构造数据如表</w:t>
      </w:r>
      <w:r>
        <w:rPr>
          <w:rFonts w:hint="eastAsia"/>
          <w:sz w:val="24"/>
        </w:rPr>
        <w:t>1-</w:t>
      </w:r>
      <w:r>
        <w:rPr>
          <w:sz w:val="24"/>
        </w:rPr>
        <w:t>2</w:t>
      </w:r>
      <w:r>
        <w:rPr>
          <w:rFonts w:hint="eastAsia"/>
          <w:sz w:val="24"/>
        </w:rPr>
        <w:t>所示。</w:t>
      </w:r>
    </w:p>
    <w:p w14:paraId="7CAA6725" w14:textId="77777777" w:rsidR="00FA78CD" w:rsidRDefault="00FA78CD" w:rsidP="00FA78CD">
      <w:pPr>
        <w:rPr>
          <w:sz w:val="24"/>
        </w:rPr>
      </w:pPr>
    </w:p>
    <w:p w14:paraId="3043E0D7" w14:textId="77777777" w:rsidR="00FA78CD" w:rsidRPr="00885843" w:rsidRDefault="00FA78CD" w:rsidP="00FA78CD">
      <w:pPr>
        <w:jc w:val="center"/>
        <w:rPr>
          <w:rFonts w:eastAsia="黑体"/>
          <w:sz w:val="24"/>
        </w:rPr>
      </w:pPr>
      <w:r w:rsidRPr="00885843">
        <w:rPr>
          <w:rFonts w:eastAsia="黑体" w:hAnsi="黑体"/>
          <w:sz w:val="24"/>
        </w:rPr>
        <w:t>表</w:t>
      </w:r>
      <w:r w:rsidRPr="00885843">
        <w:rPr>
          <w:rFonts w:eastAsia="黑体"/>
          <w:sz w:val="24"/>
        </w:rPr>
        <w:t>1-</w:t>
      </w:r>
      <w:r>
        <w:rPr>
          <w:rFonts w:eastAsia="黑体"/>
          <w:sz w:val="24"/>
        </w:rPr>
        <w:t>2</w:t>
      </w:r>
      <w:r w:rsidRPr="00885843">
        <w:rPr>
          <w:rFonts w:eastAsia="黑体"/>
          <w:sz w:val="24"/>
        </w:rPr>
        <w:t xml:space="preserve"> </w:t>
      </w:r>
      <w:r w:rsidRPr="00885843">
        <w:rPr>
          <w:rFonts w:eastAsia="黑体" w:hAnsi="黑体"/>
          <w:sz w:val="24"/>
        </w:rPr>
        <w:t>编程题</w:t>
      </w:r>
      <w:r>
        <w:rPr>
          <w:rFonts w:eastAsia="黑体"/>
          <w:sz w:val="24"/>
        </w:rPr>
        <w:t>4</w:t>
      </w:r>
      <w:r w:rsidRPr="00885843">
        <w:rPr>
          <w:rFonts w:eastAsia="黑体" w:hAnsi="黑体"/>
          <w:sz w:val="24"/>
        </w:rPr>
        <w:t>的测试数据</w:t>
      </w:r>
    </w:p>
    <w:tbl>
      <w:tblPr>
        <w:tblStyle w:val="af1"/>
        <w:tblW w:w="8395" w:type="dxa"/>
        <w:tblLook w:val="04A0" w:firstRow="1" w:lastRow="0" w:firstColumn="1" w:lastColumn="0" w:noHBand="0" w:noVBand="1"/>
      </w:tblPr>
      <w:tblGrid>
        <w:gridCol w:w="1066"/>
        <w:gridCol w:w="1860"/>
        <w:gridCol w:w="2910"/>
        <w:gridCol w:w="2559"/>
      </w:tblGrid>
      <w:tr w:rsidR="00FA78CD" w:rsidRPr="00885843" w14:paraId="3551A331" w14:textId="77777777" w:rsidTr="00193B9C">
        <w:trPr>
          <w:trHeight w:val="357"/>
        </w:trPr>
        <w:tc>
          <w:tcPr>
            <w:tcW w:w="0" w:type="auto"/>
            <w:vMerge w:val="restart"/>
          </w:tcPr>
          <w:p w14:paraId="37156F3F" w14:textId="77777777" w:rsidR="00FA78CD" w:rsidRPr="00885843" w:rsidRDefault="00FA78CD" w:rsidP="00193B9C">
            <w:pPr>
              <w:jc w:val="center"/>
            </w:pPr>
            <w:r w:rsidRPr="00885843">
              <w:t>测试</w:t>
            </w:r>
          </w:p>
          <w:p w14:paraId="4C59A73E" w14:textId="77777777" w:rsidR="00FA78CD" w:rsidRPr="00885843" w:rsidRDefault="00FA78CD" w:rsidP="00193B9C">
            <w:pPr>
              <w:jc w:val="center"/>
            </w:pPr>
            <w:r w:rsidRPr="00885843">
              <w:t>用例</w:t>
            </w:r>
          </w:p>
        </w:tc>
        <w:tc>
          <w:tcPr>
            <w:tcW w:w="0" w:type="auto"/>
          </w:tcPr>
          <w:p w14:paraId="2671C9D2" w14:textId="77777777" w:rsidR="00FA78CD" w:rsidRPr="00885843" w:rsidRDefault="00FA78CD" w:rsidP="00193B9C">
            <w:pPr>
              <w:jc w:val="center"/>
            </w:pPr>
            <w:r w:rsidRPr="00885843">
              <w:t>程</w:t>
            </w:r>
            <w:r w:rsidRPr="00885843">
              <w:t xml:space="preserve"> </w:t>
            </w:r>
            <w:r w:rsidRPr="00885843">
              <w:t>序</w:t>
            </w:r>
            <w:r w:rsidRPr="00885843">
              <w:t xml:space="preserve"> </w:t>
            </w:r>
            <w:r w:rsidRPr="00885843">
              <w:t>输</w:t>
            </w:r>
            <w:r w:rsidRPr="00885843">
              <w:t xml:space="preserve"> </w:t>
            </w:r>
            <w:r w:rsidRPr="00885843">
              <w:t>入</w:t>
            </w:r>
          </w:p>
        </w:tc>
        <w:tc>
          <w:tcPr>
            <w:tcW w:w="2910" w:type="dxa"/>
            <w:vMerge w:val="restart"/>
          </w:tcPr>
          <w:p w14:paraId="76583E06" w14:textId="77777777" w:rsidR="00FA78CD" w:rsidRPr="00885843" w:rsidRDefault="00FA78CD" w:rsidP="00193B9C">
            <w:pPr>
              <w:jc w:val="center"/>
            </w:pPr>
            <w:r w:rsidRPr="00885843">
              <w:t>理</w:t>
            </w:r>
            <w:r w:rsidRPr="00885843">
              <w:t xml:space="preserve"> </w:t>
            </w:r>
            <w:r w:rsidRPr="00885843">
              <w:t>论</w:t>
            </w:r>
            <w:r w:rsidRPr="00885843">
              <w:t xml:space="preserve"> </w:t>
            </w:r>
            <w:r w:rsidRPr="00885843">
              <w:t>结</w:t>
            </w:r>
            <w:r w:rsidRPr="00885843">
              <w:t xml:space="preserve"> </w:t>
            </w:r>
            <w:r w:rsidRPr="00885843">
              <w:t>果</w:t>
            </w:r>
          </w:p>
          <w:p w14:paraId="325069FC" w14:textId="77777777" w:rsidR="00FA78CD" w:rsidRPr="00885843" w:rsidRDefault="00FA78CD" w:rsidP="00193B9C">
            <w:pPr>
              <w:jc w:val="center"/>
            </w:pPr>
          </w:p>
        </w:tc>
        <w:tc>
          <w:tcPr>
            <w:tcW w:w="2559" w:type="dxa"/>
            <w:vMerge w:val="restart"/>
          </w:tcPr>
          <w:p w14:paraId="51FEC17C" w14:textId="77777777" w:rsidR="00FA78CD" w:rsidRPr="00885843" w:rsidRDefault="00FA78CD" w:rsidP="00193B9C">
            <w:pPr>
              <w:jc w:val="center"/>
            </w:pPr>
            <w:r>
              <w:rPr>
                <w:rFonts w:hint="eastAsia"/>
              </w:rPr>
              <w:t>运</w:t>
            </w:r>
            <w:r>
              <w:rPr>
                <w:rFonts w:hint="eastAsia"/>
              </w:rPr>
              <w:t xml:space="preserve"> </w:t>
            </w:r>
            <w:r>
              <w:rPr>
                <w:rFonts w:hint="eastAsia"/>
              </w:rPr>
              <w:t>行</w:t>
            </w:r>
            <w:r>
              <w:rPr>
                <w:rFonts w:hint="eastAsia"/>
              </w:rPr>
              <w:t xml:space="preserve"> </w:t>
            </w:r>
            <w:r>
              <w:rPr>
                <w:rFonts w:hint="eastAsia"/>
              </w:rPr>
              <w:t>结</w:t>
            </w:r>
            <w:r>
              <w:rPr>
                <w:rFonts w:hint="eastAsia"/>
              </w:rPr>
              <w:t xml:space="preserve"> </w:t>
            </w:r>
            <w:r>
              <w:rPr>
                <w:rFonts w:hint="eastAsia"/>
              </w:rPr>
              <w:t>果</w:t>
            </w:r>
          </w:p>
        </w:tc>
      </w:tr>
      <w:tr w:rsidR="00FA78CD" w:rsidRPr="00885843" w14:paraId="481A720F" w14:textId="77777777" w:rsidTr="00193B9C">
        <w:trPr>
          <w:trHeight w:val="357"/>
        </w:trPr>
        <w:tc>
          <w:tcPr>
            <w:tcW w:w="0" w:type="auto"/>
            <w:vMerge/>
          </w:tcPr>
          <w:p w14:paraId="17EE4CEB" w14:textId="77777777" w:rsidR="00FA78CD" w:rsidRPr="00885843" w:rsidRDefault="00FA78CD" w:rsidP="00193B9C">
            <w:pPr>
              <w:jc w:val="center"/>
            </w:pPr>
          </w:p>
        </w:tc>
        <w:tc>
          <w:tcPr>
            <w:tcW w:w="0" w:type="auto"/>
          </w:tcPr>
          <w:p w14:paraId="2C099D1A" w14:textId="77777777" w:rsidR="00FA78CD" w:rsidRPr="00885843" w:rsidRDefault="00FA78CD" w:rsidP="00193B9C">
            <w:pPr>
              <w:jc w:val="center"/>
            </w:pPr>
            <w:r w:rsidRPr="00885843">
              <w:t>X</w:t>
            </w:r>
          </w:p>
        </w:tc>
        <w:tc>
          <w:tcPr>
            <w:tcW w:w="2910" w:type="dxa"/>
            <w:vMerge/>
          </w:tcPr>
          <w:p w14:paraId="07DCBE19" w14:textId="77777777" w:rsidR="00FA78CD" w:rsidRPr="00885843" w:rsidRDefault="00FA78CD" w:rsidP="00193B9C"/>
        </w:tc>
        <w:tc>
          <w:tcPr>
            <w:tcW w:w="2559" w:type="dxa"/>
            <w:vMerge/>
          </w:tcPr>
          <w:p w14:paraId="3A757BC8" w14:textId="77777777" w:rsidR="00FA78CD" w:rsidRPr="00885843" w:rsidRDefault="00FA78CD" w:rsidP="00193B9C"/>
        </w:tc>
      </w:tr>
      <w:tr w:rsidR="00FA78CD" w:rsidRPr="00885843" w14:paraId="160744EE" w14:textId="77777777" w:rsidTr="00193B9C">
        <w:trPr>
          <w:trHeight w:val="357"/>
        </w:trPr>
        <w:tc>
          <w:tcPr>
            <w:tcW w:w="0" w:type="auto"/>
          </w:tcPr>
          <w:p w14:paraId="39969173" w14:textId="77777777" w:rsidR="00FA78CD" w:rsidRPr="00885843" w:rsidRDefault="00FA78CD" w:rsidP="00193B9C">
            <w:pPr>
              <w:jc w:val="center"/>
            </w:pPr>
            <w:r w:rsidRPr="00885843">
              <w:t>用例</w:t>
            </w:r>
            <w:r w:rsidRPr="00885843">
              <w:t>1</w:t>
            </w:r>
          </w:p>
        </w:tc>
        <w:tc>
          <w:tcPr>
            <w:tcW w:w="0" w:type="auto"/>
          </w:tcPr>
          <w:p w14:paraId="6056C71C" w14:textId="77777777" w:rsidR="00FA78CD" w:rsidRPr="00885843" w:rsidRDefault="00FA78CD" w:rsidP="00193B9C">
            <w:pPr>
              <w:jc w:val="center"/>
            </w:pPr>
            <w:r w:rsidRPr="009D3E88">
              <w:t>3232235876</w:t>
            </w:r>
          </w:p>
        </w:tc>
        <w:tc>
          <w:tcPr>
            <w:tcW w:w="2910" w:type="dxa"/>
          </w:tcPr>
          <w:p w14:paraId="7C21714F" w14:textId="77777777" w:rsidR="00FA78CD" w:rsidRPr="00885843" w:rsidRDefault="00FA78CD" w:rsidP="00193B9C">
            <w:r w:rsidRPr="009D3E88">
              <w:t>192.168.1.100</w:t>
            </w:r>
          </w:p>
        </w:tc>
        <w:tc>
          <w:tcPr>
            <w:tcW w:w="2559" w:type="dxa"/>
          </w:tcPr>
          <w:p w14:paraId="2A04D25F" w14:textId="77777777" w:rsidR="00FA78CD" w:rsidRPr="00885843" w:rsidRDefault="00FA78CD" w:rsidP="00193B9C">
            <w:r w:rsidRPr="009D3E88">
              <w:t>192.168.1.100</w:t>
            </w:r>
          </w:p>
        </w:tc>
      </w:tr>
      <w:tr w:rsidR="00FA78CD" w:rsidRPr="00885843" w14:paraId="01EA98A6" w14:textId="77777777" w:rsidTr="00193B9C">
        <w:trPr>
          <w:trHeight w:val="348"/>
        </w:trPr>
        <w:tc>
          <w:tcPr>
            <w:tcW w:w="0" w:type="auto"/>
          </w:tcPr>
          <w:p w14:paraId="2FEC1DB4" w14:textId="77777777" w:rsidR="00FA78CD" w:rsidRPr="00885843" w:rsidRDefault="00FA78CD" w:rsidP="00193B9C">
            <w:pPr>
              <w:jc w:val="center"/>
            </w:pPr>
            <w:r w:rsidRPr="00885843">
              <w:t>用例</w:t>
            </w:r>
            <w:r w:rsidRPr="00885843">
              <w:t>2</w:t>
            </w:r>
          </w:p>
        </w:tc>
        <w:tc>
          <w:tcPr>
            <w:tcW w:w="0" w:type="auto"/>
          </w:tcPr>
          <w:p w14:paraId="103C418F" w14:textId="77777777" w:rsidR="00FA78CD" w:rsidRPr="00885843" w:rsidRDefault="00FA78CD" w:rsidP="00193B9C">
            <w:pPr>
              <w:jc w:val="center"/>
            </w:pPr>
            <w:r w:rsidRPr="009D3E88">
              <w:t>66322345376</w:t>
            </w:r>
          </w:p>
        </w:tc>
        <w:tc>
          <w:tcPr>
            <w:tcW w:w="2910" w:type="dxa"/>
          </w:tcPr>
          <w:p w14:paraId="72ABC325" w14:textId="77777777" w:rsidR="00FA78CD" w:rsidRPr="00885843" w:rsidRDefault="00FA78CD" w:rsidP="00193B9C">
            <w:pPr>
              <w:spacing w:line="240" w:lineRule="exact"/>
            </w:pPr>
            <w:r w:rsidRPr="009D3E88">
              <w:t>113.30.173.160</w:t>
            </w:r>
          </w:p>
        </w:tc>
        <w:tc>
          <w:tcPr>
            <w:tcW w:w="2559" w:type="dxa"/>
          </w:tcPr>
          <w:p w14:paraId="426A451F" w14:textId="77777777" w:rsidR="00FA78CD" w:rsidRPr="00885843" w:rsidRDefault="00FA78CD" w:rsidP="00193B9C">
            <w:pPr>
              <w:spacing w:line="240" w:lineRule="exact"/>
            </w:pPr>
            <w:r w:rsidRPr="009D3E88">
              <w:rPr>
                <w:sz w:val="24"/>
              </w:rPr>
              <w:t>113.30.173.160</w:t>
            </w:r>
          </w:p>
        </w:tc>
      </w:tr>
      <w:tr w:rsidR="00FA78CD" w:rsidRPr="00885843" w14:paraId="1009A19B" w14:textId="77777777" w:rsidTr="00193B9C">
        <w:trPr>
          <w:trHeight w:val="1062"/>
        </w:trPr>
        <w:tc>
          <w:tcPr>
            <w:tcW w:w="0" w:type="auto"/>
          </w:tcPr>
          <w:p w14:paraId="1FEEB860" w14:textId="77777777" w:rsidR="00FA78CD" w:rsidRPr="00885843" w:rsidRDefault="00FA78CD" w:rsidP="00193B9C">
            <w:pPr>
              <w:jc w:val="center"/>
            </w:pPr>
            <w:r w:rsidRPr="00885843">
              <w:t>用例</w:t>
            </w:r>
            <w:r w:rsidRPr="00885843">
              <w:t>3</w:t>
            </w:r>
          </w:p>
        </w:tc>
        <w:tc>
          <w:tcPr>
            <w:tcW w:w="0" w:type="auto"/>
          </w:tcPr>
          <w:p w14:paraId="24240AD4" w14:textId="77777777" w:rsidR="00FA78CD" w:rsidRDefault="00FA78CD" w:rsidP="00193B9C">
            <w:pPr>
              <w:jc w:val="center"/>
            </w:pPr>
            <w:r>
              <w:t>3232235876</w:t>
            </w:r>
          </w:p>
          <w:p w14:paraId="15C02A3B" w14:textId="77777777" w:rsidR="00FA78CD" w:rsidRDefault="00FA78CD" w:rsidP="00193B9C">
            <w:pPr>
              <w:jc w:val="center"/>
            </w:pPr>
            <w:r>
              <w:t>66322345376</w:t>
            </w:r>
          </w:p>
          <w:p w14:paraId="0820CA4A" w14:textId="77777777" w:rsidR="00FA78CD" w:rsidRPr="00885843" w:rsidRDefault="00FA78CD" w:rsidP="00193B9C">
            <w:pPr>
              <w:jc w:val="center"/>
            </w:pPr>
            <w:r>
              <w:t>187232376</w:t>
            </w:r>
          </w:p>
        </w:tc>
        <w:tc>
          <w:tcPr>
            <w:tcW w:w="2910" w:type="dxa"/>
          </w:tcPr>
          <w:p w14:paraId="6CFD3CD7" w14:textId="77777777" w:rsidR="00FA78CD" w:rsidRDefault="00FA78CD" w:rsidP="00193B9C">
            <w:r>
              <w:t>192.168.1.100</w:t>
            </w:r>
          </w:p>
          <w:p w14:paraId="4A13FAA4" w14:textId="77777777" w:rsidR="00FA78CD" w:rsidRDefault="00FA78CD" w:rsidP="00193B9C">
            <w:r>
              <w:t>113.30.173.160</w:t>
            </w:r>
          </w:p>
          <w:p w14:paraId="7B834D33" w14:textId="77777777" w:rsidR="00FA78CD" w:rsidRPr="00885843" w:rsidRDefault="00FA78CD" w:rsidP="00193B9C">
            <w:r>
              <w:t>11.40.240.120</w:t>
            </w:r>
          </w:p>
        </w:tc>
        <w:tc>
          <w:tcPr>
            <w:tcW w:w="2559" w:type="dxa"/>
          </w:tcPr>
          <w:p w14:paraId="7735A5BE" w14:textId="77777777" w:rsidR="00FA78CD" w:rsidRDefault="00FA78CD" w:rsidP="00193B9C">
            <w:r>
              <w:t>192.168.1.100</w:t>
            </w:r>
          </w:p>
          <w:p w14:paraId="602472EA" w14:textId="77777777" w:rsidR="00FA78CD" w:rsidRDefault="00FA78CD" w:rsidP="00193B9C">
            <w:r>
              <w:t>113.30.173.160</w:t>
            </w:r>
          </w:p>
          <w:p w14:paraId="715975D0" w14:textId="77777777" w:rsidR="00FA78CD" w:rsidRPr="00885843" w:rsidRDefault="00FA78CD" w:rsidP="00193B9C">
            <w:pPr>
              <w:spacing w:line="240" w:lineRule="exact"/>
            </w:pPr>
            <w:r>
              <w:t>11.40.240.120</w:t>
            </w:r>
          </w:p>
        </w:tc>
      </w:tr>
    </w:tbl>
    <w:p w14:paraId="5C89604B" w14:textId="77777777" w:rsidR="00FA78CD" w:rsidRPr="00885843" w:rsidRDefault="00FA78CD" w:rsidP="00FA78CD">
      <w:pPr>
        <w:spacing w:line="360" w:lineRule="auto"/>
        <w:rPr>
          <w:sz w:val="24"/>
        </w:rPr>
      </w:pPr>
      <w:r w:rsidRPr="00885843">
        <w:rPr>
          <w:sz w:val="24"/>
        </w:rPr>
        <w:t xml:space="preserve">  </w:t>
      </w:r>
      <w:r w:rsidRPr="00885843">
        <w:rPr>
          <w:sz w:val="24"/>
        </w:rPr>
        <w:t>（</w:t>
      </w:r>
      <w:r w:rsidRPr="00885843">
        <w:rPr>
          <w:sz w:val="24"/>
        </w:rPr>
        <w:t>b</w:t>
      </w:r>
      <w:r w:rsidRPr="00885843">
        <w:rPr>
          <w:sz w:val="24"/>
        </w:rPr>
        <w:t>）</w:t>
      </w:r>
      <w:r w:rsidRPr="00885843">
        <w:rPr>
          <w:sz w:val="24"/>
        </w:rPr>
        <w:t xml:space="preserve"> </w:t>
      </w:r>
      <w:r w:rsidRPr="00885843">
        <w:rPr>
          <w:sz w:val="24"/>
        </w:rPr>
        <w:t>对应测试</w:t>
      </w:r>
      <w:r>
        <w:rPr>
          <w:rFonts w:hint="eastAsia"/>
          <w:sz w:val="24"/>
        </w:rPr>
        <w:t>测试用例</w:t>
      </w:r>
      <w:r>
        <w:rPr>
          <w:rFonts w:hint="eastAsia"/>
          <w:sz w:val="24"/>
        </w:rPr>
        <w:t>1</w:t>
      </w:r>
      <w:r w:rsidRPr="00885843">
        <w:rPr>
          <w:sz w:val="24"/>
        </w:rPr>
        <w:t>的运行结果如图</w:t>
      </w:r>
      <w:r w:rsidRPr="00885843">
        <w:rPr>
          <w:sz w:val="24"/>
        </w:rPr>
        <w:t>1-</w:t>
      </w:r>
      <w:r>
        <w:rPr>
          <w:sz w:val="24"/>
        </w:rPr>
        <w:t>5</w:t>
      </w:r>
      <w:r w:rsidRPr="00885843">
        <w:rPr>
          <w:sz w:val="24"/>
        </w:rPr>
        <w:t>所示。</w:t>
      </w:r>
    </w:p>
    <w:p w14:paraId="1D4004CD" w14:textId="77777777" w:rsidR="00FA78CD" w:rsidRPr="00885843" w:rsidRDefault="00FA78CD" w:rsidP="00FA78CD">
      <w:pPr>
        <w:jc w:val="center"/>
      </w:pPr>
      <w:r>
        <w:rPr>
          <w:noProof/>
        </w:rPr>
        <w:drawing>
          <wp:inline distT="0" distB="0" distL="0" distR="0" wp14:anchorId="5FE5E3EA" wp14:editId="1165849E">
            <wp:extent cx="4503810" cy="154699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3810" cy="1546994"/>
                    </a:xfrm>
                    <a:prstGeom prst="rect">
                      <a:avLst/>
                    </a:prstGeom>
                  </pic:spPr>
                </pic:pic>
              </a:graphicData>
            </a:graphic>
          </wp:inline>
        </w:drawing>
      </w:r>
    </w:p>
    <w:p w14:paraId="3C04E0FF" w14:textId="77777777" w:rsidR="00FA78CD" w:rsidRPr="00885843" w:rsidRDefault="00FA78CD" w:rsidP="00FA78CD">
      <w:pPr>
        <w:jc w:val="center"/>
        <w:rPr>
          <w:rFonts w:eastAsia="黑体"/>
          <w:sz w:val="24"/>
        </w:rPr>
      </w:pPr>
      <w:r w:rsidRPr="00885843">
        <w:rPr>
          <w:rFonts w:eastAsia="黑体"/>
          <w:sz w:val="24"/>
        </w:rPr>
        <w:t>图</w:t>
      </w:r>
      <w:r w:rsidRPr="00885843">
        <w:rPr>
          <w:rFonts w:eastAsia="黑体"/>
          <w:sz w:val="24"/>
        </w:rPr>
        <w:t>1-</w:t>
      </w:r>
      <w:r>
        <w:rPr>
          <w:rFonts w:eastAsia="黑体"/>
          <w:sz w:val="24"/>
        </w:rPr>
        <w:t>5</w:t>
      </w:r>
      <w:r w:rsidRPr="00885843">
        <w:rPr>
          <w:rFonts w:eastAsia="黑体"/>
          <w:sz w:val="24"/>
        </w:rPr>
        <w:t xml:space="preserve"> </w:t>
      </w:r>
      <w:r w:rsidRPr="00885843">
        <w:rPr>
          <w:rFonts w:eastAsia="黑体"/>
          <w:sz w:val="24"/>
        </w:rPr>
        <w:t>编程题</w:t>
      </w:r>
      <w:r>
        <w:rPr>
          <w:rFonts w:eastAsia="黑体"/>
          <w:sz w:val="24"/>
        </w:rPr>
        <w:t>4</w:t>
      </w:r>
      <w:r w:rsidRPr="00885843">
        <w:rPr>
          <w:rFonts w:eastAsia="黑体"/>
          <w:sz w:val="24"/>
        </w:rPr>
        <w:t>的测试用例</w:t>
      </w:r>
      <w:proofErr w:type="gramStart"/>
      <w:r w:rsidRPr="00885843">
        <w:rPr>
          <w:rFonts w:eastAsia="黑体"/>
          <w:sz w:val="24"/>
        </w:rPr>
        <w:t>一</w:t>
      </w:r>
      <w:proofErr w:type="gramEnd"/>
      <w:r w:rsidRPr="00885843">
        <w:rPr>
          <w:rFonts w:eastAsia="黑体"/>
          <w:sz w:val="24"/>
        </w:rPr>
        <w:t>的运行结果</w:t>
      </w:r>
    </w:p>
    <w:p w14:paraId="22387D24" w14:textId="77777777" w:rsidR="00FA78CD" w:rsidRPr="00A21585" w:rsidRDefault="00FA78CD" w:rsidP="00FA78CD">
      <w:pPr>
        <w:jc w:val="center"/>
      </w:pPr>
    </w:p>
    <w:p w14:paraId="6C259422" w14:textId="77777777" w:rsidR="00FA78CD" w:rsidRDefault="00FA78CD" w:rsidP="00FA78CD">
      <w:pPr>
        <w:snapToGrid w:val="0"/>
        <w:rPr>
          <w:noProof/>
        </w:rPr>
      </w:pPr>
    </w:p>
    <w:p w14:paraId="78B0D62F" w14:textId="77777777" w:rsidR="00FA78CD" w:rsidRDefault="00FA78CD" w:rsidP="00FA78CD">
      <w:pPr>
        <w:snapToGrid w:val="0"/>
        <w:spacing w:line="360" w:lineRule="auto"/>
        <w:jc w:val="left"/>
        <w:rPr>
          <w:sz w:val="24"/>
        </w:rPr>
      </w:pPr>
      <w:r w:rsidRPr="00885843">
        <w:rPr>
          <w:sz w:val="24"/>
        </w:rPr>
        <w:t>对应测试</w:t>
      </w:r>
      <w:r>
        <w:rPr>
          <w:rFonts w:hint="eastAsia"/>
          <w:sz w:val="24"/>
        </w:rPr>
        <w:t>测试用例</w:t>
      </w:r>
      <w:r>
        <w:rPr>
          <w:rFonts w:hint="eastAsia"/>
          <w:sz w:val="24"/>
        </w:rPr>
        <w:t>2</w:t>
      </w:r>
      <w:r w:rsidRPr="00885843">
        <w:rPr>
          <w:sz w:val="24"/>
        </w:rPr>
        <w:t>的运行结果如图</w:t>
      </w:r>
      <w:r w:rsidRPr="00885843">
        <w:rPr>
          <w:sz w:val="24"/>
        </w:rPr>
        <w:t>1-</w:t>
      </w:r>
      <w:r>
        <w:rPr>
          <w:sz w:val="24"/>
        </w:rPr>
        <w:t>6</w:t>
      </w:r>
      <w:r w:rsidRPr="00885843">
        <w:rPr>
          <w:sz w:val="24"/>
        </w:rPr>
        <w:t>所示。</w:t>
      </w:r>
    </w:p>
    <w:p w14:paraId="3315B067" w14:textId="77777777" w:rsidR="00FA78CD" w:rsidRDefault="00FA78CD" w:rsidP="00FA78CD">
      <w:pPr>
        <w:snapToGrid w:val="0"/>
        <w:spacing w:line="360" w:lineRule="auto"/>
        <w:jc w:val="left"/>
        <w:rPr>
          <w:sz w:val="24"/>
        </w:rPr>
      </w:pPr>
    </w:p>
    <w:p w14:paraId="621D2579" w14:textId="77777777" w:rsidR="00FA78CD" w:rsidRPr="00885843" w:rsidRDefault="00FA78CD" w:rsidP="00FA78CD">
      <w:pPr>
        <w:snapToGrid w:val="0"/>
        <w:spacing w:line="360" w:lineRule="auto"/>
        <w:jc w:val="center"/>
      </w:pPr>
      <w:r>
        <w:rPr>
          <w:noProof/>
        </w:rPr>
        <w:lastRenderedPageBreak/>
        <w:drawing>
          <wp:inline distT="0" distB="0" distL="0" distR="0" wp14:anchorId="7E9D577E" wp14:editId="75328284">
            <wp:extent cx="4656223" cy="1630821"/>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6223" cy="1630821"/>
                    </a:xfrm>
                    <a:prstGeom prst="rect">
                      <a:avLst/>
                    </a:prstGeom>
                  </pic:spPr>
                </pic:pic>
              </a:graphicData>
            </a:graphic>
          </wp:inline>
        </w:drawing>
      </w:r>
    </w:p>
    <w:p w14:paraId="13338CCB" w14:textId="77777777" w:rsidR="00FA78CD" w:rsidRDefault="00FA78CD" w:rsidP="00FA78CD">
      <w:pPr>
        <w:jc w:val="center"/>
        <w:rPr>
          <w:rFonts w:eastAsia="黑体"/>
          <w:sz w:val="24"/>
        </w:rPr>
      </w:pPr>
      <w:r w:rsidRPr="00885843">
        <w:rPr>
          <w:rFonts w:eastAsia="黑体"/>
          <w:sz w:val="24"/>
        </w:rPr>
        <w:t>图</w:t>
      </w:r>
      <w:r w:rsidRPr="00885843">
        <w:rPr>
          <w:rFonts w:eastAsia="黑体"/>
          <w:sz w:val="24"/>
        </w:rPr>
        <w:t>1-</w:t>
      </w:r>
      <w:r>
        <w:rPr>
          <w:rFonts w:eastAsia="黑体"/>
          <w:sz w:val="24"/>
        </w:rPr>
        <w:t>6</w:t>
      </w:r>
      <w:r w:rsidRPr="00885843">
        <w:rPr>
          <w:rFonts w:eastAsia="黑体"/>
          <w:sz w:val="24"/>
        </w:rPr>
        <w:t xml:space="preserve"> </w:t>
      </w:r>
      <w:r w:rsidRPr="00885843">
        <w:rPr>
          <w:rFonts w:eastAsia="黑体"/>
          <w:sz w:val="24"/>
        </w:rPr>
        <w:t>编程题</w:t>
      </w:r>
      <w:r>
        <w:rPr>
          <w:rFonts w:eastAsia="黑体"/>
          <w:sz w:val="24"/>
        </w:rPr>
        <w:t>4</w:t>
      </w:r>
      <w:r w:rsidRPr="00885843">
        <w:rPr>
          <w:rFonts w:eastAsia="黑体"/>
          <w:sz w:val="24"/>
        </w:rPr>
        <w:t>的测试用例二的运行结果</w:t>
      </w:r>
    </w:p>
    <w:p w14:paraId="3BAD088F" w14:textId="77777777" w:rsidR="00FA78CD" w:rsidRDefault="00FA78CD" w:rsidP="00FA78CD">
      <w:pPr>
        <w:jc w:val="center"/>
        <w:rPr>
          <w:rFonts w:eastAsia="黑体"/>
          <w:sz w:val="24"/>
        </w:rPr>
      </w:pPr>
    </w:p>
    <w:p w14:paraId="782E345B" w14:textId="77777777" w:rsidR="00FA78CD" w:rsidRDefault="00FA78CD" w:rsidP="00FA78CD">
      <w:pPr>
        <w:jc w:val="center"/>
        <w:rPr>
          <w:rFonts w:eastAsia="黑体"/>
          <w:sz w:val="24"/>
        </w:rPr>
      </w:pPr>
    </w:p>
    <w:p w14:paraId="1F9B822B" w14:textId="77777777" w:rsidR="00FA78CD" w:rsidRPr="00885843" w:rsidRDefault="00FA78CD" w:rsidP="00FA78CD">
      <w:pPr>
        <w:jc w:val="center"/>
        <w:rPr>
          <w:rFonts w:eastAsia="楷体_GB2312"/>
          <w:color w:val="FF0000"/>
        </w:rPr>
      </w:pPr>
    </w:p>
    <w:p w14:paraId="2BDD6FE2" w14:textId="77777777" w:rsidR="00FA78CD" w:rsidRDefault="00FA78CD" w:rsidP="00FA78CD">
      <w:pPr>
        <w:snapToGrid w:val="0"/>
        <w:rPr>
          <w:sz w:val="24"/>
        </w:rPr>
      </w:pPr>
      <w:r>
        <w:rPr>
          <w:rFonts w:hint="eastAsia"/>
          <w:sz w:val="24"/>
        </w:rPr>
        <w:tab/>
      </w:r>
      <w:r w:rsidRPr="00885843">
        <w:rPr>
          <w:sz w:val="24"/>
        </w:rPr>
        <w:t>对应测试</w:t>
      </w:r>
      <w:r>
        <w:rPr>
          <w:rFonts w:hint="eastAsia"/>
          <w:sz w:val="24"/>
        </w:rPr>
        <w:t>测试用例</w:t>
      </w:r>
      <w:r>
        <w:rPr>
          <w:rFonts w:hint="eastAsia"/>
          <w:sz w:val="24"/>
        </w:rPr>
        <w:t>3</w:t>
      </w:r>
      <w:r w:rsidRPr="00885843">
        <w:rPr>
          <w:sz w:val="24"/>
        </w:rPr>
        <w:t>的运行结果如图</w:t>
      </w:r>
      <w:r w:rsidRPr="00885843">
        <w:rPr>
          <w:sz w:val="24"/>
        </w:rPr>
        <w:t>1-</w:t>
      </w:r>
      <w:r>
        <w:rPr>
          <w:sz w:val="24"/>
        </w:rPr>
        <w:t>7</w:t>
      </w:r>
      <w:r w:rsidRPr="00885843">
        <w:rPr>
          <w:sz w:val="24"/>
        </w:rPr>
        <w:t>所示。</w:t>
      </w:r>
    </w:p>
    <w:p w14:paraId="6919F6C8" w14:textId="77777777" w:rsidR="00FA78CD" w:rsidRDefault="00FA78CD" w:rsidP="00FA78CD">
      <w:pPr>
        <w:snapToGrid w:val="0"/>
        <w:rPr>
          <w:sz w:val="24"/>
        </w:rPr>
      </w:pPr>
    </w:p>
    <w:p w14:paraId="241D5403" w14:textId="77777777" w:rsidR="00FA78CD" w:rsidRPr="00885843" w:rsidRDefault="00FA78CD" w:rsidP="00FA78CD">
      <w:pPr>
        <w:snapToGrid w:val="0"/>
        <w:jc w:val="center"/>
      </w:pPr>
      <w:r>
        <w:rPr>
          <w:noProof/>
        </w:rPr>
        <w:drawing>
          <wp:inline distT="0" distB="0" distL="0" distR="0" wp14:anchorId="2DC60B00" wp14:editId="21A0BB05">
            <wp:extent cx="4930567" cy="2263336"/>
            <wp:effectExtent l="0" t="0" r="381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0567" cy="2263336"/>
                    </a:xfrm>
                    <a:prstGeom prst="rect">
                      <a:avLst/>
                    </a:prstGeom>
                  </pic:spPr>
                </pic:pic>
              </a:graphicData>
            </a:graphic>
          </wp:inline>
        </w:drawing>
      </w:r>
    </w:p>
    <w:p w14:paraId="142CCC83" w14:textId="77777777" w:rsidR="00FA78CD" w:rsidRPr="00885843" w:rsidRDefault="00FA78CD" w:rsidP="00FA78CD">
      <w:pPr>
        <w:snapToGrid w:val="0"/>
      </w:pPr>
    </w:p>
    <w:p w14:paraId="15AE73C4" w14:textId="77777777" w:rsidR="00FA78CD" w:rsidRPr="00885843" w:rsidRDefault="00FA78CD" w:rsidP="00FA78CD">
      <w:pPr>
        <w:jc w:val="center"/>
        <w:rPr>
          <w:rFonts w:eastAsia="黑体"/>
          <w:sz w:val="24"/>
        </w:rPr>
      </w:pPr>
      <w:r w:rsidRPr="00885843">
        <w:rPr>
          <w:rFonts w:eastAsia="黑体"/>
          <w:sz w:val="24"/>
        </w:rPr>
        <w:t>图</w:t>
      </w:r>
      <w:r w:rsidRPr="00885843">
        <w:rPr>
          <w:rFonts w:eastAsia="黑体"/>
          <w:sz w:val="24"/>
        </w:rPr>
        <w:t>1-</w:t>
      </w:r>
      <w:r>
        <w:rPr>
          <w:rFonts w:eastAsia="黑体"/>
          <w:sz w:val="24"/>
        </w:rPr>
        <w:t>7</w:t>
      </w:r>
      <w:r w:rsidRPr="00885843">
        <w:rPr>
          <w:rFonts w:eastAsia="黑体"/>
          <w:sz w:val="24"/>
        </w:rPr>
        <w:t xml:space="preserve"> </w:t>
      </w:r>
      <w:r w:rsidRPr="00885843">
        <w:rPr>
          <w:rFonts w:eastAsia="黑体"/>
          <w:sz w:val="24"/>
        </w:rPr>
        <w:t>编程题</w:t>
      </w:r>
      <w:r>
        <w:rPr>
          <w:rFonts w:eastAsia="黑体"/>
          <w:sz w:val="24"/>
        </w:rPr>
        <w:t>4</w:t>
      </w:r>
      <w:r w:rsidRPr="00885843">
        <w:rPr>
          <w:rFonts w:eastAsia="黑体"/>
          <w:sz w:val="24"/>
        </w:rPr>
        <w:t>的测试用例三的运行结果</w:t>
      </w:r>
    </w:p>
    <w:p w14:paraId="609BE631" w14:textId="77777777" w:rsidR="00FA78CD" w:rsidRDefault="00FA78CD" w:rsidP="00FA78CD">
      <w:pPr>
        <w:snapToGrid w:val="0"/>
      </w:pPr>
    </w:p>
    <w:p w14:paraId="57DAC449" w14:textId="77777777" w:rsidR="00FA78CD" w:rsidRDefault="00FA78CD" w:rsidP="00FA78CD">
      <w:pPr>
        <w:snapToGrid w:val="0"/>
        <w:rPr>
          <w:sz w:val="24"/>
        </w:rPr>
      </w:pPr>
      <w:r>
        <w:rPr>
          <w:rFonts w:hint="eastAsia"/>
          <w:sz w:val="24"/>
        </w:rPr>
        <w:tab/>
      </w: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7EA9003A" w14:textId="77777777" w:rsidR="00FA78CD" w:rsidRPr="00834612" w:rsidRDefault="00FA78CD" w:rsidP="00FA78CD">
      <w:pPr>
        <w:snapToGrid w:val="0"/>
        <w:spacing w:line="360" w:lineRule="auto"/>
        <w:rPr>
          <w:sz w:val="24"/>
        </w:rPr>
      </w:pPr>
    </w:p>
    <w:p w14:paraId="347ABDDD" w14:textId="77777777" w:rsidR="00FA78CD" w:rsidRPr="00885843" w:rsidRDefault="00FA78CD" w:rsidP="00FA78CD">
      <w:pPr>
        <w:pStyle w:val="2"/>
        <w:rPr>
          <w:rFonts w:ascii="Times New Roman" w:eastAsiaTheme="majorEastAsia" w:hAnsi="Times New Roman"/>
          <w:sz w:val="28"/>
          <w:szCs w:val="28"/>
        </w:rPr>
      </w:pPr>
      <w:bookmarkStart w:id="15" w:name="_Toc91425367"/>
      <w:r>
        <w:rPr>
          <w:rFonts w:ascii="Times New Roman" w:eastAsiaTheme="majorEastAsia" w:hAnsi="Times New Roman"/>
          <w:sz w:val="28"/>
          <w:szCs w:val="28"/>
        </w:rPr>
        <w:t>1.</w:t>
      </w:r>
      <w:r>
        <w:rPr>
          <w:rFonts w:ascii="Times New Roman" w:eastAsiaTheme="majorEastAsia" w:hAnsi="Times New Roman" w:hint="eastAsia"/>
          <w:sz w:val="28"/>
          <w:szCs w:val="28"/>
        </w:rPr>
        <w:t>3</w:t>
      </w:r>
      <w:r w:rsidRPr="00885843">
        <w:rPr>
          <w:rFonts w:ascii="Times New Roman" w:eastAsiaTheme="majorEastAsia" w:hAnsi="Times New Roman"/>
          <w:sz w:val="28"/>
          <w:szCs w:val="28"/>
        </w:rPr>
        <w:t xml:space="preserve"> </w:t>
      </w:r>
      <w:r w:rsidRPr="00885843">
        <w:rPr>
          <w:rFonts w:ascii="Times New Roman" w:eastAsiaTheme="majorEastAsia" w:hAnsiTheme="majorEastAsia"/>
          <w:sz w:val="28"/>
          <w:szCs w:val="28"/>
        </w:rPr>
        <w:t>实验小结</w:t>
      </w:r>
      <w:bookmarkEnd w:id="15"/>
    </w:p>
    <w:p w14:paraId="63D28673" w14:textId="77777777" w:rsidR="00FA78CD" w:rsidRPr="00944D53" w:rsidRDefault="00FA78CD" w:rsidP="00FA78CD">
      <w:pPr>
        <w:snapToGrid w:val="0"/>
        <w:spacing w:line="360" w:lineRule="auto"/>
        <w:rPr>
          <w:sz w:val="24"/>
        </w:rPr>
      </w:pPr>
      <w:r w:rsidRPr="00885843">
        <w:t xml:space="preserve">   </w:t>
      </w:r>
      <w:r w:rsidRPr="00944D53">
        <w:rPr>
          <w:sz w:val="24"/>
        </w:rPr>
        <w:t xml:space="preserve"> </w:t>
      </w:r>
      <w:r w:rsidRPr="00944D53">
        <w:rPr>
          <w:rFonts w:hAnsi="宋体"/>
          <w:sz w:val="24"/>
        </w:rPr>
        <w:t>主要叙述实验过程中遇到的问题，如何解决的，通过分析、结果问题后的体会。</w:t>
      </w:r>
      <w:bookmarkEnd w:id="13"/>
      <w:bookmarkEnd w:id="14"/>
    </w:p>
    <w:p w14:paraId="1E7CC857" w14:textId="77777777" w:rsidR="00FA78CD" w:rsidRDefault="00FA78CD" w:rsidP="00FA78CD">
      <w:pPr>
        <w:snapToGrid w:val="0"/>
        <w:spacing w:line="360" w:lineRule="auto"/>
        <w:ind w:firstLine="432"/>
        <w:rPr>
          <w:sz w:val="24"/>
        </w:rPr>
      </w:pPr>
      <w:r>
        <w:rPr>
          <w:rFonts w:hint="eastAsia"/>
          <w:sz w:val="24"/>
        </w:rPr>
        <w:t>在实验</w:t>
      </w:r>
      <w:r>
        <w:rPr>
          <w:rFonts w:hint="eastAsia"/>
          <w:sz w:val="24"/>
        </w:rPr>
        <w:t>1</w:t>
      </w:r>
      <w:r w:rsidRPr="00CB0BA4">
        <w:rPr>
          <w:rFonts w:hint="eastAsia"/>
          <w:sz w:val="24"/>
        </w:rPr>
        <w:t>源程序改错</w:t>
      </w:r>
      <w:r>
        <w:rPr>
          <w:rFonts w:hint="eastAsia"/>
          <w:sz w:val="24"/>
        </w:rPr>
        <w:t>中，不知道如何再</w:t>
      </w:r>
      <w:r>
        <w:rPr>
          <w:rFonts w:hint="eastAsia"/>
          <w:sz w:val="24"/>
        </w:rPr>
        <w:t>vs</w:t>
      </w:r>
      <w:r>
        <w:rPr>
          <w:rFonts w:hint="eastAsia"/>
          <w:sz w:val="24"/>
        </w:rPr>
        <w:t>中进行单步调试，在同学和老师的指导与帮助下学会了单步调试的方法。</w:t>
      </w:r>
    </w:p>
    <w:p w14:paraId="341E6DEC" w14:textId="77777777" w:rsidR="00FA78CD" w:rsidRPr="00CB0BA4" w:rsidRDefault="00FA78CD" w:rsidP="00FA78CD">
      <w:pPr>
        <w:snapToGrid w:val="0"/>
        <w:spacing w:line="360" w:lineRule="auto"/>
        <w:ind w:firstLine="432"/>
        <w:rPr>
          <w:rFonts w:hAnsi="宋体"/>
          <w:sz w:val="24"/>
        </w:rPr>
      </w:pPr>
      <w:r>
        <w:rPr>
          <w:rFonts w:hAnsi="宋体" w:hint="eastAsia"/>
          <w:sz w:val="24"/>
        </w:rPr>
        <w:t>在</w:t>
      </w:r>
      <w:r>
        <w:rPr>
          <w:rFonts w:hint="eastAsia"/>
          <w:sz w:val="24"/>
        </w:rPr>
        <w:t>编程题</w:t>
      </w:r>
      <w:r>
        <w:rPr>
          <w:sz w:val="24"/>
        </w:rPr>
        <w:t>4</w:t>
      </w:r>
      <w:r>
        <w:rPr>
          <w:rFonts w:hAnsi="宋体" w:hint="eastAsia"/>
          <w:sz w:val="24"/>
        </w:rPr>
        <w:t>中，发现用</w:t>
      </w:r>
      <w:r>
        <w:rPr>
          <w:rFonts w:hAnsi="宋体" w:hint="eastAsia"/>
          <w:sz w:val="24"/>
        </w:rPr>
        <w:t>vs</w:t>
      </w:r>
      <w:r>
        <w:rPr>
          <w:rFonts w:hAnsi="宋体" w:hint="eastAsia"/>
          <w:sz w:val="24"/>
        </w:rPr>
        <w:t>编译器需要多次输入</w:t>
      </w:r>
      <w:proofErr w:type="spellStart"/>
      <w:r>
        <w:rPr>
          <w:rFonts w:hAnsi="宋体" w:hint="eastAsia"/>
          <w:sz w:val="24"/>
        </w:rPr>
        <w:t>Ctrl</w:t>
      </w:r>
      <w:r>
        <w:rPr>
          <w:rFonts w:hAnsi="宋体"/>
          <w:sz w:val="24"/>
        </w:rPr>
        <w:t>+Z</w:t>
      </w:r>
      <w:proofErr w:type="spellEnd"/>
      <w:r>
        <w:rPr>
          <w:rFonts w:hAnsi="宋体" w:hint="eastAsia"/>
          <w:sz w:val="24"/>
        </w:rPr>
        <w:t>才能退出程序，在百度后发现是编译器本身的设定不同，在使用了</w:t>
      </w:r>
      <w:r>
        <w:rPr>
          <w:rFonts w:hAnsi="宋体" w:hint="eastAsia"/>
          <w:sz w:val="24"/>
        </w:rPr>
        <w:t>dev</w:t>
      </w:r>
      <w:r>
        <w:rPr>
          <w:rFonts w:hAnsi="宋体"/>
          <w:sz w:val="24"/>
        </w:rPr>
        <w:t xml:space="preserve"> C++</w:t>
      </w:r>
      <w:r>
        <w:rPr>
          <w:rFonts w:hAnsi="宋体" w:hint="eastAsia"/>
          <w:sz w:val="24"/>
        </w:rPr>
        <w:t>后成功解决了这个问题。</w:t>
      </w:r>
      <w:r>
        <w:rPr>
          <w:rFonts w:hAnsi="宋体" w:hint="eastAsia"/>
          <w:sz w:val="24"/>
        </w:rPr>
        <w:t xml:space="preserve"> </w:t>
      </w:r>
      <w:r>
        <w:rPr>
          <w:rFonts w:hAnsi="宋体"/>
          <w:sz w:val="24"/>
        </w:rPr>
        <w:t xml:space="preserve">  </w:t>
      </w:r>
    </w:p>
    <w:p w14:paraId="0E6BD90B" w14:textId="77777777" w:rsidR="00FA78CD" w:rsidRPr="006361A0" w:rsidRDefault="00FA78CD" w:rsidP="00FA78CD">
      <w:pPr>
        <w:snapToGrid w:val="0"/>
        <w:spacing w:line="360" w:lineRule="auto"/>
        <w:ind w:firstLine="432"/>
        <w:rPr>
          <w:rFonts w:hAnsi="宋体"/>
          <w:sz w:val="24"/>
        </w:rPr>
      </w:pPr>
      <w:r>
        <w:rPr>
          <w:rFonts w:hAnsi="宋体" w:hint="eastAsia"/>
          <w:sz w:val="24"/>
        </w:rPr>
        <w:t>在画流程图的过程中，通过百度一些基本功能学习了</w:t>
      </w:r>
      <w:r>
        <w:rPr>
          <w:rFonts w:hAnsi="宋体" w:hint="eastAsia"/>
          <w:sz w:val="24"/>
        </w:rPr>
        <w:t>Visio</w:t>
      </w:r>
      <w:r>
        <w:rPr>
          <w:rFonts w:hAnsi="宋体" w:hint="eastAsia"/>
          <w:sz w:val="24"/>
        </w:rPr>
        <w:t>软件。</w:t>
      </w:r>
    </w:p>
    <w:p w14:paraId="51D69934" w14:textId="5B27D90D" w:rsidR="00FA78CD" w:rsidRPr="00885843" w:rsidRDefault="00FA78CD" w:rsidP="00FA78CD">
      <w:pPr>
        <w:pStyle w:val="1"/>
        <w:jc w:val="center"/>
        <w:rPr>
          <w:rFonts w:eastAsia="黑体"/>
          <w:kern w:val="0"/>
          <w:sz w:val="36"/>
          <w:szCs w:val="36"/>
        </w:rPr>
      </w:pPr>
      <w:bookmarkStart w:id="16" w:name="_Toc91425368"/>
      <w:r>
        <w:rPr>
          <w:rFonts w:eastAsia="黑体"/>
          <w:kern w:val="0"/>
          <w:sz w:val="36"/>
          <w:szCs w:val="36"/>
        </w:rPr>
        <w:lastRenderedPageBreak/>
        <w:t>2</w:t>
      </w:r>
      <w:r w:rsidRPr="00885843">
        <w:rPr>
          <w:rFonts w:eastAsia="黑体"/>
          <w:kern w:val="0"/>
          <w:sz w:val="36"/>
          <w:szCs w:val="36"/>
        </w:rPr>
        <w:t xml:space="preserve">  </w:t>
      </w:r>
      <w:r w:rsidRPr="00EA59C5">
        <w:rPr>
          <w:rFonts w:eastAsia="黑体" w:hint="eastAsia"/>
          <w:kern w:val="0"/>
          <w:sz w:val="36"/>
          <w:szCs w:val="36"/>
        </w:rPr>
        <w:t>流程控制实验</w:t>
      </w:r>
      <w:bookmarkEnd w:id="16"/>
    </w:p>
    <w:p w14:paraId="30C034EF" w14:textId="77777777" w:rsidR="00FA78CD" w:rsidRPr="00885843" w:rsidRDefault="00FA78CD" w:rsidP="00FA78CD">
      <w:pPr>
        <w:pStyle w:val="2"/>
        <w:spacing w:beforeLines="50" w:before="156" w:afterLines="50" w:after="156"/>
        <w:rPr>
          <w:rFonts w:ascii="Times New Roman" w:hAnsi="Times New Roman"/>
          <w:b w:val="0"/>
          <w:sz w:val="28"/>
          <w:szCs w:val="28"/>
        </w:rPr>
      </w:pPr>
      <w:bookmarkStart w:id="17" w:name="_Toc91425369"/>
      <w:r>
        <w:rPr>
          <w:rFonts w:ascii="Times New Roman" w:hAnsi="Times New Roman"/>
          <w:sz w:val="28"/>
          <w:szCs w:val="28"/>
        </w:rPr>
        <w:t>2</w:t>
      </w:r>
      <w:r w:rsidRPr="00885843">
        <w:rPr>
          <w:rFonts w:ascii="Times New Roman" w:hAnsi="Times New Roman"/>
          <w:sz w:val="28"/>
          <w:szCs w:val="28"/>
        </w:rPr>
        <w:t xml:space="preserve">.1 </w:t>
      </w:r>
      <w:r w:rsidRPr="00885843">
        <w:rPr>
          <w:rFonts w:ascii="Times New Roman" w:hAnsi="Times New Roman"/>
          <w:sz w:val="28"/>
          <w:szCs w:val="28"/>
        </w:rPr>
        <w:t>实验目的</w:t>
      </w:r>
      <w:bookmarkEnd w:id="17"/>
      <w:r w:rsidRPr="00885843">
        <w:rPr>
          <w:rFonts w:ascii="Times New Roman" w:hAnsi="Times New Roman"/>
          <w:sz w:val="28"/>
          <w:szCs w:val="28"/>
        </w:rPr>
        <w:t xml:space="preserve"> </w:t>
      </w:r>
    </w:p>
    <w:p w14:paraId="58BB94E2" w14:textId="77777777" w:rsidR="00FA78CD" w:rsidRDefault="00FA78CD" w:rsidP="00FA78CD">
      <w:pPr>
        <w:spacing w:line="360" w:lineRule="auto"/>
        <w:ind w:firstLine="420"/>
        <w:rPr>
          <w:sz w:val="24"/>
        </w:rPr>
      </w:pPr>
      <w:r>
        <w:rPr>
          <w:rFonts w:hAnsi="宋体" w:hint="eastAsia"/>
          <w:sz w:val="24"/>
        </w:rPr>
        <w:t>（</w:t>
      </w:r>
      <w:r>
        <w:rPr>
          <w:rFonts w:hAnsi="宋体" w:hint="eastAsia"/>
          <w:sz w:val="24"/>
        </w:rPr>
        <w:t>1</w:t>
      </w:r>
      <w:r>
        <w:rPr>
          <w:rFonts w:hAnsi="宋体" w:hint="eastAsia"/>
          <w:sz w:val="24"/>
        </w:rPr>
        <w:t>）</w:t>
      </w:r>
      <w:r>
        <w:rPr>
          <w:rFonts w:hAnsi="宋体"/>
          <w:sz w:val="24"/>
        </w:rPr>
        <w:t>掌握复合语句、</w:t>
      </w:r>
      <w:r>
        <w:rPr>
          <w:sz w:val="24"/>
        </w:rPr>
        <w:t>if</w:t>
      </w:r>
      <w:r>
        <w:rPr>
          <w:rFonts w:hAnsi="宋体"/>
          <w:sz w:val="24"/>
        </w:rPr>
        <w:t>语句、</w:t>
      </w:r>
      <w:r>
        <w:rPr>
          <w:sz w:val="24"/>
        </w:rPr>
        <w:t>switch</w:t>
      </w:r>
      <w:r>
        <w:rPr>
          <w:rFonts w:hAnsi="宋体"/>
          <w:sz w:val="24"/>
        </w:rPr>
        <w:t>语句的使用，熟练掌握</w:t>
      </w:r>
      <w:r>
        <w:rPr>
          <w:sz w:val="24"/>
        </w:rPr>
        <w:t>for</w:t>
      </w:r>
      <w:r>
        <w:rPr>
          <w:rFonts w:hAnsi="宋体"/>
          <w:sz w:val="24"/>
        </w:rPr>
        <w:t>、</w:t>
      </w:r>
      <w:r>
        <w:rPr>
          <w:sz w:val="24"/>
        </w:rPr>
        <w:t>while</w:t>
      </w:r>
      <w:r>
        <w:rPr>
          <w:rFonts w:hAnsi="宋体"/>
          <w:sz w:val="24"/>
        </w:rPr>
        <w:t>、</w:t>
      </w:r>
      <w:r>
        <w:rPr>
          <w:sz w:val="24"/>
        </w:rPr>
        <w:t>do-while</w:t>
      </w:r>
      <w:r>
        <w:rPr>
          <w:rFonts w:hAnsi="宋体"/>
          <w:sz w:val="24"/>
        </w:rPr>
        <w:t>三种基本的循环控制语句的使用，掌握重复循环技术，了解转移语句与标号语句。</w:t>
      </w:r>
    </w:p>
    <w:p w14:paraId="2F4B76B2" w14:textId="77777777" w:rsidR="00FA78CD" w:rsidRDefault="00FA78CD" w:rsidP="00FA78CD">
      <w:pPr>
        <w:spacing w:line="360" w:lineRule="auto"/>
        <w:ind w:firstLine="420"/>
        <w:rPr>
          <w:sz w:val="24"/>
        </w:rPr>
      </w:pPr>
      <w:r>
        <w:rPr>
          <w:rFonts w:hAnsi="宋体" w:hint="eastAsia"/>
          <w:sz w:val="24"/>
        </w:rPr>
        <w:t>（</w:t>
      </w:r>
      <w:r>
        <w:rPr>
          <w:rFonts w:hAnsi="宋体" w:hint="eastAsia"/>
          <w:sz w:val="24"/>
        </w:rPr>
        <w:t>2</w:t>
      </w:r>
      <w:r>
        <w:rPr>
          <w:rFonts w:hAnsi="宋体" w:hint="eastAsia"/>
          <w:sz w:val="24"/>
        </w:rPr>
        <w:t>）</w:t>
      </w:r>
      <w:r>
        <w:rPr>
          <w:rFonts w:hAnsi="宋体"/>
          <w:sz w:val="24"/>
        </w:rPr>
        <w:t>练习循环结构</w:t>
      </w:r>
      <w:r>
        <w:rPr>
          <w:sz w:val="24"/>
        </w:rPr>
        <w:t>for</w:t>
      </w:r>
      <w:r>
        <w:rPr>
          <w:rFonts w:hAnsi="宋体"/>
          <w:sz w:val="24"/>
        </w:rPr>
        <w:t>、</w:t>
      </w:r>
      <w:r>
        <w:rPr>
          <w:sz w:val="24"/>
        </w:rPr>
        <w:t>while</w:t>
      </w:r>
      <w:r>
        <w:rPr>
          <w:rFonts w:hAnsi="宋体"/>
          <w:sz w:val="24"/>
        </w:rPr>
        <w:t>、</w:t>
      </w:r>
      <w:r>
        <w:rPr>
          <w:sz w:val="24"/>
        </w:rPr>
        <w:t>do-while</w:t>
      </w:r>
      <w:r>
        <w:rPr>
          <w:rFonts w:hAnsi="宋体"/>
          <w:sz w:val="24"/>
        </w:rPr>
        <w:t>语句的使用。</w:t>
      </w:r>
    </w:p>
    <w:p w14:paraId="7D156746" w14:textId="77777777" w:rsidR="00FA78CD" w:rsidRDefault="00FA78CD" w:rsidP="00FA78CD">
      <w:pPr>
        <w:spacing w:line="360" w:lineRule="auto"/>
        <w:ind w:firstLine="420"/>
        <w:rPr>
          <w:sz w:val="24"/>
        </w:rPr>
      </w:pPr>
      <w:r>
        <w:rPr>
          <w:rFonts w:hAnsi="宋体" w:hint="eastAsia"/>
          <w:sz w:val="24"/>
        </w:rPr>
        <w:t>（</w:t>
      </w:r>
      <w:r>
        <w:rPr>
          <w:rFonts w:hAnsi="宋体" w:hint="eastAsia"/>
          <w:sz w:val="24"/>
        </w:rPr>
        <w:t>3</w:t>
      </w:r>
      <w:r>
        <w:rPr>
          <w:rFonts w:hAnsi="宋体" w:hint="eastAsia"/>
          <w:sz w:val="24"/>
        </w:rPr>
        <w:t>）</w:t>
      </w:r>
      <w:r>
        <w:rPr>
          <w:rFonts w:hAnsi="宋体"/>
          <w:sz w:val="24"/>
        </w:rPr>
        <w:t>练习转移语句和标号语句的使用。</w:t>
      </w:r>
    </w:p>
    <w:p w14:paraId="3927D5C0" w14:textId="77777777" w:rsidR="00FA78CD" w:rsidRDefault="00FA78CD" w:rsidP="00FA78CD">
      <w:pPr>
        <w:spacing w:line="360" w:lineRule="auto"/>
        <w:ind w:firstLine="420"/>
        <w:rPr>
          <w:sz w:val="24"/>
        </w:rPr>
      </w:pPr>
      <w:r>
        <w:rPr>
          <w:rFonts w:hAnsi="宋体" w:hint="eastAsia"/>
          <w:sz w:val="24"/>
        </w:rPr>
        <w:t>（</w:t>
      </w:r>
      <w:r>
        <w:rPr>
          <w:rFonts w:hAnsi="宋体" w:hint="eastAsia"/>
          <w:sz w:val="24"/>
        </w:rPr>
        <w:t>4</w:t>
      </w:r>
      <w:r>
        <w:rPr>
          <w:rFonts w:hAnsi="宋体" w:hint="eastAsia"/>
          <w:sz w:val="24"/>
        </w:rPr>
        <w:t>）</w:t>
      </w:r>
      <w:r>
        <w:rPr>
          <w:rFonts w:hAnsi="宋体"/>
          <w:sz w:val="24"/>
        </w:rPr>
        <w:t>使用集成开发环境中的调试功能：单步执行、设置断点、观察变量值。</w:t>
      </w:r>
    </w:p>
    <w:p w14:paraId="48400130" w14:textId="77777777" w:rsidR="00FA78CD" w:rsidRPr="00885843" w:rsidRDefault="00FA78CD" w:rsidP="00FA78CD">
      <w:pPr>
        <w:pStyle w:val="2"/>
        <w:spacing w:beforeLines="50" w:before="156" w:afterLines="50" w:after="156"/>
        <w:rPr>
          <w:rFonts w:ascii="Times New Roman" w:hAnsi="Times New Roman"/>
          <w:sz w:val="28"/>
          <w:szCs w:val="28"/>
        </w:rPr>
      </w:pPr>
      <w:bookmarkStart w:id="18" w:name="_Toc91425370"/>
      <w:r>
        <w:rPr>
          <w:rFonts w:ascii="Times New Roman" w:hAnsi="Times New Roman"/>
          <w:sz w:val="28"/>
          <w:szCs w:val="28"/>
        </w:rPr>
        <w:t>2</w:t>
      </w:r>
      <w:r w:rsidRPr="00885843">
        <w:rPr>
          <w:rFonts w:ascii="Times New Roman" w:eastAsiaTheme="minorEastAsia" w:hAnsi="Times New Roman"/>
          <w:sz w:val="28"/>
          <w:szCs w:val="28"/>
        </w:rPr>
        <w:t xml:space="preserve">.2 </w:t>
      </w:r>
      <w:r w:rsidRPr="00885843">
        <w:rPr>
          <w:rFonts w:ascii="Times New Roman" w:eastAsiaTheme="minorEastAsia" w:hAnsiTheme="minorEastAsia"/>
          <w:sz w:val="28"/>
          <w:szCs w:val="28"/>
        </w:rPr>
        <w:t>实验内容</w:t>
      </w:r>
      <w:bookmarkEnd w:id="18"/>
    </w:p>
    <w:p w14:paraId="5A7A717E" w14:textId="77777777" w:rsidR="00FA78CD" w:rsidRPr="00885843" w:rsidRDefault="00FA78CD" w:rsidP="00FA78CD">
      <w:pPr>
        <w:snapToGrid w:val="0"/>
        <w:spacing w:afterLines="25" w:after="78"/>
        <w:rPr>
          <w:color w:val="FF0000"/>
          <w:sz w:val="24"/>
        </w:rPr>
      </w:pPr>
      <w:r>
        <w:rPr>
          <w:b/>
          <w:sz w:val="24"/>
        </w:rPr>
        <w:t>2</w:t>
      </w:r>
      <w:r w:rsidRPr="00885843">
        <w:rPr>
          <w:b/>
          <w:sz w:val="24"/>
        </w:rPr>
        <w:t xml:space="preserve">.2.1  </w:t>
      </w:r>
      <w:r w:rsidRPr="00885843">
        <w:rPr>
          <w:rFonts w:hAnsi="宋体"/>
          <w:b/>
          <w:sz w:val="24"/>
        </w:rPr>
        <w:t>源程序改错</w:t>
      </w:r>
      <w:r w:rsidRPr="00885843">
        <w:rPr>
          <w:b/>
          <w:sz w:val="24"/>
        </w:rPr>
        <w:t xml:space="preserve"> </w:t>
      </w:r>
    </w:p>
    <w:p w14:paraId="2660CD8F" w14:textId="77777777" w:rsidR="00FA78CD" w:rsidRDefault="00FA78CD" w:rsidP="00FA78CD">
      <w:pPr>
        <w:spacing w:line="360" w:lineRule="auto"/>
        <w:ind w:firstLine="420"/>
        <w:rPr>
          <w:b/>
          <w:sz w:val="24"/>
        </w:rPr>
      </w:pPr>
      <w:r>
        <w:rPr>
          <w:b/>
          <w:sz w:val="24"/>
        </w:rPr>
        <w:t>1</w:t>
      </w:r>
      <w:r>
        <w:rPr>
          <w:rFonts w:hAnsi="宋体"/>
          <w:b/>
          <w:sz w:val="24"/>
        </w:rPr>
        <w:t>．程序改错</w:t>
      </w:r>
    </w:p>
    <w:p w14:paraId="6ABAB82B" w14:textId="77777777" w:rsidR="00FA78CD" w:rsidRDefault="00FA78CD" w:rsidP="00FA78CD">
      <w:pPr>
        <w:spacing w:line="360" w:lineRule="auto"/>
        <w:rPr>
          <w:sz w:val="24"/>
        </w:rPr>
      </w:pPr>
      <w:r>
        <w:rPr>
          <w:rFonts w:hAnsi="宋体" w:hint="eastAsia"/>
          <w:sz w:val="24"/>
        </w:rPr>
        <w:tab/>
      </w:r>
      <w:r>
        <w:rPr>
          <w:rFonts w:hAnsi="宋体" w:hint="eastAsia"/>
          <w:sz w:val="24"/>
        </w:rPr>
        <w:t>下面的实验</w:t>
      </w:r>
      <w:r>
        <w:rPr>
          <w:rFonts w:hAnsi="宋体" w:hint="eastAsia"/>
          <w:sz w:val="24"/>
        </w:rPr>
        <w:t>2</w:t>
      </w:r>
      <w:r>
        <w:rPr>
          <w:rFonts w:hAnsi="宋体"/>
          <w:sz w:val="24"/>
        </w:rPr>
        <w:t>-1</w:t>
      </w:r>
      <w:r>
        <w:rPr>
          <w:rFonts w:hAnsi="宋体" w:hint="eastAsia"/>
          <w:sz w:val="24"/>
        </w:rPr>
        <w:t>程序是合数判断器（合数指自然数中除了能被</w:t>
      </w:r>
      <w:r>
        <w:rPr>
          <w:rFonts w:hAnsi="宋体" w:hint="eastAsia"/>
          <w:sz w:val="24"/>
        </w:rPr>
        <w:t>1</w:t>
      </w:r>
      <w:r>
        <w:rPr>
          <w:rFonts w:hAnsi="宋体" w:hint="eastAsia"/>
          <w:sz w:val="24"/>
        </w:rPr>
        <w:t>和本身整除外，还能被其它数整除的数），在该源程序中存在若干语法和逻辑错误。要求对该程序进行调试修改，使之能够正确完成指定任务。</w:t>
      </w:r>
    </w:p>
    <w:p w14:paraId="183845EE" w14:textId="77777777" w:rsidR="00FA78CD" w:rsidRDefault="00FA78CD" w:rsidP="00FA78CD">
      <w:pPr>
        <w:autoSpaceDE w:val="0"/>
        <w:autoSpaceDN w:val="0"/>
        <w:adjustRightInd w:val="0"/>
        <w:ind w:leftChars="200" w:left="420"/>
        <w:jc w:val="left"/>
        <w:rPr>
          <w:sz w:val="24"/>
        </w:rPr>
      </w:pPr>
      <w:r>
        <w:rPr>
          <w:rFonts w:hint="eastAsia"/>
          <w:sz w:val="24"/>
        </w:rPr>
        <w:t>/</w:t>
      </w:r>
      <w:r>
        <w:rPr>
          <w:sz w:val="24"/>
        </w:rPr>
        <w:t xml:space="preserve">* </w:t>
      </w:r>
      <w:r>
        <w:rPr>
          <w:rFonts w:hint="eastAsia"/>
          <w:sz w:val="24"/>
        </w:rPr>
        <w:t>实验</w:t>
      </w:r>
      <w:r>
        <w:rPr>
          <w:rFonts w:hint="eastAsia"/>
          <w:sz w:val="24"/>
        </w:rPr>
        <w:t>2</w:t>
      </w:r>
      <w:r>
        <w:rPr>
          <w:sz w:val="24"/>
        </w:rPr>
        <w:t>-1</w:t>
      </w:r>
      <w:r>
        <w:rPr>
          <w:rFonts w:hint="eastAsia"/>
          <w:sz w:val="24"/>
        </w:rPr>
        <w:t>改错题程序：合数</w:t>
      </w:r>
      <w:proofErr w:type="gramStart"/>
      <w:r>
        <w:rPr>
          <w:rFonts w:hint="eastAsia"/>
          <w:sz w:val="24"/>
        </w:rPr>
        <w:t>判断器</w:t>
      </w:r>
      <w:proofErr w:type="gramEnd"/>
      <w:r>
        <w:rPr>
          <w:rFonts w:hint="eastAsia"/>
          <w:sz w:val="24"/>
        </w:rPr>
        <w:t>*</w:t>
      </w:r>
      <w:r>
        <w:rPr>
          <w:sz w:val="24"/>
        </w:rPr>
        <w:t>/</w:t>
      </w:r>
    </w:p>
    <w:p w14:paraId="41DF7C0D" w14:textId="77777777" w:rsidR="00FA78CD" w:rsidRPr="001A7D05" w:rsidRDefault="00FA78CD" w:rsidP="00FA78CD">
      <w:pPr>
        <w:autoSpaceDE w:val="0"/>
        <w:autoSpaceDN w:val="0"/>
        <w:adjustRightInd w:val="0"/>
        <w:ind w:leftChars="200" w:left="420"/>
        <w:jc w:val="left"/>
        <w:rPr>
          <w:sz w:val="24"/>
        </w:rPr>
      </w:pPr>
      <w:r w:rsidRPr="001A7D05">
        <w:rPr>
          <w:sz w:val="24"/>
        </w:rPr>
        <w:t>#include &lt;</w:t>
      </w:r>
      <w:proofErr w:type="spellStart"/>
      <w:r w:rsidRPr="001A7D05">
        <w:rPr>
          <w:sz w:val="24"/>
        </w:rPr>
        <w:t>stdio.h</w:t>
      </w:r>
      <w:proofErr w:type="spellEnd"/>
      <w:r w:rsidRPr="001A7D05">
        <w:rPr>
          <w:sz w:val="24"/>
        </w:rPr>
        <w:t>&gt;</w:t>
      </w:r>
    </w:p>
    <w:p w14:paraId="35A6C83A" w14:textId="77777777" w:rsidR="00FA78CD" w:rsidRPr="001A7D05" w:rsidRDefault="00FA78CD" w:rsidP="00FA78CD">
      <w:pPr>
        <w:autoSpaceDE w:val="0"/>
        <w:autoSpaceDN w:val="0"/>
        <w:adjustRightInd w:val="0"/>
        <w:ind w:leftChars="200" w:left="420"/>
        <w:jc w:val="left"/>
        <w:rPr>
          <w:sz w:val="24"/>
        </w:rPr>
      </w:pPr>
      <w:r w:rsidRPr="001A7D05">
        <w:rPr>
          <w:sz w:val="24"/>
        </w:rPr>
        <w:t xml:space="preserve">int </w:t>
      </w:r>
      <w:proofErr w:type="gramStart"/>
      <w:r w:rsidRPr="001A7D05">
        <w:rPr>
          <w:sz w:val="24"/>
        </w:rPr>
        <w:t>main( )</w:t>
      </w:r>
      <w:proofErr w:type="gramEnd"/>
    </w:p>
    <w:p w14:paraId="5A5C3A2D" w14:textId="77777777" w:rsidR="00FA78CD" w:rsidRPr="001A7D05" w:rsidRDefault="00FA78CD" w:rsidP="00FA78CD">
      <w:pPr>
        <w:autoSpaceDE w:val="0"/>
        <w:autoSpaceDN w:val="0"/>
        <w:adjustRightInd w:val="0"/>
        <w:ind w:leftChars="200" w:left="420"/>
        <w:jc w:val="left"/>
        <w:rPr>
          <w:sz w:val="24"/>
        </w:rPr>
      </w:pPr>
      <w:r w:rsidRPr="001A7D05">
        <w:rPr>
          <w:sz w:val="24"/>
        </w:rPr>
        <w:t xml:space="preserve">{ </w:t>
      </w:r>
    </w:p>
    <w:p w14:paraId="1F30B9C6" w14:textId="77777777" w:rsidR="00FA78CD" w:rsidRPr="001A7D05" w:rsidRDefault="00FA78CD" w:rsidP="00FA78CD">
      <w:pPr>
        <w:autoSpaceDE w:val="0"/>
        <w:autoSpaceDN w:val="0"/>
        <w:adjustRightInd w:val="0"/>
        <w:ind w:left="420" w:firstLine="420"/>
        <w:jc w:val="left"/>
        <w:rPr>
          <w:sz w:val="24"/>
        </w:rPr>
      </w:pPr>
      <w:r w:rsidRPr="001A7D05">
        <w:rPr>
          <w:sz w:val="24"/>
        </w:rPr>
        <w:t xml:space="preserve">int </w:t>
      </w:r>
      <w:proofErr w:type="spellStart"/>
      <w:r w:rsidRPr="001A7D05">
        <w:rPr>
          <w:sz w:val="24"/>
        </w:rPr>
        <w:t>i</w:t>
      </w:r>
      <w:proofErr w:type="spellEnd"/>
      <w:r w:rsidRPr="001A7D05">
        <w:rPr>
          <w:sz w:val="24"/>
        </w:rPr>
        <w:t>, x, k, flag = 0;</w:t>
      </w:r>
    </w:p>
    <w:p w14:paraId="2B53AA36" w14:textId="77777777" w:rsidR="00FA78CD" w:rsidRPr="001A7D05" w:rsidRDefault="00FA78CD" w:rsidP="00FA78CD">
      <w:pPr>
        <w:autoSpaceDE w:val="0"/>
        <w:autoSpaceDN w:val="0"/>
        <w:adjustRightInd w:val="0"/>
        <w:ind w:leftChars="200" w:left="420" w:firstLine="420"/>
        <w:jc w:val="left"/>
        <w:rPr>
          <w:sz w:val="24"/>
          <w:lang w:val="pt-BR"/>
        </w:rPr>
      </w:pPr>
      <w:r w:rsidRPr="001A7D05">
        <w:rPr>
          <w:sz w:val="24"/>
          <w:lang w:val="pt-BR"/>
        </w:rPr>
        <w:t>printf("</w:t>
      </w:r>
      <w:r w:rsidRPr="001A7D05">
        <w:rPr>
          <w:sz w:val="24"/>
        </w:rPr>
        <w:t>本程序判断合数，请输入大于</w:t>
      </w:r>
      <w:r w:rsidRPr="001A7D05">
        <w:rPr>
          <w:sz w:val="24"/>
        </w:rPr>
        <w:t>1</w:t>
      </w:r>
      <w:r w:rsidRPr="001A7D05">
        <w:rPr>
          <w:sz w:val="24"/>
        </w:rPr>
        <w:t>的整数，以</w:t>
      </w:r>
      <w:proofErr w:type="spellStart"/>
      <w:r w:rsidRPr="001A7D05">
        <w:rPr>
          <w:sz w:val="24"/>
        </w:rPr>
        <w:t>Ctrl+Z</w:t>
      </w:r>
      <w:proofErr w:type="spellEnd"/>
      <w:r w:rsidRPr="001A7D05">
        <w:rPr>
          <w:sz w:val="24"/>
        </w:rPr>
        <w:t>结束</w:t>
      </w:r>
      <w:r w:rsidRPr="001A7D05">
        <w:rPr>
          <w:sz w:val="24"/>
        </w:rPr>
        <w:t>\n</w:t>
      </w:r>
      <w:r w:rsidRPr="001A7D05">
        <w:rPr>
          <w:sz w:val="24"/>
          <w:lang w:val="pt-BR"/>
        </w:rPr>
        <w:t>");</w:t>
      </w:r>
    </w:p>
    <w:p w14:paraId="43B5A5D2" w14:textId="77777777" w:rsidR="00FA78CD" w:rsidRPr="001A7D05" w:rsidRDefault="00FA78CD" w:rsidP="00FA78CD">
      <w:pPr>
        <w:autoSpaceDE w:val="0"/>
        <w:autoSpaceDN w:val="0"/>
        <w:adjustRightInd w:val="0"/>
        <w:ind w:leftChars="200" w:left="420" w:firstLine="420"/>
        <w:jc w:val="left"/>
        <w:rPr>
          <w:sz w:val="24"/>
          <w:lang w:val="pt-BR"/>
        </w:rPr>
      </w:pPr>
      <w:r w:rsidRPr="001A7D05">
        <w:rPr>
          <w:sz w:val="24"/>
          <w:lang w:val="pt-BR"/>
        </w:rPr>
        <w:t>while (scanf("%d", &amp;x) !=EOF) {</w:t>
      </w:r>
    </w:p>
    <w:p w14:paraId="2AA738B7" w14:textId="77777777" w:rsidR="00FA78CD" w:rsidRPr="001A7D05" w:rsidRDefault="00FA78CD" w:rsidP="00FA78CD">
      <w:pPr>
        <w:autoSpaceDE w:val="0"/>
        <w:autoSpaceDN w:val="0"/>
        <w:adjustRightInd w:val="0"/>
        <w:ind w:leftChars="200" w:left="420" w:firstLine="420"/>
        <w:jc w:val="left"/>
        <w:rPr>
          <w:sz w:val="24"/>
          <w:lang w:val="pt-BR"/>
        </w:rPr>
      </w:pPr>
      <w:r w:rsidRPr="001A7D05">
        <w:rPr>
          <w:sz w:val="24"/>
          <w:lang w:val="pt-BR"/>
        </w:rPr>
        <w:t>for(i=2,k=x&gt;&gt;1;i&lt;=k;i++)</w:t>
      </w:r>
    </w:p>
    <w:p w14:paraId="6C378CA2" w14:textId="77777777" w:rsidR="00FA78CD" w:rsidRPr="001A7D05" w:rsidRDefault="00FA78CD" w:rsidP="00FA78CD">
      <w:pPr>
        <w:autoSpaceDE w:val="0"/>
        <w:autoSpaceDN w:val="0"/>
        <w:adjustRightInd w:val="0"/>
        <w:ind w:leftChars="200" w:left="420" w:firstLine="420"/>
        <w:jc w:val="left"/>
        <w:rPr>
          <w:sz w:val="24"/>
          <w:lang w:val="pt-BR"/>
        </w:rPr>
      </w:pPr>
      <w:r w:rsidRPr="001A7D05">
        <w:rPr>
          <w:sz w:val="24"/>
          <w:lang w:val="pt-BR"/>
        </w:rPr>
        <w:tab/>
      </w:r>
      <w:r w:rsidRPr="001A7D05">
        <w:rPr>
          <w:sz w:val="24"/>
          <w:lang w:val="pt-BR"/>
        </w:rPr>
        <w:tab/>
        <w:t>if (!x%i) {</w:t>
      </w:r>
    </w:p>
    <w:p w14:paraId="2A1B1FFC" w14:textId="77777777" w:rsidR="00FA78CD" w:rsidRPr="001A7D05" w:rsidRDefault="00FA78CD" w:rsidP="00FA78CD">
      <w:pPr>
        <w:autoSpaceDE w:val="0"/>
        <w:autoSpaceDN w:val="0"/>
        <w:adjustRightInd w:val="0"/>
        <w:ind w:leftChars="200" w:left="420" w:firstLine="420"/>
        <w:jc w:val="left"/>
        <w:rPr>
          <w:sz w:val="24"/>
          <w:lang w:val="pt-BR"/>
        </w:rPr>
      </w:pPr>
      <w:r w:rsidRPr="001A7D05">
        <w:rPr>
          <w:sz w:val="24"/>
          <w:lang w:val="pt-BR"/>
        </w:rPr>
        <w:tab/>
      </w:r>
      <w:r w:rsidRPr="001A7D05">
        <w:rPr>
          <w:sz w:val="24"/>
          <w:lang w:val="pt-BR"/>
        </w:rPr>
        <w:tab/>
      </w:r>
      <w:r w:rsidRPr="001A7D05">
        <w:rPr>
          <w:sz w:val="24"/>
          <w:lang w:val="pt-BR"/>
        </w:rPr>
        <w:tab/>
        <w:t>flag = 1;</w:t>
      </w:r>
    </w:p>
    <w:p w14:paraId="6DA6C735" w14:textId="77777777" w:rsidR="00FA78CD" w:rsidRPr="001A7D05" w:rsidRDefault="00FA78CD" w:rsidP="00FA78CD">
      <w:pPr>
        <w:autoSpaceDE w:val="0"/>
        <w:autoSpaceDN w:val="0"/>
        <w:adjustRightInd w:val="0"/>
        <w:ind w:leftChars="200" w:left="420" w:firstLine="420"/>
        <w:jc w:val="left"/>
        <w:rPr>
          <w:sz w:val="24"/>
          <w:lang w:val="pt-BR"/>
        </w:rPr>
      </w:pPr>
      <w:r w:rsidRPr="001A7D05">
        <w:rPr>
          <w:sz w:val="24"/>
          <w:lang w:val="pt-BR"/>
        </w:rPr>
        <w:tab/>
      </w:r>
      <w:r w:rsidRPr="001A7D05">
        <w:rPr>
          <w:sz w:val="24"/>
          <w:lang w:val="pt-BR"/>
        </w:rPr>
        <w:tab/>
      </w:r>
      <w:r w:rsidRPr="001A7D05">
        <w:rPr>
          <w:sz w:val="24"/>
          <w:lang w:val="pt-BR"/>
        </w:rPr>
        <w:tab/>
        <w:t>break;</w:t>
      </w:r>
    </w:p>
    <w:p w14:paraId="32353317" w14:textId="77777777" w:rsidR="00FA78CD" w:rsidRPr="001A7D05" w:rsidRDefault="00FA78CD" w:rsidP="00FA78CD">
      <w:pPr>
        <w:autoSpaceDE w:val="0"/>
        <w:autoSpaceDN w:val="0"/>
        <w:adjustRightInd w:val="0"/>
        <w:ind w:leftChars="200" w:left="420" w:firstLine="420"/>
        <w:jc w:val="left"/>
        <w:rPr>
          <w:sz w:val="24"/>
          <w:lang w:val="pt-BR"/>
        </w:rPr>
      </w:pPr>
      <w:r w:rsidRPr="001A7D05">
        <w:rPr>
          <w:sz w:val="24"/>
          <w:lang w:val="pt-BR"/>
        </w:rPr>
        <w:tab/>
        <w:t>}</w:t>
      </w:r>
    </w:p>
    <w:p w14:paraId="3DF5D67E" w14:textId="77777777" w:rsidR="00FA78CD" w:rsidRPr="001A7D05" w:rsidRDefault="00FA78CD" w:rsidP="00FA78CD">
      <w:pPr>
        <w:autoSpaceDE w:val="0"/>
        <w:autoSpaceDN w:val="0"/>
        <w:adjustRightInd w:val="0"/>
        <w:ind w:leftChars="200" w:left="420" w:firstLine="420"/>
        <w:jc w:val="left"/>
        <w:rPr>
          <w:sz w:val="24"/>
          <w:lang w:val="pt-BR"/>
        </w:rPr>
      </w:pPr>
      <w:r w:rsidRPr="001A7D05">
        <w:rPr>
          <w:sz w:val="24"/>
          <w:lang w:val="pt-BR"/>
        </w:rPr>
        <w:t>if(flag=1) printf("%d</w:t>
      </w:r>
      <w:r w:rsidRPr="001A7D05">
        <w:rPr>
          <w:sz w:val="24"/>
          <w:lang w:val="pt-BR"/>
        </w:rPr>
        <w:t>是合数</w:t>
      </w:r>
      <w:r w:rsidRPr="001A7D05">
        <w:rPr>
          <w:sz w:val="24"/>
          <w:lang w:val="pt-BR"/>
        </w:rPr>
        <w:t>", x);</w:t>
      </w:r>
    </w:p>
    <w:p w14:paraId="1B327126" w14:textId="77777777" w:rsidR="00FA78CD" w:rsidRPr="001A7D05" w:rsidRDefault="00FA78CD" w:rsidP="00FA78CD">
      <w:pPr>
        <w:autoSpaceDE w:val="0"/>
        <w:autoSpaceDN w:val="0"/>
        <w:adjustRightInd w:val="0"/>
        <w:ind w:leftChars="200" w:left="420" w:firstLine="420"/>
        <w:jc w:val="left"/>
        <w:rPr>
          <w:sz w:val="24"/>
          <w:lang w:val="pt-BR"/>
        </w:rPr>
      </w:pPr>
      <w:r w:rsidRPr="001A7D05">
        <w:rPr>
          <w:sz w:val="24"/>
          <w:lang w:val="pt-BR"/>
        </w:rPr>
        <w:t>else printf("%d</w:t>
      </w:r>
      <w:r w:rsidRPr="001A7D05">
        <w:rPr>
          <w:sz w:val="24"/>
          <w:lang w:val="pt-BR"/>
        </w:rPr>
        <w:t>不是合数</w:t>
      </w:r>
      <w:r w:rsidRPr="001A7D05">
        <w:rPr>
          <w:sz w:val="24"/>
          <w:lang w:val="pt-BR"/>
        </w:rPr>
        <w:t>", x);</w:t>
      </w:r>
    </w:p>
    <w:p w14:paraId="792B7C51" w14:textId="77777777" w:rsidR="00FA78CD" w:rsidRPr="001A7D05" w:rsidRDefault="00FA78CD" w:rsidP="00FA78CD">
      <w:pPr>
        <w:autoSpaceDE w:val="0"/>
        <w:autoSpaceDN w:val="0"/>
        <w:adjustRightInd w:val="0"/>
        <w:ind w:leftChars="200" w:left="420" w:firstLine="420"/>
        <w:jc w:val="left"/>
        <w:rPr>
          <w:sz w:val="24"/>
          <w:lang w:val="pt-BR"/>
        </w:rPr>
      </w:pPr>
      <w:r w:rsidRPr="001A7D05">
        <w:rPr>
          <w:sz w:val="24"/>
          <w:lang w:val="pt-BR"/>
        </w:rPr>
        <w:t>}</w:t>
      </w:r>
    </w:p>
    <w:p w14:paraId="144D3480" w14:textId="77777777" w:rsidR="00FA78CD" w:rsidRPr="001A7D05" w:rsidRDefault="00FA78CD" w:rsidP="00FA78CD">
      <w:pPr>
        <w:autoSpaceDE w:val="0"/>
        <w:autoSpaceDN w:val="0"/>
        <w:adjustRightInd w:val="0"/>
        <w:ind w:leftChars="200" w:left="420" w:firstLine="420"/>
        <w:jc w:val="left"/>
        <w:rPr>
          <w:sz w:val="24"/>
          <w:lang w:val="pt-BR"/>
        </w:rPr>
      </w:pPr>
      <w:r w:rsidRPr="001A7D05">
        <w:rPr>
          <w:sz w:val="24"/>
          <w:lang w:val="pt-BR"/>
        </w:rPr>
        <w:t>return 0;</w:t>
      </w:r>
    </w:p>
    <w:p w14:paraId="70E3DCC0" w14:textId="77777777" w:rsidR="00FA78CD" w:rsidRPr="001A7D05" w:rsidRDefault="00FA78CD" w:rsidP="00FA78CD">
      <w:pPr>
        <w:autoSpaceDE w:val="0"/>
        <w:autoSpaceDN w:val="0"/>
        <w:adjustRightInd w:val="0"/>
        <w:ind w:firstLine="420"/>
        <w:jc w:val="left"/>
        <w:rPr>
          <w:sz w:val="24"/>
          <w:lang w:val="pt-BR"/>
        </w:rPr>
      </w:pPr>
      <w:r w:rsidRPr="001A7D05">
        <w:rPr>
          <w:sz w:val="24"/>
          <w:lang w:val="pt-BR"/>
        </w:rPr>
        <w:t>}</w:t>
      </w:r>
    </w:p>
    <w:p w14:paraId="7098B22D" w14:textId="77777777" w:rsidR="00FA78CD" w:rsidRDefault="00FA78CD" w:rsidP="00FA78CD">
      <w:pPr>
        <w:autoSpaceDE w:val="0"/>
        <w:autoSpaceDN w:val="0"/>
        <w:adjustRightInd w:val="0"/>
        <w:jc w:val="left"/>
        <w:rPr>
          <w:sz w:val="24"/>
          <w:lang w:val="pt-BR"/>
        </w:rPr>
      </w:pPr>
    </w:p>
    <w:p w14:paraId="2CF84F13" w14:textId="77777777" w:rsidR="00FA78CD" w:rsidRPr="00A15D17" w:rsidRDefault="00FA78CD" w:rsidP="00FA78CD">
      <w:pPr>
        <w:snapToGrid w:val="0"/>
        <w:spacing w:line="360" w:lineRule="auto"/>
        <w:rPr>
          <w:b/>
          <w:sz w:val="24"/>
          <w:lang w:val="pt-BR"/>
        </w:rPr>
      </w:pPr>
      <w:r w:rsidRPr="00885843">
        <w:rPr>
          <w:rFonts w:hAnsi="宋体"/>
          <w:b/>
          <w:sz w:val="24"/>
        </w:rPr>
        <w:t>解答</w:t>
      </w:r>
      <w:r w:rsidRPr="00A15D17">
        <w:rPr>
          <w:rFonts w:hAnsi="宋体"/>
          <w:b/>
          <w:sz w:val="24"/>
          <w:lang w:val="pt-BR"/>
        </w:rPr>
        <w:t>：</w:t>
      </w:r>
    </w:p>
    <w:p w14:paraId="4CFE66F1" w14:textId="043AE687" w:rsidR="00FA78CD" w:rsidRPr="00A15D17" w:rsidRDefault="00FA78CD" w:rsidP="00E43FE5">
      <w:pPr>
        <w:tabs>
          <w:tab w:val="center" w:pos="4252"/>
        </w:tabs>
        <w:snapToGrid w:val="0"/>
        <w:spacing w:line="360" w:lineRule="auto"/>
        <w:rPr>
          <w:sz w:val="24"/>
          <w:lang w:val="pt-BR"/>
        </w:rPr>
      </w:pPr>
      <w:r w:rsidRPr="00A15D17">
        <w:rPr>
          <w:sz w:val="24"/>
          <w:lang w:val="pt-BR"/>
        </w:rPr>
        <w:t xml:space="preserve">  </w:t>
      </w:r>
      <w:r w:rsidRPr="00A15D17">
        <w:rPr>
          <w:rFonts w:hAnsi="宋体"/>
          <w:sz w:val="24"/>
          <w:lang w:val="pt-BR"/>
        </w:rPr>
        <w:t>（</w:t>
      </w:r>
      <w:r w:rsidRPr="00A15D17">
        <w:rPr>
          <w:sz w:val="24"/>
          <w:lang w:val="pt-BR"/>
        </w:rPr>
        <w:t>1</w:t>
      </w:r>
      <w:r w:rsidRPr="00A15D17">
        <w:rPr>
          <w:rFonts w:hAnsi="宋体"/>
          <w:sz w:val="24"/>
          <w:lang w:val="pt-BR"/>
        </w:rPr>
        <w:t>）</w:t>
      </w:r>
      <w:r w:rsidRPr="00885843">
        <w:rPr>
          <w:rFonts w:hAnsi="宋体"/>
          <w:sz w:val="24"/>
        </w:rPr>
        <w:t>错误修改</w:t>
      </w:r>
      <w:r w:rsidRPr="00A15D17">
        <w:rPr>
          <w:rFonts w:hAnsi="宋体"/>
          <w:sz w:val="24"/>
          <w:lang w:val="pt-BR"/>
        </w:rPr>
        <w:t>：</w:t>
      </w:r>
      <w:r w:rsidR="00E43FE5">
        <w:rPr>
          <w:rFonts w:hAnsi="宋体"/>
          <w:sz w:val="24"/>
          <w:lang w:val="pt-BR"/>
        </w:rPr>
        <w:tab/>
      </w:r>
    </w:p>
    <w:p w14:paraId="56BFF9A0" w14:textId="77777777" w:rsidR="00FA78CD" w:rsidRPr="00885843" w:rsidRDefault="00FA78CD" w:rsidP="00FA78CD">
      <w:pPr>
        <w:snapToGrid w:val="0"/>
        <w:spacing w:line="360" w:lineRule="auto"/>
        <w:rPr>
          <w:sz w:val="24"/>
        </w:rPr>
      </w:pPr>
      <w:r w:rsidRPr="00A15D17">
        <w:rPr>
          <w:sz w:val="24"/>
          <w:lang w:val="pt-BR"/>
        </w:rPr>
        <w:lastRenderedPageBreak/>
        <w:t xml:space="preserve">      </w:t>
      </w:r>
      <w:r w:rsidRPr="00885843">
        <w:rPr>
          <w:sz w:val="24"/>
        </w:rPr>
        <w:t>1)</w:t>
      </w:r>
      <w:r w:rsidRPr="00546818">
        <w:rPr>
          <w:rFonts w:hAnsi="宋体"/>
          <w:sz w:val="24"/>
        </w:rPr>
        <w:t xml:space="preserve"> </w:t>
      </w:r>
      <w:r w:rsidRPr="00885843">
        <w:rPr>
          <w:rFonts w:hAnsi="宋体"/>
          <w:sz w:val="24"/>
        </w:rPr>
        <w:t>第</w:t>
      </w:r>
      <w:r>
        <w:rPr>
          <w:sz w:val="24"/>
        </w:rPr>
        <w:t>7</w:t>
      </w:r>
      <w:r w:rsidRPr="00885843">
        <w:rPr>
          <w:rFonts w:hAnsi="宋体"/>
          <w:sz w:val="24"/>
        </w:rPr>
        <w:t>行</w:t>
      </w:r>
      <w:r>
        <w:rPr>
          <w:rFonts w:hAnsi="宋体" w:hint="eastAsia"/>
          <w:sz w:val="24"/>
        </w:rPr>
        <w:t>的</w:t>
      </w:r>
      <w:r>
        <w:rPr>
          <w:rFonts w:hAnsi="宋体" w:hint="eastAsia"/>
          <w:sz w:val="24"/>
        </w:rPr>
        <w:t>while</w:t>
      </w:r>
      <w:r>
        <w:rPr>
          <w:rFonts w:hAnsi="宋体" w:hint="eastAsia"/>
          <w:sz w:val="24"/>
        </w:rPr>
        <w:t>循环内</w:t>
      </w:r>
      <w:r>
        <w:rPr>
          <w:rFonts w:hAnsi="宋体" w:hint="eastAsia"/>
          <w:sz w:val="24"/>
        </w:rPr>
        <w:t>flag</w:t>
      </w:r>
      <w:r>
        <w:rPr>
          <w:rFonts w:hAnsi="宋体" w:hint="eastAsia"/>
          <w:sz w:val="24"/>
        </w:rPr>
        <w:t>应该每次置为</w:t>
      </w:r>
      <w:r>
        <w:rPr>
          <w:rFonts w:hAnsi="宋体" w:hint="eastAsia"/>
          <w:sz w:val="24"/>
        </w:rPr>
        <w:t>0</w:t>
      </w:r>
      <w:r w:rsidRPr="00885843">
        <w:rPr>
          <w:rFonts w:hAnsi="宋体"/>
          <w:sz w:val="24"/>
        </w:rPr>
        <w:t>，正确形式为：</w:t>
      </w:r>
    </w:p>
    <w:p w14:paraId="1DD8534E" w14:textId="77777777" w:rsidR="00FA78CD" w:rsidRPr="008B2FA5" w:rsidRDefault="00FA78CD" w:rsidP="00FA78CD">
      <w:pPr>
        <w:snapToGrid w:val="0"/>
        <w:spacing w:line="360" w:lineRule="auto"/>
        <w:rPr>
          <w:sz w:val="24"/>
        </w:rPr>
      </w:pPr>
      <w:r w:rsidRPr="00885843">
        <w:rPr>
          <w:sz w:val="24"/>
        </w:rPr>
        <w:tab/>
      </w:r>
      <w:r w:rsidRPr="00885843">
        <w:rPr>
          <w:sz w:val="24"/>
        </w:rPr>
        <w:tab/>
      </w:r>
      <w:r w:rsidRPr="008B2FA5">
        <w:rPr>
          <w:sz w:val="24"/>
        </w:rPr>
        <w:t>flag = 0;</w:t>
      </w:r>
    </w:p>
    <w:p w14:paraId="0F00AB8F" w14:textId="77777777" w:rsidR="00FA78CD" w:rsidRPr="00885843" w:rsidRDefault="00FA78CD" w:rsidP="00FA78CD">
      <w:pPr>
        <w:snapToGrid w:val="0"/>
        <w:spacing w:line="360" w:lineRule="auto"/>
        <w:rPr>
          <w:sz w:val="24"/>
        </w:rPr>
      </w:pPr>
      <w:r w:rsidRPr="00885843">
        <w:rPr>
          <w:sz w:val="24"/>
        </w:rPr>
        <w:t xml:space="preserve">      </w:t>
      </w:r>
      <w:r>
        <w:rPr>
          <w:sz w:val="24"/>
        </w:rPr>
        <w:t>2</w:t>
      </w:r>
      <w:r w:rsidRPr="00885843">
        <w:rPr>
          <w:sz w:val="24"/>
        </w:rPr>
        <w:t xml:space="preserve">) </w:t>
      </w:r>
      <w:r w:rsidRPr="00885843">
        <w:rPr>
          <w:rFonts w:hAnsi="宋体"/>
          <w:sz w:val="24"/>
        </w:rPr>
        <w:t>第</w:t>
      </w:r>
      <w:r>
        <w:rPr>
          <w:sz w:val="24"/>
        </w:rPr>
        <w:t>10</w:t>
      </w:r>
      <w:r w:rsidRPr="00885843">
        <w:rPr>
          <w:rFonts w:hAnsi="宋体"/>
          <w:sz w:val="24"/>
        </w:rPr>
        <w:t>行的</w:t>
      </w:r>
      <w:r>
        <w:rPr>
          <w:rFonts w:hAnsi="宋体" w:hint="eastAsia"/>
          <w:sz w:val="24"/>
        </w:rPr>
        <w:t>!</w:t>
      </w:r>
      <w:r>
        <w:rPr>
          <w:rFonts w:hAnsi="宋体" w:hint="eastAsia"/>
          <w:sz w:val="24"/>
        </w:rPr>
        <w:t>运算优先级高，产生错误运算结果</w:t>
      </w:r>
      <w:r w:rsidRPr="00885843">
        <w:rPr>
          <w:rFonts w:hAnsi="宋体"/>
          <w:sz w:val="24"/>
        </w:rPr>
        <w:t>，正确形式为：</w:t>
      </w:r>
    </w:p>
    <w:p w14:paraId="27C246B9" w14:textId="77777777" w:rsidR="00FA78CD" w:rsidRDefault="00FA78CD" w:rsidP="00FA78CD">
      <w:pPr>
        <w:snapToGrid w:val="0"/>
        <w:spacing w:line="360" w:lineRule="auto"/>
        <w:rPr>
          <w:sz w:val="24"/>
        </w:rPr>
      </w:pPr>
      <w:r w:rsidRPr="00885843">
        <w:rPr>
          <w:sz w:val="24"/>
        </w:rPr>
        <w:tab/>
      </w:r>
      <w:r w:rsidRPr="00885843">
        <w:rPr>
          <w:sz w:val="24"/>
        </w:rPr>
        <w:tab/>
      </w:r>
      <w:r w:rsidRPr="008B2FA5">
        <w:rPr>
          <w:sz w:val="24"/>
        </w:rPr>
        <w:t xml:space="preserve">if </w:t>
      </w:r>
      <w:proofErr w:type="gramStart"/>
      <w:r w:rsidRPr="008B2FA5">
        <w:rPr>
          <w:sz w:val="24"/>
        </w:rPr>
        <w:t>(!(</w:t>
      </w:r>
      <w:proofErr w:type="gramEnd"/>
      <w:r w:rsidRPr="008B2FA5">
        <w:rPr>
          <w:sz w:val="24"/>
        </w:rPr>
        <w:t xml:space="preserve">x % </w:t>
      </w:r>
      <w:proofErr w:type="spellStart"/>
      <w:r w:rsidRPr="008B2FA5">
        <w:rPr>
          <w:sz w:val="24"/>
        </w:rPr>
        <w:t>i</w:t>
      </w:r>
      <w:proofErr w:type="spellEnd"/>
      <w:r w:rsidRPr="008B2FA5">
        <w:rPr>
          <w:sz w:val="24"/>
        </w:rPr>
        <w:t>))</w:t>
      </w:r>
    </w:p>
    <w:p w14:paraId="631FDC68" w14:textId="77777777" w:rsidR="00FA78CD" w:rsidRPr="00885843" w:rsidRDefault="00FA78CD" w:rsidP="00FA78CD">
      <w:pPr>
        <w:snapToGrid w:val="0"/>
        <w:spacing w:line="360" w:lineRule="auto"/>
        <w:rPr>
          <w:sz w:val="24"/>
        </w:rPr>
      </w:pPr>
      <w:r w:rsidRPr="00885843">
        <w:rPr>
          <w:sz w:val="24"/>
        </w:rPr>
        <w:t xml:space="preserve">      </w:t>
      </w:r>
      <w:r>
        <w:rPr>
          <w:sz w:val="24"/>
        </w:rPr>
        <w:t>3</w:t>
      </w:r>
      <w:r w:rsidRPr="00885843">
        <w:rPr>
          <w:sz w:val="24"/>
        </w:rPr>
        <w:t xml:space="preserve">) </w:t>
      </w:r>
      <w:r w:rsidRPr="00885843">
        <w:rPr>
          <w:rFonts w:hAnsi="宋体"/>
          <w:sz w:val="24"/>
        </w:rPr>
        <w:t>第</w:t>
      </w:r>
      <w:r>
        <w:rPr>
          <w:sz w:val="24"/>
        </w:rPr>
        <w:t>14</w:t>
      </w:r>
      <w:r w:rsidRPr="00885843">
        <w:rPr>
          <w:rFonts w:hAnsi="宋体"/>
          <w:sz w:val="24"/>
        </w:rPr>
        <w:t>行的</w:t>
      </w:r>
      <w:r>
        <w:rPr>
          <w:rFonts w:hint="eastAsia"/>
          <w:sz w:val="24"/>
        </w:rPr>
        <w:t>判断语句应使用</w:t>
      </w:r>
      <w:r>
        <w:rPr>
          <w:rFonts w:hint="eastAsia"/>
          <w:sz w:val="24"/>
        </w:rPr>
        <w:t>=</w:t>
      </w:r>
      <w:r>
        <w:rPr>
          <w:sz w:val="24"/>
        </w:rPr>
        <w:t>=</w:t>
      </w:r>
      <w:r w:rsidRPr="00885843">
        <w:rPr>
          <w:rFonts w:hAnsi="宋体"/>
          <w:sz w:val="24"/>
        </w:rPr>
        <w:t>，正确形式为：</w:t>
      </w:r>
    </w:p>
    <w:p w14:paraId="58575A45" w14:textId="77777777" w:rsidR="00FA78CD" w:rsidRPr="00546818" w:rsidRDefault="00FA78CD" w:rsidP="00FA78CD">
      <w:pPr>
        <w:snapToGrid w:val="0"/>
        <w:spacing w:line="360" w:lineRule="auto"/>
        <w:rPr>
          <w:sz w:val="24"/>
        </w:rPr>
      </w:pPr>
      <w:r w:rsidRPr="00885843">
        <w:rPr>
          <w:sz w:val="24"/>
        </w:rPr>
        <w:tab/>
      </w:r>
      <w:r w:rsidRPr="00885843">
        <w:rPr>
          <w:sz w:val="24"/>
        </w:rPr>
        <w:tab/>
      </w:r>
      <w:r w:rsidRPr="008B2FA5">
        <w:rPr>
          <w:sz w:val="24"/>
        </w:rPr>
        <w:t>if (flag == 1)</w:t>
      </w:r>
      <w:r w:rsidRPr="00411412">
        <w:rPr>
          <w:sz w:val="24"/>
        </w:rPr>
        <w:t xml:space="preserve"> </w:t>
      </w:r>
    </w:p>
    <w:p w14:paraId="2A2EF6C3" w14:textId="77777777" w:rsidR="00FA78CD" w:rsidRPr="00411412" w:rsidRDefault="00FA78CD" w:rsidP="00FA78CD">
      <w:pPr>
        <w:snapToGrid w:val="0"/>
        <w:spacing w:line="360" w:lineRule="auto"/>
        <w:rPr>
          <w:sz w:val="24"/>
        </w:rPr>
      </w:pPr>
    </w:p>
    <w:p w14:paraId="66BD6DAE" w14:textId="77777777" w:rsidR="00FA78CD" w:rsidRPr="00885843" w:rsidRDefault="00FA78CD" w:rsidP="00FA78CD">
      <w:pPr>
        <w:snapToGrid w:val="0"/>
        <w:spacing w:line="360" w:lineRule="auto"/>
        <w:rPr>
          <w:sz w:val="24"/>
        </w:rPr>
      </w:pPr>
      <w:r w:rsidRPr="00885843">
        <w:rPr>
          <w:sz w:val="24"/>
        </w:rPr>
        <w:t xml:space="preserve">  </w:t>
      </w:r>
      <w:r w:rsidRPr="00885843">
        <w:rPr>
          <w:rFonts w:hAnsi="宋体"/>
          <w:sz w:val="24"/>
        </w:rPr>
        <w:t>（</w:t>
      </w:r>
      <w:r w:rsidRPr="00885843">
        <w:rPr>
          <w:sz w:val="24"/>
        </w:rPr>
        <w:t>2</w:t>
      </w:r>
      <w:r w:rsidRPr="00885843">
        <w:rPr>
          <w:rFonts w:hAnsi="宋体"/>
          <w:sz w:val="24"/>
        </w:rPr>
        <w:t>）错误修改后运行结果：</w:t>
      </w:r>
    </w:p>
    <w:p w14:paraId="0C259A0F" w14:textId="77777777" w:rsidR="00FA78CD" w:rsidRPr="00885843" w:rsidRDefault="00FA78CD" w:rsidP="00FA78CD">
      <w:pPr>
        <w:snapToGrid w:val="0"/>
        <w:rPr>
          <w:b/>
          <w:sz w:val="24"/>
        </w:rPr>
      </w:pPr>
      <w:r w:rsidRPr="00885843">
        <w:rPr>
          <w:b/>
          <w:sz w:val="24"/>
        </w:rPr>
        <w:t xml:space="preserve">   </w:t>
      </w:r>
      <w:r w:rsidRPr="00885843">
        <w:rPr>
          <w:sz w:val="24"/>
        </w:rPr>
        <w:t xml:space="preserve">  </w:t>
      </w:r>
      <w:r>
        <w:rPr>
          <w:noProof/>
        </w:rPr>
        <w:drawing>
          <wp:inline distT="0" distB="0" distL="0" distR="0" wp14:anchorId="2D3DE0E4" wp14:editId="39E965A4">
            <wp:extent cx="4694327" cy="269009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4327" cy="2690093"/>
                    </a:xfrm>
                    <a:prstGeom prst="rect">
                      <a:avLst/>
                    </a:prstGeom>
                  </pic:spPr>
                </pic:pic>
              </a:graphicData>
            </a:graphic>
          </wp:inline>
        </w:drawing>
      </w:r>
    </w:p>
    <w:p w14:paraId="1993EFDE" w14:textId="77777777" w:rsidR="00FA78CD" w:rsidRPr="00885843" w:rsidRDefault="00FA78CD" w:rsidP="00FA78CD">
      <w:pPr>
        <w:snapToGrid w:val="0"/>
        <w:spacing w:afterLines="25" w:after="78" w:line="360" w:lineRule="auto"/>
        <w:rPr>
          <w:b/>
          <w:sz w:val="24"/>
        </w:rPr>
      </w:pPr>
      <w:r>
        <w:rPr>
          <w:b/>
          <w:sz w:val="24"/>
        </w:rPr>
        <w:t>2</w:t>
      </w:r>
      <w:r w:rsidRPr="00885843">
        <w:rPr>
          <w:b/>
          <w:sz w:val="24"/>
        </w:rPr>
        <w:t xml:space="preserve">.2.2 </w:t>
      </w:r>
      <w:r w:rsidRPr="00885843">
        <w:rPr>
          <w:rFonts w:hAnsi="宋体"/>
          <w:b/>
          <w:sz w:val="24"/>
        </w:rPr>
        <w:t>源程序修改替换</w:t>
      </w:r>
    </w:p>
    <w:p w14:paraId="5B65D6E3" w14:textId="77777777" w:rsidR="00FA78CD" w:rsidRDefault="00FA78CD" w:rsidP="00FA78CD">
      <w:pPr>
        <w:spacing w:line="360" w:lineRule="auto"/>
        <w:ind w:firstLine="420"/>
        <w:rPr>
          <w:rFonts w:hAnsi="宋体"/>
          <w:sz w:val="24"/>
        </w:rPr>
      </w:pPr>
      <w:r>
        <w:rPr>
          <w:rFonts w:hAnsi="宋体"/>
          <w:sz w:val="24"/>
          <w:lang w:val="pt-BR"/>
        </w:rPr>
        <w:t>（</w:t>
      </w:r>
      <w:r>
        <w:rPr>
          <w:sz w:val="24"/>
          <w:lang w:val="pt-BR"/>
        </w:rPr>
        <w:t>1</w:t>
      </w:r>
      <w:r>
        <w:rPr>
          <w:rFonts w:hAnsi="宋体"/>
          <w:sz w:val="24"/>
          <w:lang w:val="pt-BR"/>
        </w:rPr>
        <w:t>）</w:t>
      </w:r>
      <w:r>
        <w:rPr>
          <w:rFonts w:hAnsi="宋体"/>
          <w:sz w:val="24"/>
        </w:rPr>
        <w:t>修改</w:t>
      </w:r>
      <w:r>
        <w:rPr>
          <w:rFonts w:hAnsi="宋体" w:hint="eastAsia"/>
          <w:sz w:val="24"/>
        </w:rPr>
        <w:t>实验</w:t>
      </w:r>
      <w:r>
        <w:rPr>
          <w:rFonts w:hAnsi="宋体" w:hint="eastAsia"/>
          <w:sz w:val="24"/>
          <w:lang w:val="pt-BR"/>
        </w:rPr>
        <w:t>2</w:t>
      </w:r>
      <w:r>
        <w:rPr>
          <w:rFonts w:hAnsi="宋体"/>
          <w:sz w:val="24"/>
          <w:lang w:val="pt-BR"/>
        </w:rPr>
        <w:t>-1</w:t>
      </w:r>
      <w:r>
        <w:rPr>
          <w:rFonts w:hAnsi="宋体" w:hint="eastAsia"/>
          <w:sz w:val="24"/>
        </w:rPr>
        <w:t>程序</w:t>
      </w:r>
      <w:r>
        <w:rPr>
          <w:rFonts w:hAnsi="宋体" w:hint="eastAsia"/>
          <w:sz w:val="24"/>
          <w:lang w:val="pt-BR"/>
        </w:rPr>
        <w:t>，</w:t>
      </w:r>
      <w:r>
        <w:rPr>
          <w:rFonts w:hAnsi="宋体" w:hint="eastAsia"/>
          <w:sz w:val="24"/>
        </w:rPr>
        <w:t>将内层两出口的</w:t>
      </w:r>
      <w:r>
        <w:rPr>
          <w:rFonts w:hAnsi="宋体" w:hint="eastAsia"/>
          <w:sz w:val="24"/>
          <w:lang w:val="pt-BR"/>
        </w:rPr>
        <w:t>for</w:t>
      </w:r>
      <w:r>
        <w:rPr>
          <w:rFonts w:hAnsi="宋体" w:hint="eastAsia"/>
          <w:sz w:val="24"/>
        </w:rPr>
        <w:t>循环结构改用单出口结构</w:t>
      </w:r>
      <w:r>
        <w:rPr>
          <w:rFonts w:hAnsi="宋体" w:hint="eastAsia"/>
          <w:sz w:val="24"/>
          <w:lang w:val="pt-BR"/>
        </w:rPr>
        <w:t>，</w:t>
      </w:r>
      <w:r>
        <w:rPr>
          <w:rFonts w:hAnsi="宋体" w:hint="eastAsia"/>
          <w:sz w:val="24"/>
        </w:rPr>
        <w:t>即不允许使用</w:t>
      </w:r>
      <w:r>
        <w:rPr>
          <w:rFonts w:hAnsi="宋体" w:hint="eastAsia"/>
          <w:sz w:val="24"/>
          <w:lang w:val="pt-BR"/>
        </w:rPr>
        <w:t>break</w:t>
      </w:r>
      <w:r>
        <w:rPr>
          <w:rFonts w:hAnsi="宋体" w:hint="eastAsia"/>
          <w:sz w:val="24"/>
        </w:rPr>
        <w:t>、</w:t>
      </w:r>
      <w:r>
        <w:rPr>
          <w:rFonts w:hAnsi="宋体" w:hint="eastAsia"/>
          <w:sz w:val="24"/>
          <w:lang w:val="pt-BR"/>
        </w:rPr>
        <w:t>goto</w:t>
      </w:r>
      <w:r>
        <w:rPr>
          <w:rFonts w:hAnsi="宋体" w:hint="eastAsia"/>
          <w:sz w:val="24"/>
        </w:rPr>
        <w:t>等非结构化语句。</w:t>
      </w:r>
    </w:p>
    <w:p w14:paraId="6CF1A7FE" w14:textId="77777777" w:rsidR="00FA78CD" w:rsidRPr="00885843" w:rsidRDefault="00FA78CD" w:rsidP="00FA78CD">
      <w:pPr>
        <w:snapToGrid w:val="0"/>
        <w:spacing w:line="360" w:lineRule="auto"/>
        <w:rPr>
          <w:b/>
          <w:sz w:val="24"/>
        </w:rPr>
      </w:pPr>
      <w:r w:rsidRPr="00885843">
        <w:rPr>
          <w:rFonts w:hAnsi="宋体"/>
          <w:b/>
          <w:sz w:val="24"/>
        </w:rPr>
        <w:t>解答：</w:t>
      </w:r>
    </w:p>
    <w:p w14:paraId="0DC699D6" w14:textId="77777777" w:rsidR="00FA78CD" w:rsidRPr="00A15D17" w:rsidRDefault="00FA78CD" w:rsidP="00FA78CD">
      <w:pPr>
        <w:snapToGrid w:val="0"/>
        <w:spacing w:line="300" w:lineRule="auto"/>
        <w:rPr>
          <w:sz w:val="24"/>
        </w:rPr>
      </w:pPr>
      <w:r w:rsidRPr="00885843">
        <w:rPr>
          <w:sz w:val="24"/>
        </w:rPr>
        <w:tab/>
      </w:r>
      <w:r>
        <w:rPr>
          <w:sz w:val="24"/>
        </w:rPr>
        <w:t>F</w:t>
      </w:r>
      <w:r>
        <w:rPr>
          <w:rFonts w:hint="eastAsia"/>
          <w:sz w:val="24"/>
        </w:rPr>
        <w:t>or</w:t>
      </w:r>
      <w:r>
        <w:rPr>
          <w:rFonts w:hint="eastAsia"/>
          <w:sz w:val="24"/>
        </w:rPr>
        <w:t>循环中的</w:t>
      </w:r>
      <w:r>
        <w:rPr>
          <w:rFonts w:hint="eastAsia"/>
          <w:sz w:val="24"/>
        </w:rPr>
        <w:t>break</w:t>
      </w:r>
      <w:r>
        <w:rPr>
          <w:rFonts w:hint="eastAsia"/>
          <w:sz w:val="24"/>
        </w:rPr>
        <w:t>非结构语句破坏了单出口结构，将</w:t>
      </w:r>
      <w:r>
        <w:rPr>
          <w:rFonts w:hint="eastAsia"/>
          <w:sz w:val="24"/>
        </w:rPr>
        <w:t>flag</w:t>
      </w:r>
      <w:r>
        <w:rPr>
          <w:rFonts w:hint="eastAsia"/>
          <w:sz w:val="24"/>
        </w:rPr>
        <w:t>的判断放入</w:t>
      </w:r>
      <w:r>
        <w:rPr>
          <w:rFonts w:hint="eastAsia"/>
          <w:sz w:val="24"/>
        </w:rPr>
        <w:t>for</w:t>
      </w:r>
      <w:r>
        <w:rPr>
          <w:rFonts w:hint="eastAsia"/>
          <w:sz w:val="24"/>
        </w:rPr>
        <w:t>循环的条件控制语句，这样中途如果出现一个模数使其取模为</w:t>
      </w:r>
      <w:r>
        <w:rPr>
          <w:rFonts w:hint="eastAsia"/>
          <w:sz w:val="24"/>
        </w:rPr>
        <w:t>0</w:t>
      </w:r>
      <w:r>
        <w:rPr>
          <w:rFonts w:hint="eastAsia"/>
          <w:sz w:val="24"/>
        </w:rPr>
        <w:t>，即其为合数，便退出循环。</w:t>
      </w:r>
    </w:p>
    <w:p w14:paraId="17086336" w14:textId="77777777" w:rsidR="00FA78CD" w:rsidRPr="008B2FA5" w:rsidRDefault="00FA78CD" w:rsidP="00FA78CD">
      <w:pPr>
        <w:snapToGrid w:val="0"/>
        <w:spacing w:line="300" w:lineRule="auto"/>
        <w:rPr>
          <w:sz w:val="24"/>
        </w:rPr>
      </w:pPr>
      <w:r w:rsidRPr="008B2FA5">
        <w:rPr>
          <w:rFonts w:hint="eastAsia"/>
          <w:sz w:val="24"/>
        </w:rPr>
        <w:t xml:space="preserve">/* </w:t>
      </w:r>
      <w:r w:rsidRPr="008B2FA5">
        <w:rPr>
          <w:rFonts w:hint="eastAsia"/>
          <w:sz w:val="24"/>
        </w:rPr>
        <w:t>实验</w:t>
      </w:r>
      <w:r w:rsidRPr="008B2FA5">
        <w:rPr>
          <w:rFonts w:hint="eastAsia"/>
          <w:sz w:val="24"/>
        </w:rPr>
        <w:t>2-1</w:t>
      </w:r>
      <w:r w:rsidRPr="008B2FA5">
        <w:rPr>
          <w:rFonts w:hint="eastAsia"/>
          <w:sz w:val="24"/>
        </w:rPr>
        <w:t>改错题程序：合数</w:t>
      </w:r>
      <w:proofErr w:type="gramStart"/>
      <w:r w:rsidRPr="008B2FA5">
        <w:rPr>
          <w:rFonts w:hint="eastAsia"/>
          <w:sz w:val="24"/>
        </w:rPr>
        <w:t>判断器</w:t>
      </w:r>
      <w:proofErr w:type="gramEnd"/>
      <w:r w:rsidRPr="008B2FA5">
        <w:rPr>
          <w:rFonts w:hint="eastAsia"/>
          <w:sz w:val="24"/>
        </w:rPr>
        <w:t>*/</w:t>
      </w:r>
    </w:p>
    <w:p w14:paraId="37D2D87F" w14:textId="77777777" w:rsidR="00FA78CD" w:rsidRPr="008B2FA5" w:rsidRDefault="00FA78CD" w:rsidP="00FA78CD">
      <w:pPr>
        <w:snapToGrid w:val="0"/>
        <w:spacing w:line="300" w:lineRule="auto"/>
        <w:rPr>
          <w:sz w:val="24"/>
        </w:rPr>
      </w:pPr>
      <w:r w:rsidRPr="008B2FA5">
        <w:rPr>
          <w:rFonts w:hint="eastAsia"/>
          <w:sz w:val="24"/>
        </w:rPr>
        <w:t xml:space="preserve">/* </w:t>
      </w:r>
      <w:r w:rsidRPr="008B2FA5">
        <w:rPr>
          <w:rFonts w:hint="eastAsia"/>
          <w:sz w:val="24"/>
        </w:rPr>
        <w:t>程序修改替换：</w:t>
      </w:r>
      <w:proofErr w:type="gramStart"/>
      <w:r w:rsidRPr="008B2FA5">
        <w:rPr>
          <w:rFonts w:hint="eastAsia"/>
          <w:sz w:val="24"/>
        </w:rPr>
        <w:t>改单出口</w:t>
      </w:r>
      <w:proofErr w:type="gramEnd"/>
      <w:r w:rsidRPr="008B2FA5">
        <w:rPr>
          <w:rFonts w:hint="eastAsia"/>
          <w:sz w:val="24"/>
        </w:rPr>
        <w:t xml:space="preserve"> */</w:t>
      </w:r>
    </w:p>
    <w:p w14:paraId="2EC85DB9" w14:textId="77777777" w:rsidR="00FA78CD" w:rsidRPr="001A7D05" w:rsidRDefault="00FA78CD" w:rsidP="00FA78CD">
      <w:pPr>
        <w:snapToGrid w:val="0"/>
        <w:spacing w:line="360" w:lineRule="auto"/>
        <w:ind w:firstLine="420"/>
        <w:rPr>
          <w:sz w:val="24"/>
        </w:rPr>
      </w:pPr>
      <w:r w:rsidRPr="001A7D05">
        <w:rPr>
          <w:sz w:val="24"/>
        </w:rPr>
        <w:t>#include &lt;</w:t>
      </w:r>
      <w:proofErr w:type="spellStart"/>
      <w:r w:rsidRPr="001A7D05">
        <w:rPr>
          <w:sz w:val="24"/>
        </w:rPr>
        <w:t>stdio.h</w:t>
      </w:r>
      <w:proofErr w:type="spellEnd"/>
      <w:r w:rsidRPr="001A7D05">
        <w:rPr>
          <w:sz w:val="24"/>
        </w:rPr>
        <w:t>&gt;</w:t>
      </w:r>
    </w:p>
    <w:p w14:paraId="57C05706" w14:textId="77777777" w:rsidR="00FA78CD" w:rsidRPr="001A7D05" w:rsidRDefault="00FA78CD" w:rsidP="00FA78CD">
      <w:pPr>
        <w:snapToGrid w:val="0"/>
        <w:spacing w:line="360" w:lineRule="auto"/>
        <w:ind w:firstLine="420"/>
        <w:rPr>
          <w:sz w:val="24"/>
        </w:rPr>
      </w:pPr>
      <w:r w:rsidRPr="001A7D05">
        <w:rPr>
          <w:sz w:val="24"/>
        </w:rPr>
        <w:t>int main(void)</w:t>
      </w:r>
    </w:p>
    <w:p w14:paraId="08D772B3" w14:textId="77777777" w:rsidR="00FA78CD" w:rsidRPr="001A7D05" w:rsidRDefault="00FA78CD" w:rsidP="00FA78CD">
      <w:pPr>
        <w:snapToGrid w:val="0"/>
        <w:spacing w:line="360" w:lineRule="auto"/>
        <w:ind w:firstLine="420"/>
        <w:rPr>
          <w:sz w:val="24"/>
        </w:rPr>
      </w:pPr>
      <w:r w:rsidRPr="001A7D05">
        <w:rPr>
          <w:sz w:val="24"/>
        </w:rPr>
        <w:t>{</w:t>
      </w:r>
    </w:p>
    <w:p w14:paraId="4C57F79F" w14:textId="77777777" w:rsidR="00FA78CD" w:rsidRPr="001A7D05" w:rsidRDefault="00FA78CD" w:rsidP="00FA78CD">
      <w:pPr>
        <w:snapToGrid w:val="0"/>
        <w:spacing w:line="360" w:lineRule="auto"/>
        <w:ind w:firstLine="420"/>
        <w:rPr>
          <w:sz w:val="24"/>
        </w:rPr>
      </w:pPr>
      <w:r w:rsidRPr="001A7D05">
        <w:rPr>
          <w:sz w:val="24"/>
        </w:rPr>
        <w:tab/>
        <w:t xml:space="preserve">int </w:t>
      </w:r>
      <w:proofErr w:type="spellStart"/>
      <w:r w:rsidRPr="001A7D05">
        <w:rPr>
          <w:sz w:val="24"/>
        </w:rPr>
        <w:t>i</w:t>
      </w:r>
      <w:proofErr w:type="spellEnd"/>
      <w:r w:rsidRPr="001A7D05">
        <w:rPr>
          <w:sz w:val="24"/>
        </w:rPr>
        <w:t>, x, k;</w:t>
      </w:r>
    </w:p>
    <w:p w14:paraId="65C36A3F" w14:textId="77777777" w:rsidR="00FA78CD" w:rsidRPr="001A7D05" w:rsidRDefault="00FA78CD" w:rsidP="00FA78CD">
      <w:pPr>
        <w:snapToGrid w:val="0"/>
        <w:spacing w:line="360" w:lineRule="auto"/>
        <w:ind w:firstLine="420"/>
        <w:rPr>
          <w:sz w:val="24"/>
        </w:rPr>
      </w:pPr>
      <w:r w:rsidRPr="001A7D05">
        <w:rPr>
          <w:sz w:val="24"/>
        </w:rPr>
        <w:tab/>
      </w:r>
      <w:proofErr w:type="spellStart"/>
      <w:r w:rsidRPr="001A7D05">
        <w:rPr>
          <w:sz w:val="24"/>
        </w:rPr>
        <w:t>printf</w:t>
      </w:r>
      <w:proofErr w:type="spellEnd"/>
      <w:r w:rsidRPr="001A7D05">
        <w:rPr>
          <w:sz w:val="24"/>
        </w:rPr>
        <w:t>("</w:t>
      </w:r>
      <w:r w:rsidRPr="001A7D05">
        <w:rPr>
          <w:sz w:val="24"/>
        </w:rPr>
        <w:t>本程序判断合数，请输入大于</w:t>
      </w:r>
      <w:r w:rsidRPr="001A7D05">
        <w:rPr>
          <w:sz w:val="24"/>
        </w:rPr>
        <w:t>1</w:t>
      </w:r>
      <w:r w:rsidRPr="001A7D05">
        <w:rPr>
          <w:sz w:val="24"/>
        </w:rPr>
        <w:t>的整数，以</w:t>
      </w:r>
      <w:proofErr w:type="spellStart"/>
      <w:r w:rsidRPr="001A7D05">
        <w:rPr>
          <w:sz w:val="24"/>
        </w:rPr>
        <w:t>Ctrl+Z</w:t>
      </w:r>
      <w:proofErr w:type="spellEnd"/>
      <w:r w:rsidRPr="001A7D05">
        <w:rPr>
          <w:sz w:val="24"/>
        </w:rPr>
        <w:t>结束</w:t>
      </w:r>
      <w:r w:rsidRPr="001A7D05">
        <w:rPr>
          <w:sz w:val="24"/>
        </w:rPr>
        <w:t>\n");</w:t>
      </w:r>
    </w:p>
    <w:p w14:paraId="14CFEAC6" w14:textId="77777777" w:rsidR="00FA78CD" w:rsidRPr="001A7D05" w:rsidRDefault="00FA78CD" w:rsidP="00FA78CD">
      <w:pPr>
        <w:snapToGrid w:val="0"/>
        <w:spacing w:line="360" w:lineRule="auto"/>
        <w:ind w:firstLine="420"/>
        <w:rPr>
          <w:sz w:val="24"/>
        </w:rPr>
      </w:pPr>
      <w:r w:rsidRPr="001A7D05">
        <w:rPr>
          <w:sz w:val="24"/>
        </w:rPr>
        <w:lastRenderedPageBreak/>
        <w:tab/>
        <w:t>while (</w:t>
      </w:r>
      <w:proofErr w:type="spellStart"/>
      <w:proofErr w:type="gramStart"/>
      <w:r w:rsidRPr="001A7D05">
        <w:rPr>
          <w:sz w:val="24"/>
        </w:rPr>
        <w:t>scanf</w:t>
      </w:r>
      <w:proofErr w:type="spellEnd"/>
      <w:r w:rsidRPr="001A7D05">
        <w:rPr>
          <w:sz w:val="24"/>
        </w:rPr>
        <w:t>(</w:t>
      </w:r>
      <w:proofErr w:type="gramEnd"/>
      <w:r w:rsidRPr="001A7D05">
        <w:rPr>
          <w:sz w:val="24"/>
        </w:rPr>
        <w:t>"%d", &amp;x) != EOF) {</w:t>
      </w:r>
    </w:p>
    <w:p w14:paraId="076E7963" w14:textId="77777777" w:rsidR="00FA78CD" w:rsidRPr="001A7D05" w:rsidRDefault="00FA78CD" w:rsidP="00FA78CD">
      <w:pPr>
        <w:snapToGrid w:val="0"/>
        <w:spacing w:line="360" w:lineRule="auto"/>
        <w:ind w:firstLine="420"/>
        <w:rPr>
          <w:sz w:val="24"/>
        </w:rPr>
      </w:pPr>
      <w:r w:rsidRPr="001A7D05">
        <w:rPr>
          <w:sz w:val="24"/>
        </w:rPr>
        <w:tab/>
      </w:r>
      <w:r w:rsidRPr="001A7D05">
        <w:rPr>
          <w:sz w:val="24"/>
        </w:rPr>
        <w:tab/>
        <w:t>int flag = 0;</w:t>
      </w:r>
    </w:p>
    <w:p w14:paraId="34337B12" w14:textId="77777777" w:rsidR="00FA78CD" w:rsidRPr="001A7D05" w:rsidRDefault="00FA78CD" w:rsidP="00FA78CD">
      <w:pPr>
        <w:snapToGrid w:val="0"/>
        <w:spacing w:line="360" w:lineRule="auto"/>
        <w:ind w:firstLine="420"/>
        <w:rPr>
          <w:sz w:val="24"/>
        </w:rPr>
      </w:pPr>
      <w:r w:rsidRPr="001A7D05">
        <w:rPr>
          <w:sz w:val="24"/>
        </w:rPr>
        <w:tab/>
      </w:r>
      <w:r w:rsidRPr="001A7D05">
        <w:rPr>
          <w:sz w:val="24"/>
        </w:rPr>
        <w:tab/>
        <w:t>for (</w:t>
      </w:r>
      <w:proofErr w:type="spellStart"/>
      <w:r w:rsidRPr="001A7D05">
        <w:rPr>
          <w:sz w:val="24"/>
        </w:rPr>
        <w:t>i</w:t>
      </w:r>
      <w:proofErr w:type="spellEnd"/>
      <w:r w:rsidRPr="001A7D05">
        <w:rPr>
          <w:sz w:val="24"/>
        </w:rPr>
        <w:t xml:space="preserve"> = 2, k = x &gt;&gt; 1; </w:t>
      </w:r>
      <w:proofErr w:type="spellStart"/>
      <w:r w:rsidRPr="001A7D05">
        <w:rPr>
          <w:sz w:val="24"/>
        </w:rPr>
        <w:t>i</w:t>
      </w:r>
      <w:proofErr w:type="spellEnd"/>
      <w:r w:rsidRPr="001A7D05">
        <w:rPr>
          <w:sz w:val="24"/>
        </w:rPr>
        <w:t xml:space="preserve"> &lt;= k&amp;&amp;</w:t>
      </w:r>
      <w:proofErr w:type="gramStart"/>
      <w:r w:rsidRPr="001A7D05">
        <w:rPr>
          <w:sz w:val="24"/>
        </w:rPr>
        <w:t>flag!=</w:t>
      </w:r>
      <w:proofErr w:type="gramEnd"/>
      <w:r w:rsidRPr="001A7D05">
        <w:rPr>
          <w:sz w:val="24"/>
        </w:rPr>
        <w:t xml:space="preserve">1; </w:t>
      </w:r>
      <w:proofErr w:type="spellStart"/>
      <w:r w:rsidRPr="001A7D05">
        <w:rPr>
          <w:sz w:val="24"/>
        </w:rPr>
        <w:t>i</w:t>
      </w:r>
      <w:proofErr w:type="spellEnd"/>
      <w:r w:rsidRPr="001A7D05">
        <w:rPr>
          <w:sz w:val="24"/>
        </w:rPr>
        <w:t>++)</w:t>
      </w:r>
    </w:p>
    <w:p w14:paraId="36052C8B" w14:textId="77777777" w:rsidR="00FA78CD" w:rsidRPr="001A7D05" w:rsidRDefault="00FA78CD" w:rsidP="00FA78CD">
      <w:pPr>
        <w:snapToGrid w:val="0"/>
        <w:spacing w:line="360" w:lineRule="auto"/>
        <w:ind w:firstLine="420"/>
        <w:rPr>
          <w:sz w:val="24"/>
        </w:rPr>
      </w:pPr>
      <w:r w:rsidRPr="001A7D05">
        <w:rPr>
          <w:sz w:val="24"/>
        </w:rPr>
        <w:tab/>
      </w:r>
      <w:r w:rsidRPr="001A7D05">
        <w:rPr>
          <w:sz w:val="24"/>
        </w:rPr>
        <w:tab/>
      </w:r>
      <w:r w:rsidRPr="001A7D05">
        <w:rPr>
          <w:sz w:val="24"/>
        </w:rPr>
        <w:tab/>
        <w:t xml:space="preserve">if </w:t>
      </w:r>
      <w:proofErr w:type="gramStart"/>
      <w:r w:rsidRPr="001A7D05">
        <w:rPr>
          <w:sz w:val="24"/>
        </w:rPr>
        <w:t>(!(</w:t>
      </w:r>
      <w:proofErr w:type="gramEnd"/>
      <w:r w:rsidRPr="001A7D05">
        <w:rPr>
          <w:sz w:val="24"/>
        </w:rPr>
        <w:t xml:space="preserve">x % </w:t>
      </w:r>
      <w:proofErr w:type="spellStart"/>
      <w:r w:rsidRPr="001A7D05">
        <w:rPr>
          <w:sz w:val="24"/>
        </w:rPr>
        <w:t>i</w:t>
      </w:r>
      <w:proofErr w:type="spellEnd"/>
      <w:r w:rsidRPr="001A7D05">
        <w:rPr>
          <w:sz w:val="24"/>
        </w:rPr>
        <w:t>)) flag=1;</w:t>
      </w:r>
    </w:p>
    <w:p w14:paraId="7F8AA383" w14:textId="77777777" w:rsidR="00FA78CD" w:rsidRPr="001A7D05" w:rsidRDefault="00FA78CD" w:rsidP="00FA78CD">
      <w:pPr>
        <w:snapToGrid w:val="0"/>
        <w:spacing w:line="360" w:lineRule="auto"/>
        <w:ind w:firstLine="420"/>
        <w:rPr>
          <w:sz w:val="24"/>
        </w:rPr>
      </w:pPr>
      <w:r w:rsidRPr="001A7D05">
        <w:rPr>
          <w:sz w:val="24"/>
        </w:rPr>
        <w:tab/>
      </w:r>
      <w:r w:rsidRPr="001A7D05">
        <w:rPr>
          <w:sz w:val="24"/>
        </w:rPr>
        <w:tab/>
        <w:t xml:space="preserve">if (flag==1) </w:t>
      </w:r>
      <w:proofErr w:type="spellStart"/>
      <w:r w:rsidRPr="001A7D05">
        <w:rPr>
          <w:sz w:val="24"/>
        </w:rPr>
        <w:t>printf</w:t>
      </w:r>
      <w:proofErr w:type="spellEnd"/>
      <w:r w:rsidRPr="001A7D05">
        <w:rPr>
          <w:sz w:val="24"/>
        </w:rPr>
        <w:t>("%d</w:t>
      </w:r>
      <w:r w:rsidRPr="001A7D05">
        <w:rPr>
          <w:sz w:val="24"/>
        </w:rPr>
        <w:t>是合数</w:t>
      </w:r>
      <w:r w:rsidRPr="001A7D05">
        <w:rPr>
          <w:sz w:val="24"/>
        </w:rPr>
        <w:t>\n", x);</w:t>
      </w:r>
    </w:p>
    <w:p w14:paraId="04AFE2B0" w14:textId="77777777" w:rsidR="00FA78CD" w:rsidRPr="001A7D05" w:rsidRDefault="00FA78CD" w:rsidP="00FA78CD">
      <w:pPr>
        <w:snapToGrid w:val="0"/>
        <w:spacing w:line="360" w:lineRule="auto"/>
        <w:ind w:firstLine="420"/>
        <w:rPr>
          <w:sz w:val="24"/>
        </w:rPr>
      </w:pPr>
      <w:r w:rsidRPr="001A7D05">
        <w:rPr>
          <w:sz w:val="24"/>
        </w:rPr>
        <w:tab/>
      </w:r>
      <w:r w:rsidRPr="001A7D05">
        <w:rPr>
          <w:sz w:val="24"/>
        </w:rPr>
        <w:tab/>
        <w:t xml:space="preserve">else </w:t>
      </w:r>
      <w:proofErr w:type="spellStart"/>
      <w:r w:rsidRPr="001A7D05">
        <w:rPr>
          <w:sz w:val="24"/>
        </w:rPr>
        <w:t>printf</w:t>
      </w:r>
      <w:proofErr w:type="spellEnd"/>
      <w:r w:rsidRPr="001A7D05">
        <w:rPr>
          <w:sz w:val="24"/>
        </w:rPr>
        <w:t>("%d</w:t>
      </w:r>
      <w:r w:rsidRPr="001A7D05">
        <w:rPr>
          <w:sz w:val="24"/>
        </w:rPr>
        <w:t>不是合数</w:t>
      </w:r>
      <w:r w:rsidRPr="001A7D05">
        <w:rPr>
          <w:sz w:val="24"/>
        </w:rPr>
        <w:t>\n", x);</w:t>
      </w:r>
    </w:p>
    <w:p w14:paraId="6A98246B" w14:textId="77777777" w:rsidR="00FA78CD" w:rsidRPr="001A7D05" w:rsidRDefault="00FA78CD" w:rsidP="00FA78CD">
      <w:pPr>
        <w:snapToGrid w:val="0"/>
        <w:spacing w:line="360" w:lineRule="auto"/>
        <w:ind w:firstLine="420"/>
        <w:rPr>
          <w:sz w:val="24"/>
        </w:rPr>
      </w:pPr>
      <w:r w:rsidRPr="001A7D05">
        <w:rPr>
          <w:sz w:val="24"/>
        </w:rPr>
        <w:tab/>
        <w:t>}</w:t>
      </w:r>
    </w:p>
    <w:p w14:paraId="69BA1CB2" w14:textId="77777777" w:rsidR="00FA78CD" w:rsidRPr="001A7D05" w:rsidRDefault="00FA78CD" w:rsidP="00FA78CD">
      <w:pPr>
        <w:snapToGrid w:val="0"/>
        <w:spacing w:line="360" w:lineRule="auto"/>
        <w:ind w:firstLine="420"/>
        <w:rPr>
          <w:sz w:val="24"/>
        </w:rPr>
      </w:pPr>
      <w:r w:rsidRPr="001A7D05">
        <w:rPr>
          <w:sz w:val="24"/>
        </w:rPr>
        <w:tab/>
        <w:t>return 0;</w:t>
      </w:r>
    </w:p>
    <w:p w14:paraId="23EBD439" w14:textId="77777777" w:rsidR="00FA78CD" w:rsidRPr="001A7D05" w:rsidRDefault="00FA78CD" w:rsidP="00FA78CD">
      <w:pPr>
        <w:snapToGrid w:val="0"/>
        <w:spacing w:line="360" w:lineRule="auto"/>
        <w:ind w:firstLine="420"/>
        <w:rPr>
          <w:sz w:val="24"/>
        </w:rPr>
      </w:pPr>
      <w:r w:rsidRPr="001A7D05">
        <w:rPr>
          <w:sz w:val="24"/>
        </w:rPr>
        <w:t>}</w:t>
      </w:r>
    </w:p>
    <w:p w14:paraId="29395657" w14:textId="77777777" w:rsidR="00FA78CD" w:rsidRDefault="00FA78CD" w:rsidP="00FA78CD">
      <w:pPr>
        <w:snapToGrid w:val="0"/>
        <w:spacing w:line="360" w:lineRule="auto"/>
        <w:ind w:firstLine="420"/>
        <w:rPr>
          <w:sz w:val="24"/>
        </w:rPr>
      </w:pPr>
      <w:r>
        <w:rPr>
          <w:noProof/>
        </w:rPr>
        <w:drawing>
          <wp:inline distT="0" distB="0" distL="0" distR="0" wp14:anchorId="49ED241D" wp14:editId="298F36B7">
            <wp:extent cx="4526672" cy="2560542"/>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6672" cy="2560542"/>
                    </a:xfrm>
                    <a:prstGeom prst="rect">
                      <a:avLst/>
                    </a:prstGeom>
                  </pic:spPr>
                </pic:pic>
              </a:graphicData>
            </a:graphic>
          </wp:inline>
        </w:drawing>
      </w:r>
    </w:p>
    <w:p w14:paraId="17B213F6" w14:textId="77777777" w:rsidR="00FA78CD" w:rsidRDefault="00FA78CD" w:rsidP="00FA78CD">
      <w:pPr>
        <w:spacing w:line="360" w:lineRule="auto"/>
        <w:ind w:firstLine="420"/>
        <w:rPr>
          <w:rFonts w:hAnsi="宋体"/>
          <w:sz w:val="24"/>
        </w:rPr>
      </w:pPr>
      <w:r>
        <w:rPr>
          <w:rFonts w:hAnsi="宋体"/>
          <w:sz w:val="24"/>
        </w:rPr>
        <w:t>（</w:t>
      </w:r>
      <w:r>
        <w:rPr>
          <w:sz w:val="24"/>
        </w:rPr>
        <w:t>2</w:t>
      </w:r>
      <w:r>
        <w:rPr>
          <w:rFonts w:hAnsi="宋体"/>
          <w:sz w:val="24"/>
        </w:rPr>
        <w:t>）修改</w:t>
      </w:r>
      <w:r>
        <w:rPr>
          <w:rFonts w:hAnsi="宋体" w:hint="eastAsia"/>
          <w:sz w:val="24"/>
        </w:rPr>
        <w:t>实验</w:t>
      </w:r>
      <w:r>
        <w:rPr>
          <w:rFonts w:hAnsi="宋体" w:hint="eastAsia"/>
          <w:sz w:val="24"/>
        </w:rPr>
        <w:t>2</w:t>
      </w:r>
      <w:r>
        <w:rPr>
          <w:rFonts w:hAnsi="宋体"/>
          <w:sz w:val="24"/>
        </w:rPr>
        <w:t>-1</w:t>
      </w:r>
      <w:r>
        <w:rPr>
          <w:rFonts w:hAnsi="宋体" w:hint="eastAsia"/>
          <w:sz w:val="24"/>
        </w:rPr>
        <w:t>程序，将</w:t>
      </w:r>
      <w:r>
        <w:rPr>
          <w:rFonts w:hAnsi="宋体" w:hint="eastAsia"/>
          <w:sz w:val="24"/>
        </w:rPr>
        <w:t>for</w:t>
      </w:r>
      <w:r>
        <w:rPr>
          <w:rFonts w:hAnsi="宋体" w:hint="eastAsia"/>
          <w:sz w:val="24"/>
        </w:rPr>
        <w:t>循环改用</w:t>
      </w:r>
      <w:r>
        <w:rPr>
          <w:rFonts w:hAnsi="宋体" w:hint="eastAsia"/>
          <w:sz w:val="24"/>
        </w:rPr>
        <w:t>do-while</w:t>
      </w:r>
      <w:r>
        <w:rPr>
          <w:rFonts w:hAnsi="宋体" w:hint="eastAsia"/>
          <w:sz w:val="24"/>
        </w:rPr>
        <w:t>循环。</w:t>
      </w:r>
    </w:p>
    <w:p w14:paraId="25B47B5E" w14:textId="77777777" w:rsidR="00FA78CD" w:rsidRPr="00885843" w:rsidRDefault="00FA78CD" w:rsidP="00FA78CD">
      <w:pPr>
        <w:snapToGrid w:val="0"/>
        <w:spacing w:line="360" w:lineRule="auto"/>
        <w:rPr>
          <w:b/>
          <w:sz w:val="24"/>
        </w:rPr>
      </w:pPr>
      <w:r w:rsidRPr="00885843">
        <w:rPr>
          <w:rFonts w:hAnsi="宋体"/>
          <w:b/>
          <w:sz w:val="24"/>
        </w:rPr>
        <w:t>解答：</w:t>
      </w:r>
    </w:p>
    <w:p w14:paraId="17ED8511" w14:textId="77777777" w:rsidR="00FA78CD" w:rsidRDefault="00FA78CD" w:rsidP="00FA78CD">
      <w:pPr>
        <w:snapToGrid w:val="0"/>
        <w:spacing w:line="300" w:lineRule="auto"/>
        <w:rPr>
          <w:sz w:val="24"/>
        </w:rPr>
      </w:pPr>
      <w:r w:rsidRPr="00885843">
        <w:rPr>
          <w:sz w:val="24"/>
        </w:rPr>
        <w:tab/>
      </w:r>
      <w:r>
        <w:rPr>
          <w:rFonts w:hint="eastAsia"/>
          <w:sz w:val="24"/>
        </w:rPr>
        <w:t>将</w:t>
      </w:r>
      <w:r>
        <w:rPr>
          <w:rFonts w:hint="eastAsia"/>
          <w:sz w:val="24"/>
        </w:rPr>
        <w:t>for</w:t>
      </w:r>
      <w:r>
        <w:rPr>
          <w:rFonts w:hint="eastAsia"/>
          <w:sz w:val="24"/>
        </w:rPr>
        <w:t>循环的判断语句放入</w:t>
      </w:r>
      <w:r>
        <w:rPr>
          <w:rFonts w:hint="eastAsia"/>
          <w:sz w:val="24"/>
        </w:rPr>
        <w:t>while</w:t>
      </w:r>
      <w:r>
        <w:rPr>
          <w:rFonts w:hint="eastAsia"/>
          <w:sz w:val="24"/>
        </w:rPr>
        <w:t>的判断语句，需注意</w:t>
      </w:r>
      <w:r>
        <w:rPr>
          <w:rFonts w:hint="eastAsia"/>
          <w:sz w:val="24"/>
        </w:rPr>
        <w:t>d</w:t>
      </w:r>
      <w:r>
        <w:rPr>
          <w:sz w:val="24"/>
        </w:rPr>
        <w:t>o-while</w:t>
      </w:r>
      <w:r>
        <w:rPr>
          <w:rFonts w:hint="eastAsia"/>
          <w:sz w:val="24"/>
        </w:rPr>
        <w:t>循环至少执行一次，所以对数字</w:t>
      </w:r>
      <w:r>
        <w:rPr>
          <w:rFonts w:hint="eastAsia"/>
          <w:sz w:val="24"/>
        </w:rPr>
        <w:t>2</w:t>
      </w:r>
      <w:r>
        <w:rPr>
          <w:rFonts w:hint="eastAsia"/>
          <w:sz w:val="24"/>
        </w:rPr>
        <w:t>需要特殊判断。</w:t>
      </w:r>
      <w:r>
        <w:rPr>
          <w:sz w:val="24"/>
        </w:rPr>
        <w:t xml:space="preserve"> </w:t>
      </w:r>
    </w:p>
    <w:p w14:paraId="0E168E55" w14:textId="77777777" w:rsidR="00FA78CD" w:rsidRPr="00CB55D8" w:rsidRDefault="00FA78CD" w:rsidP="00FA78CD">
      <w:pPr>
        <w:snapToGrid w:val="0"/>
        <w:spacing w:line="300" w:lineRule="auto"/>
        <w:rPr>
          <w:sz w:val="24"/>
        </w:rPr>
      </w:pPr>
      <w:r w:rsidRPr="00CB55D8">
        <w:rPr>
          <w:rFonts w:hint="eastAsia"/>
          <w:sz w:val="24"/>
        </w:rPr>
        <w:t xml:space="preserve">/* </w:t>
      </w:r>
      <w:r w:rsidRPr="00CB55D8">
        <w:rPr>
          <w:rFonts w:hint="eastAsia"/>
          <w:sz w:val="24"/>
        </w:rPr>
        <w:t>实验</w:t>
      </w:r>
      <w:r w:rsidRPr="00CB55D8">
        <w:rPr>
          <w:rFonts w:hint="eastAsia"/>
          <w:sz w:val="24"/>
        </w:rPr>
        <w:t>2-1</w:t>
      </w:r>
      <w:r w:rsidRPr="00CB55D8">
        <w:rPr>
          <w:rFonts w:hint="eastAsia"/>
          <w:sz w:val="24"/>
        </w:rPr>
        <w:t>改错题程序：合数</w:t>
      </w:r>
      <w:proofErr w:type="gramStart"/>
      <w:r w:rsidRPr="00CB55D8">
        <w:rPr>
          <w:rFonts w:hint="eastAsia"/>
          <w:sz w:val="24"/>
        </w:rPr>
        <w:t>判断器</w:t>
      </w:r>
      <w:proofErr w:type="gramEnd"/>
      <w:r w:rsidRPr="00CB55D8">
        <w:rPr>
          <w:rFonts w:hint="eastAsia"/>
          <w:sz w:val="24"/>
        </w:rPr>
        <w:t>*/</w:t>
      </w:r>
    </w:p>
    <w:p w14:paraId="125F0C5A" w14:textId="77777777" w:rsidR="00FA78CD" w:rsidRPr="00CB55D8" w:rsidRDefault="00FA78CD" w:rsidP="00FA78CD">
      <w:pPr>
        <w:snapToGrid w:val="0"/>
        <w:spacing w:line="300" w:lineRule="auto"/>
        <w:rPr>
          <w:sz w:val="24"/>
        </w:rPr>
      </w:pPr>
      <w:r w:rsidRPr="00CB55D8">
        <w:rPr>
          <w:rFonts w:hint="eastAsia"/>
          <w:sz w:val="24"/>
        </w:rPr>
        <w:t xml:space="preserve">/* </w:t>
      </w:r>
      <w:r w:rsidRPr="00CB55D8">
        <w:rPr>
          <w:rFonts w:hint="eastAsia"/>
          <w:sz w:val="24"/>
        </w:rPr>
        <w:t>程序修改替换：改用</w:t>
      </w:r>
      <w:proofErr w:type="spellStart"/>
      <w:r w:rsidRPr="00CB55D8">
        <w:rPr>
          <w:rFonts w:hint="eastAsia"/>
          <w:sz w:val="24"/>
        </w:rPr>
        <w:t>dowhile</w:t>
      </w:r>
      <w:proofErr w:type="spellEnd"/>
      <w:r w:rsidRPr="00CB55D8">
        <w:rPr>
          <w:rFonts w:hint="eastAsia"/>
          <w:sz w:val="24"/>
        </w:rPr>
        <w:t>循环</w:t>
      </w:r>
      <w:r w:rsidRPr="00CB55D8">
        <w:rPr>
          <w:rFonts w:hint="eastAsia"/>
          <w:sz w:val="24"/>
        </w:rPr>
        <w:t xml:space="preserve"> */</w:t>
      </w:r>
    </w:p>
    <w:p w14:paraId="63699862" w14:textId="77777777" w:rsidR="00FA78CD" w:rsidRPr="001A7D05" w:rsidRDefault="00FA78CD" w:rsidP="00FA78CD">
      <w:pPr>
        <w:spacing w:line="360" w:lineRule="auto"/>
        <w:ind w:firstLine="420"/>
        <w:rPr>
          <w:sz w:val="24"/>
        </w:rPr>
      </w:pPr>
      <w:r w:rsidRPr="001A7D05">
        <w:rPr>
          <w:sz w:val="24"/>
        </w:rPr>
        <w:t>#include &lt;</w:t>
      </w:r>
      <w:proofErr w:type="spellStart"/>
      <w:r w:rsidRPr="001A7D05">
        <w:rPr>
          <w:sz w:val="24"/>
        </w:rPr>
        <w:t>stdio.h</w:t>
      </w:r>
      <w:proofErr w:type="spellEnd"/>
      <w:r w:rsidRPr="001A7D05">
        <w:rPr>
          <w:sz w:val="24"/>
        </w:rPr>
        <w:t>&gt;</w:t>
      </w:r>
    </w:p>
    <w:p w14:paraId="6507D093" w14:textId="77777777" w:rsidR="00FA78CD" w:rsidRPr="001A7D05" w:rsidRDefault="00FA78CD" w:rsidP="00FA78CD">
      <w:pPr>
        <w:spacing w:line="360" w:lineRule="auto"/>
        <w:ind w:firstLine="420"/>
        <w:rPr>
          <w:sz w:val="24"/>
        </w:rPr>
      </w:pPr>
      <w:r w:rsidRPr="001A7D05">
        <w:rPr>
          <w:sz w:val="24"/>
        </w:rPr>
        <w:t>int main(void)</w:t>
      </w:r>
    </w:p>
    <w:p w14:paraId="77D98399" w14:textId="77777777" w:rsidR="00FA78CD" w:rsidRPr="001A7D05" w:rsidRDefault="00FA78CD" w:rsidP="00FA78CD">
      <w:pPr>
        <w:spacing w:line="360" w:lineRule="auto"/>
        <w:ind w:firstLine="420"/>
        <w:rPr>
          <w:sz w:val="24"/>
        </w:rPr>
      </w:pPr>
      <w:r w:rsidRPr="001A7D05">
        <w:rPr>
          <w:sz w:val="24"/>
        </w:rPr>
        <w:t>{</w:t>
      </w:r>
    </w:p>
    <w:p w14:paraId="6E9A6982" w14:textId="77777777" w:rsidR="00FA78CD" w:rsidRPr="001A7D05" w:rsidRDefault="00FA78CD" w:rsidP="00FA78CD">
      <w:pPr>
        <w:spacing w:line="360" w:lineRule="auto"/>
        <w:ind w:firstLine="420"/>
        <w:rPr>
          <w:sz w:val="24"/>
        </w:rPr>
      </w:pPr>
      <w:r w:rsidRPr="001A7D05">
        <w:rPr>
          <w:sz w:val="24"/>
        </w:rPr>
        <w:tab/>
        <w:t xml:space="preserve">int </w:t>
      </w:r>
      <w:proofErr w:type="spellStart"/>
      <w:r w:rsidRPr="001A7D05">
        <w:rPr>
          <w:sz w:val="24"/>
        </w:rPr>
        <w:t>i</w:t>
      </w:r>
      <w:proofErr w:type="spellEnd"/>
      <w:r w:rsidRPr="001A7D05">
        <w:rPr>
          <w:sz w:val="24"/>
        </w:rPr>
        <w:t>, x, k;</w:t>
      </w:r>
    </w:p>
    <w:p w14:paraId="34CE93D8" w14:textId="77777777" w:rsidR="00FA78CD" w:rsidRPr="001A7D05" w:rsidRDefault="00FA78CD" w:rsidP="00FA78CD">
      <w:pPr>
        <w:spacing w:line="360" w:lineRule="auto"/>
        <w:ind w:firstLine="420"/>
        <w:rPr>
          <w:sz w:val="24"/>
        </w:rPr>
      </w:pPr>
      <w:r w:rsidRPr="001A7D05">
        <w:rPr>
          <w:sz w:val="24"/>
        </w:rPr>
        <w:tab/>
      </w:r>
      <w:proofErr w:type="spellStart"/>
      <w:r w:rsidRPr="001A7D05">
        <w:rPr>
          <w:sz w:val="24"/>
        </w:rPr>
        <w:t>printf</w:t>
      </w:r>
      <w:proofErr w:type="spellEnd"/>
      <w:r w:rsidRPr="001A7D05">
        <w:rPr>
          <w:sz w:val="24"/>
        </w:rPr>
        <w:t>("</w:t>
      </w:r>
      <w:r w:rsidRPr="001A7D05">
        <w:rPr>
          <w:sz w:val="24"/>
        </w:rPr>
        <w:t>本程序判断合数，请输入大于</w:t>
      </w:r>
      <w:r w:rsidRPr="001A7D05">
        <w:rPr>
          <w:sz w:val="24"/>
        </w:rPr>
        <w:t>1</w:t>
      </w:r>
      <w:r w:rsidRPr="001A7D05">
        <w:rPr>
          <w:sz w:val="24"/>
        </w:rPr>
        <w:t>的整数，以</w:t>
      </w:r>
      <w:proofErr w:type="spellStart"/>
      <w:r w:rsidRPr="001A7D05">
        <w:rPr>
          <w:sz w:val="24"/>
        </w:rPr>
        <w:t>Ctrl+Z</w:t>
      </w:r>
      <w:proofErr w:type="spellEnd"/>
      <w:r w:rsidRPr="001A7D05">
        <w:rPr>
          <w:sz w:val="24"/>
        </w:rPr>
        <w:t>结束</w:t>
      </w:r>
      <w:r w:rsidRPr="001A7D05">
        <w:rPr>
          <w:sz w:val="24"/>
        </w:rPr>
        <w:t>\n");</w:t>
      </w:r>
    </w:p>
    <w:p w14:paraId="740A836E" w14:textId="77777777" w:rsidR="00FA78CD" w:rsidRPr="001A7D05" w:rsidRDefault="00FA78CD" w:rsidP="00FA78CD">
      <w:pPr>
        <w:spacing w:line="360" w:lineRule="auto"/>
        <w:ind w:firstLine="420"/>
        <w:rPr>
          <w:sz w:val="24"/>
        </w:rPr>
      </w:pPr>
      <w:r w:rsidRPr="001A7D05">
        <w:rPr>
          <w:sz w:val="24"/>
        </w:rPr>
        <w:tab/>
        <w:t>while (</w:t>
      </w:r>
      <w:proofErr w:type="spellStart"/>
      <w:proofErr w:type="gramStart"/>
      <w:r w:rsidRPr="001A7D05">
        <w:rPr>
          <w:sz w:val="24"/>
        </w:rPr>
        <w:t>scanf</w:t>
      </w:r>
      <w:proofErr w:type="spellEnd"/>
      <w:r w:rsidRPr="001A7D05">
        <w:rPr>
          <w:sz w:val="24"/>
        </w:rPr>
        <w:t>(</w:t>
      </w:r>
      <w:proofErr w:type="gramEnd"/>
      <w:r w:rsidRPr="001A7D05">
        <w:rPr>
          <w:sz w:val="24"/>
        </w:rPr>
        <w:t>"%d", &amp;x) != EOF) {</w:t>
      </w:r>
    </w:p>
    <w:p w14:paraId="52611B7B" w14:textId="77777777" w:rsidR="00FA78CD" w:rsidRPr="001A7D05" w:rsidRDefault="00FA78CD" w:rsidP="00FA78CD">
      <w:pPr>
        <w:spacing w:line="360" w:lineRule="auto"/>
        <w:ind w:firstLine="420"/>
        <w:rPr>
          <w:sz w:val="24"/>
        </w:rPr>
      </w:pPr>
      <w:r w:rsidRPr="001A7D05">
        <w:rPr>
          <w:sz w:val="24"/>
        </w:rPr>
        <w:tab/>
      </w:r>
      <w:r w:rsidRPr="001A7D05">
        <w:rPr>
          <w:sz w:val="24"/>
        </w:rPr>
        <w:tab/>
        <w:t>int flag = 0;</w:t>
      </w:r>
    </w:p>
    <w:p w14:paraId="726815B9" w14:textId="77777777" w:rsidR="00FA78CD" w:rsidRPr="001A7D05" w:rsidRDefault="00FA78CD" w:rsidP="00FA78CD">
      <w:pPr>
        <w:spacing w:line="360" w:lineRule="auto"/>
        <w:ind w:firstLine="420"/>
        <w:rPr>
          <w:sz w:val="24"/>
        </w:rPr>
      </w:pPr>
      <w:r w:rsidRPr="001A7D05">
        <w:rPr>
          <w:sz w:val="24"/>
        </w:rPr>
        <w:lastRenderedPageBreak/>
        <w:tab/>
      </w:r>
      <w:r w:rsidRPr="001A7D05">
        <w:rPr>
          <w:sz w:val="24"/>
        </w:rPr>
        <w:tab/>
        <w:t>k=x&gt;&gt;1;</w:t>
      </w:r>
    </w:p>
    <w:p w14:paraId="1E164475" w14:textId="77777777" w:rsidR="00FA78CD" w:rsidRPr="001A7D05" w:rsidRDefault="00FA78CD" w:rsidP="00FA78CD">
      <w:pPr>
        <w:spacing w:line="360" w:lineRule="auto"/>
        <w:ind w:firstLine="420"/>
        <w:rPr>
          <w:sz w:val="24"/>
        </w:rPr>
      </w:pPr>
      <w:r w:rsidRPr="001A7D05">
        <w:rPr>
          <w:sz w:val="24"/>
        </w:rPr>
        <w:tab/>
      </w:r>
      <w:r w:rsidRPr="001A7D05">
        <w:rPr>
          <w:sz w:val="24"/>
        </w:rPr>
        <w:tab/>
      </w:r>
      <w:proofErr w:type="spellStart"/>
      <w:r w:rsidRPr="001A7D05">
        <w:rPr>
          <w:sz w:val="24"/>
        </w:rPr>
        <w:t>i</w:t>
      </w:r>
      <w:proofErr w:type="spellEnd"/>
      <w:r w:rsidRPr="001A7D05">
        <w:rPr>
          <w:sz w:val="24"/>
        </w:rPr>
        <w:t>=2;</w:t>
      </w:r>
    </w:p>
    <w:p w14:paraId="574D05DC" w14:textId="77777777" w:rsidR="00FA78CD" w:rsidRPr="001A7D05" w:rsidRDefault="00FA78CD" w:rsidP="00FA78CD">
      <w:pPr>
        <w:spacing w:line="360" w:lineRule="auto"/>
        <w:ind w:firstLine="420"/>
        <w:rPr>
          <w:sz w:val="24"/>
        </w:rPr>
      </w:pPr>
      <w:r w:rsidRPr="001A7D05">
        <w:rPr>
          <w:sz w:val="24"/>
        </w:rPr>
        <w:tab/>
      </w:r>
      <w:r w:rsidRPr="001A7D05">
        <w:rPr>
          <w:sz w:val="24"/>
        </w:rPr>
        <w:tab/>
      </w:r>
      <w:proofErr w:type="gramStart"/>
      <w:r w:rsidRPr="001A7D05">
        <w:rPr>
          <w:sz w:val="24"/>
        </w:rPr>
        <w:t>do{</w:t>
      </w:r>
      <w:proofErr w:type="gramEnd"/>
    </w:p>
    <w:p w14:paraId="40E69C18" w14:textId="77777777" w:rsidR="00FA78CD" w:rsidRPr="001A7D05" w:rsidRDefault="00FA78CD" w:rsidP="00FA78CD">
      <w:pPr>
        <w:spacing w:line="360" w:lineRule="auto"/>
        <w:ind w:firstLine="420"/>
        <w:rPr>
          <w:sz w:val="24"/>
        </w:rPr>
      </w:pPr>
      <w:r w:rsidRPr="001A7D05">
        <w:rPr>
          <w:sz w:val="24"/>
        </w:rPr>
        <w:tab/>
      </w:r>
      <w:r w:rsidRPr="001A7D05">
        <w:rPr>
          <w:sz w:val="24"/>
        </w:rPr>
        <w:tab/>
      </w:r>
      <w:r w:rsidRPr="001A7D05">
        <w:rPr>
          <w:sz w:val="24"/>
        </w:rPr>
        <w:tab/>
        <w:t>if</w:t>
      </w:r>
      <w:proofErr w:type="gramStart"/>
      <w:r w:rsidRPr="001A7D05">
        <w:rPr>
          <w:sz w:val="24"/>
        </w:rPr>
        <w:t>(!(</w:t>
      </w:r>
      <w:proofErr w:type="spellStart"/>
      <w:proofErr w:type="gramEnd"/>
      <w:r w:rsidRPr="001A7D05">
        <w:rPr>
          <w:sz w:val="24"/>
        </w:rPr>
        <w:t>x%i</w:t>
      </w:r>
      <w:proofErr w:type="spellEnd"/>
      <w:r w:rsidRPr="001A7D05">
        <w:rPr>
          <w:sz w:val="24"/>
        </w:rPr>
        <w:t>)){</w:t>
      </w:r>
    </w:p>
    <w:p w14:paraId="69FF1005" w14:textId="77777777" w:rsidR="00FA78CD" w:rsidRPr="001A7D05" w:rsidRDefault="00FA78CD" w:rsidP="00FA78CD">
      <w:pPr>
        <w:spacing w:line="360" w:lineRule="auto"/>
        <w:ind w:firstLine="420"/>
        <w:rPr>
          <w:sz w:val="24"/>
        </w:rPr>
      </w:pPr>
      <w:r w:rsidRPr="001A7D05">
        <w:rPr>
          <w:sz w:val="24"/>
        </w:rPr>
        <w:tab/>
      </w:r>
      <w:r w:rsidRPr="001A7D05">
        <w:rPr>
          <w:sz w:val="24"/>
        </w:rPr>
        <w:tab/>
      </w:r>
      <w:r w:rsidRPr="001A7D05">
        <w:rPr>
          <w:sz w:val="24"/>
        </w:rPr>
        <w:tab/>
      </w:r>
      <w:r w:rsidRPr="001A7D05">
        <w:rPr>
          <w:sz w:val="24"/>
        </w:rPr>
        <w:tab/>
        <w:t>flag=1;</w:t>
      </w:r>
    </w:p>
    <w:p w14:paraId="79167EB5" w14:textId="77777777" w:rsidR="00FA78CD" w:rsidRPr="001A7D05" w:rsidRDefault="00FA78CD" w:rsidP="00FA78CD">
      <w:pPr>
        <w:spacing w:line="360" w:lineRule="auto"/>
        <w:ind w:firstLine="420"/>
        <w:rPr>
          <w:sz w:val="24"/>
        </w:rPr>
      </w:pPr>
      <w:r w:rsidRPr="001A7D05">
        <w:rPr>
          <w:sz w:val="24"/>
        </w:rPr>
        <w:tab/>
      </w:r>
      <w:r w:rsidRPr="001A7D05">
        <w:rPr>
          <w:sz w:val="24"/>
        </w:rPr>
        <w:tab/>
      </w:r>
      <w:r w:rsidRPr="001A7D05">
        <w:rPr>
          <w:sz w:val="24"/>
        </w:rPr>
        <w:tab/>
      </w:r>
      <w:r w:rsidRPr="001A7D05">
        <w:rPr>
          <w:sz w:val="24"/>
        </w:rPr>
        <w:tab/>
        <w:t>break;</w:t>
      </w:r>
    </w:p>
    <w:p w14:paraId="6F07DF5C" w14:textId="77777777" w:rsidR="00FA78CD" w:rsidRPr="001A7D05" w:rsidRDefault="00FA78CD" w:rsidP="00FA78CD">
      <w:pPr>
        <w:spacing w:line="360" w:lineRule="auto"/>
        <w:ind w:firstLine="420"/>
        <w:rPr>
          <w:sz w:val="24"/>
        </w:rPr>
      </w:pPr>
      <w:r w:rsidRPr="001A7D05">
        <w:rPr>
          <w:sz w:val="24"/>
        </w:rPr>
        <w:tab/>
      </w:r>
      <w:r w:rsidRPr="001A7D05">
        <w:rPr>
          <w:sz w:val="24"/>
        </w:rPr>
        <w:tab/>
      </w:r>
      <w:r w:rsidRPr="001A7D05">
        <w:rPr>
          <w:sz w:val="24"/>
        </w:rPr>
        <w:tab/>
        <w:t>}</w:t>
      </w:r>
    </w:p>
    <w:p w14:paraId="1C10C522" w14:textId="77777777" w:rsidR="00FA78CD" w:rsidRPr="001A7D05" w:rsidRDefault="00FA78CD" w:rsidP="00FA78CD">
      <w:pPr>
        <w:spacing w:line="360" w:lineRule="auto"/>
        <w:ind w:firstLine="420"/>
        <w:rPr>
          <w:sz w:val="24"/>
        </w:rPr>
      </w:pPr>
      <w:r w:rsidRPr="001A7D05">
        <w:rPr>
          <w:sz w:val="24"/>
        </w:rPr>
        <w:tab/>
      </w:r>
      <w:r w:rsidRPr="001A7D05">
        <w:rPr>
          <w:sz w:val="24"/>
        </w:rPr>
        <w:tab/>
      </w:r>
      <w:r w:rsidRPr="001A7D05">
        <w:rPr>
          <w:sz w:val="24"/>
        </w:rPr>
        <w:tab/>
      </w:r>
      <w:proofErr w:type="spellStart"/>
      <w:r w:rsidRPr="001A7D05">
        <w:rPr>
          <w:sz w:val="24"/>
        </w:rPr>
        <w:t>i</w:t>
      </w:r>
      <w:proofErr w:type="spellEnd"/>
      <w:r w:rsidRPr="001A7D05">
        <w:rPr>
          <w:sz w:val="24"/>
        </w:rPr>
        <w:t>++;</w:t>
      </w:r>
    </w:p>
    <w:p w14:paraId="4A6774CE" w14:textId="77777777" w:rsidR="00FA78CD" w:rsidRPr="001A7D05" w:rsidRDefault="00FA78CD" w:rsidP="00FA78CD">
      <w:pPr>
        <w:spacing w:line="360" w:lineRule="auto"/>
        <w:ind w:firstLine="420"/>
        <w:rPr>
          <w:sz w:val="24"/>
        </w:rPr>
      </w:pPr>
      <w:r w:rsidRPr="001A7D05">
        <w:rPr>
          <w:sz w:val="24"/>
        </w:rPr>
        <w:tab/>
      </w:r>
      <w:r w:rsidRPr="001A7D05">
        <w:rPr>
          <w:sz w:val="24"/>
        </w:rPr>
        <w:tab/>
      </w:r>
      <w:proofErr w:type="gramStart"/>
      <w:r w:rsidRPr="001A7D05">
        <w:rPr>
          <w:sz w:val="24"/>
        </w:rPr>
        <w:t>}while</w:t>
      </w:r>
      <w:proofErr w:type="gramEnd"/>
      <w:r w:rsidRPr="001A7D05">
        <w:rPr>
          <w:sz w:val="24"/>
        </w:rPr>
        <w:t>(</w:t>
      </w:r>
      <w:proofErr w:type="spellStart"/>
      <w:r w:rsidRPr="001A7D05">
        <w:rPr>
          <w:sz w:val="24"/>
        </w:rPr>
        <w:t>i</w:t>
      </w:r>
      <w:proofErr w:type="spellEnd"/>
      <w:r w:rsidRPr="001A7D05">
        <w:rPr>
          <w:sz w:val="24"/>
        </w:rPr>
        <w:t>&lt;=k);</w:t>
      </w:r>
    </w:p>
    <w:p w14:paraId="7DF8D94D" w14:textId="77777777" w:rsidR="00FA78CD" w:rsidRPr="001A7D05" w:rsidRDefault="00FA78CD" w:rsidP="00FA78CD">
      <w:pPr>
        <w:spacing w:line="360" w:lineRule="auto"/>
        <w:ind w:firstLine="420"/>
        <w:rPr>
          <w:sz w:val="24"/>
        </w:rPr>
      </w:pPr>
      <w:r w:rsidRPr="001A7D05">
        <w:rPr>
          <w:sz w:val="24"/>
        </w:rPr>
        <w:tab/>
      </w:r>
      <w:r w:rsidRPr="001A7D05">
        <w:rPr>
          <w:sz w:val="24"/>
        </w:rPr>
        <w:tab/>
      </w:r>
    </w:p>
    <w:p w14:paraId="4EB55057" w14:textId="77777777" w:rsidR="00FA78CD" w:rsidRPr="001A7D05" w:rsidRDefault="00FA78CD" w:rsidP="00FA78CD">
      <w:pPr>
        <w:spacing w:line="360" w:lineRule="auto"/>
        <w:ind w:firstLine="420"/>
        <w:rPr>
          <w:sz w:val="24"/>
        </w:rPr>
      </w:pPr>
      <w:r w:rsidRPr="001A7D05">
        <w:rPr>
          <w:sz w:val="24"/>
        </w:rPr>
        <w:tab/>
      </w:r>
      <w:r w:rsidRPr="001A7D05">
        <w:rPr>
          <w:sz w:val="24"/>
        </w:rPr>
        <w:tab/>
        <w:t xml:space="preserve">if (flag==1 &amp;&amp; x&gt;2) </w:t>
      </w:r>
      <w:proofErr w:type="spellStart"/>
      <w:r w:rsidRPr="001A7D05">
        <w:rPr>
          <w:sz w:val="24"/>
        </w:rPr>
        <w:t>printf</w:t>
      </w:r>
      <w:proofErr w:type="spellEnd"/>
      <w:r w:rsidRPr="001A7D05">
        <w:rPr>
          <w:sz w:val="24"/>
        </w:rPr>
        <w:t>("%d</w:t>
      </w:r>
      <w:r w:rsidRPr="001A7D05">
        <w:rPr>
          <w:sz w:val="24"/>
        </w:rPr>
        <w:t>是合数</w:t>
      </w:r>
      <w:r w:rsidRPr="001A7D05">
        <w:rPr>
          <w:sz w:val="24"/>
        </w:rPr>
        <w:t>\n", x);</w:t>
      </w:r>
    </w:p>
    <w:p w14:paraId="1CD7ECB4" w14:textId="77777777" w:rsidR="00FA78CD" w:rsidRPr="001A7D05" w:rsidRDefault="00FA78CD" w:rsidP="00FA78CD">
      <w:pPr>
        <w:spacing w:line="360" w:lineRule="auto"/>
        <w:ind w:firstLine="420"/>
        <w:rPr>
          <w:sz w:val="24"/>
        </w:rPr>
      </w:pPr>
      <w:r w:rsidRPr="001A7D05">
        <w:rPr>
          <w:sz w:val="24"/>
        </w:rPr>
        <w:tab/>
      </w:r>
      <w:r w:rsidRPr="001A7D05">
        <w:rPr>
          <w:sz w:val="24"/>
        </w:rPr>
        <w:tab/>
        <w:t xml:space="preserve">else </w:t>
      </w:r>
      <w:proofErr w:type="spellStart"/>
      <w:r w:rsidRPr="001A7D05">
        <w:rPr>
          <w:sz w:val="24"/>
        </w:rPr>
        <w:t>printf</w:t>
      </w:r>
      <w:proofErr w:type="spellEnd"/>
      <w:r w:rsidRPr="001A7D05">
        <w:rPr>
          <w:sz w:val="24"/>
        </w:rPr>
        <w:t>("%d</w:t>
      </w:r>
      <w:r w:rsidRPr="001A7D05">
        <w:rPr>
          <w:sz w:val="24"/>
        </w:rPr>
        <w:t>不是合数</w:t>
      </w:r>
      <w:r w:rsidRPr="001A7D05">
        <w:rPr>
          <w:sz w:val="24"/>
        </w:rPr>
        <w:t>\n", x);</w:t>
      </w:r>
    </w:p>
    <w:p w14:paraId="22A079BA" w14:textId="77777777" w:rsidR="00FA78CD" w:rsidRPr="001A7D05" w:rsidRDefault="00FA78CD" w:rsidP="00FA78CD">
      <w:pPr>
        <w:spacing w:line="360" w:lineRule="auto"/>
        <w:ind w:firstLine="420"/>
        <w:rPr>
          <w:sz w:val="24"/>
        </w:rPr>
      </w:pPr>
      <w:r w:rsidRPr="001A7D05">
        <w:rPr>
          <w:sz w:val="24"/>
        </w:rPr>
        <w:tab/>
        <w:t>}</w:t>
      </w:r>
    </w:p>
    <w:p w14:paraId="016AA13A" w14:textId="77777777" w:rsidR="00FA78CD" w:rsidRPr="001A7D05" w:rsidRDefault="00FA78CD" w:rsidP="00FA78CD">
      <w:pPr>
        <w:spacing w:line="360" w:lineRule="auto"/>
        <w:ind w:firstLine="420"/>
        <w:rPr>
          <w:sz w:val="24"/>
        </w:rPr>
      </w:pPr>
      <w:r w:rsidRPr="001A7D05">
        <w:rPr>
          <w:sz w:val="24"/>
        </w:rPr>
        <w:tab/>
        <w:t>return 0;</w:t>
      </w:r>
    </w:p>
    <w:p w14:paraId="6635CAB4" w14:textId="77777777" w:rsidR="001A7D05" w:rsidRPr="001A7D05" w:rsidRDefault="00FA78CD" w:rsidP="00FA78CD">
      <w:pPr>
        <w:spacing w:line="360" w:lineRule="auto"/>
        <w:ind w:firstLine="420"/>
        <w:rPr>
          <w:sz w:val="24"/>
        </w:rPr>
      </w:pPr>
      <w:r w:rsidRPr="001A7D05">
        <w:rPr>
          <w:sz w:val="24"/>
        </w:rPr>
        <w:t>}</w:t>
      </w:r>
    </w:p>
    <w:p w14:paraId="72B7DA93" w14:textId="0E441DBE" w:rsidR="00FA78CD" w:rsidRDefault="00FA78CD" w:rsidP="00FA78CD">
      <w:pPr>
        <w:spacing w:line="360" w:lineRule="auto"/>
        <w:ind w:firstLine="420"/>
        <w:rPr>
          <w:rFonts w:hAnsi="宋体"/>
          <w:sz w:val="24"/>
        </w:rPr>
      </w:pPr>
      <w:r>
        <w:rPr>
          <w:noProof/>
        </w:rPr>
        <w:drawing>
          <wp:inline distT="0" distB="0" distL="0" distR="0" wp14:anchorId="7632DD93" wp14:editId="186B3B1A">
            <wp:extent cx="4580017" cy="288823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0017" cy="2888230"/>
                    </a:xfrm>
                    <a:prstGeom prst="rect">
                      <a:avLst/>
                    </a:prstGeom>
                  </pic:spPr>
                </pic:pic>
              </a:graphicData>
            </a:graphic>
          </wp:inline>
        </w:drawing>
      </w:r>
    </w:p>
    <w:p w14:paraId="12493590" w14:textId="77777777" w:rsidR="00FA78CD" w:rsidRDefault="00FA78CD" w:rsidP="00FA78CD">
      <w:pPr>
        <w:spacing w:line="360" w:lineRule="auto"/>
        <w:ind w:firstLine="420"/>
        <w:rPr>
          <w:rFonts w:hAnsi="宋体"/>
          <w:sz w:val="24"/>
        </w:rPr>
      </w:pPr>
      <w:r>
        <w:rPr>
          <w:rFonts w:hAnsi="宋体" w:hint="eastAsia"/>
          <w:sz w:val="24"/>
        </w:rPr>
        <w:t>（</w:t>
      </w:r>
      <w:r>
        <w:rPr>
          <w:rFonts w:hAnsi="宋体" w:hint="eastAsia"/>
          <w:sz w:val="24"/>
        </w:rPr>
        <w:t>3</w:t>
      </w:r>
      <w:r>
        <w:rPr>
          <w:rFonts w:hAnsi="宋体" w:hint="eastAsia"/>
          <w:sz w:val="24"/>
        </w:rPr>
        <w:t>）修改实验</w:t>
      </w:r>
      <w:r>
        <w:rPr>
          <w:rFonts w:hAnsi="宋体" w:hint="eastAsia"/>
          <w:sz w:val="24"/>
        </w:rPr>
        <w:t>2</w:t>
      </w:r>
      <w:r>
        <w:rPr>
          <w:rFonts w:hAnsi="宋体"/>
          <w:sz w:val="24"/>
        </w:rPr>
        <w:t>-1</w:t>
      </w:r>
      <w:r>
        <w:rPr>
          <w:rFonts w:hAnsi="宋体" w:hint="eastAsia"/>
          <w:sz w:val="24"/>
        </w:rPr>
        <w:t>程序，将其改为纯粹合数求解器，求出所有的</w:t>
      </w:r>
      <w:r>
        <w:rPr>
          <w:rFonts w:hAnsi="宋体" w:hint="eastAsia"/>
          <w:sz w:val="24"/>
        </w:rPr>
        <w:t>3</w:t>
      </w:r>
      <w:r>
        <w:rPr>
          <w:rFonts w:hAnsi="宋体" w:hint="eastAsia"/>
          <w:sz w:val="24"/>
        </w:rPr>
        <w:t>位纯粹合数。一个合数去掉最低位，剩下的数仍是合数；再去掉剩下的数的最低位，余留下来的数还是合数，这样反复，一直到最后剩下</w:t>
      </w:r>
      <w:proofErr w:type="gramStart"/>
      <w:r>
        <w:rPr>
          <w:rFonts w:hAnsi="宋体" w:hint="eastAsia"/>
          <w:sz w:val="24"/>
        </w:rPr>
        <w:t>一</w:t>
      </w:r>
      <w:proofErr w:type="gramEnd"/>
      <w:r>
        <w:rPr>
          <w:rFonts w:hAnsi="宋体" w:hint="eastAsia"/>
          <w:sz w:val="24"/>
        </w:rPr>
        <w:t>位数仍是合数，这样的</w:t>
      </w:r>
      <w:proofErr w:type="gramStart"/>
      <w:r>
        <w:rPr>
          <w:rFonts w:hAnsi="宋体" w:hint="eastAsia"/>
          <w:sz w:val="24"/>
        </w:rPr>
        <w:t>数称为</w:t>
      </w:r>
      <w:proofErr w:type="gramEnd"/>
      <w:r>
        <w:rPr>
          <w:rFonts w:hAnsi="宋体" w:hint="eastAsia"/>
          <w:sz w:val="24"/>
        </w:rPr>
        <w:t>纯粹合数。</w:t>
      </w:r>
    </w:p>
    <w:p w14:paraId="1D989395" w14:textId="77777777" w:rsidR="00FA78CD" w:rsidRPr="00A4637A" w:rsidRDefault="00FA78CD" w:rsidP="00FA78CD">
      <w:pPr>
        <w:snapToGrid w:val="0"/>
        <w:spacing w:line="360" w:lineRule="auto"/>
        <w:rPr>
          <w:b/>
          <w:sz w:val="24"/>
        </w:rPr>
      </w:pPr>
      <w:r w:rsidRPr="00885843">
        <w:rPr>
          <w:rFonts w:hAnsi="宋体"/>
          <w:b/>
          <w:sz w:val="24"/>
        </w:rPr>
        <w:t>解答：</w:t>
      </w:r>
    </w:p>
    <w:p w14:paraId="01626C70" w14:textId="77777777" w:rsidR="00FA78CD" w:rsidRDefault="00FA78CD" w:rsidP="00FA78CD">
      <w:pPr>
        <w:snapToGrid w:val="0"/>
        <w:spacing w:line="300" w:lineRule="auto"/>
        <w:rPr>
          <w:sz w:val="24"/>
        </w:rPr>
      </w:pPr>
      <w:r>
        <w:rPr>
          <w:sz w:val="24"/>
        </w:rPr>
        <w:lastRenderedPageBreak/>
        <w:tab/>
      </w:r>
      <w:r>
        <w:rPr>
          <w:rFonts w:hint="eastAsia"/>
          <w:sz w:val="24"/>
        </w:rPr>
        <w:t>算法流程图如下：</w:t>
      </w:r>
    </w:p>
    <w:p w14:paraId="37E6A5BB" w14:textId="77777777" w:rsidR="00FA78CD" w:rsidRDefault="00FA78CD" w:rsidP="00FA78CD">
      <w:pPr>
        <w:snapToGrid w:val="0"/>
        <w:spacing w:line="300" w:lineRule="auto"/>
        <w:rPr>
          <w:sz w:val="24"/>
        </w:rPr>
      </w:pPr>
      <w:r>
        <w:rPr>
          <w:sz w:val="24"/>
        </w:rPr>
        <w:tab/>
      </w:r>
      <w:r w:rsidRPr="00387827">
        <w:rPr>
          <w:noProof/>
          <w:sz w:val="24"/>
        </w:rPr>
        <w:drawing>
          <wp:inline distT="0" distB="0" distL="0" distR="0" wp14:anchorId="64C72118" wp14:editId="464D8EF4">
            <wp:extent cx="2391410" cy="6142990"/>
            <wp:effectExtent l="0" t="0" r="889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91410" cy="6142990"/>
                    </a:xfrm>
                    <a:prstGeom prst="rect">
                      <a:avLst/>
                    </a:prstGeom>
                    <a:noFill/>
                    <a:ln>
                      <a:noFill/>
                    </a:ln>
                  </pic:spPr>
                </pic:pic>
              </a:graphicData>
            </a:graphic>
          </wp:inline>
        </w:drawing>
      </w:r>
    </w:p>
    <w:p w14:paraId="2670D4BF" w14:textId="77777777" w:rsidR="00FA78CD" w:rsidRPr="00885843" w:rsidRDefault="00FA78CD" w:rsidP="00FA78CD">
      <w:pPr>
        <w:snapToGrid w:val="0"/>
        <w:jc w:val="center"/>
        <w:rPr>
          <w:color w:val="FF0000"/>
          <w:sz w:val="24"/>
        </w:rPr>
      </w:pPr>
      <w:r w:rsidRPr="00885843">
        <w:rPr>
          <w:rFonts w:eastAsia="黑体"/>
          <w:sz w:val="24"/>
        </w:rPr>
        <w:t>图</w:t>
      </w:r>
      <w:r>
        <w:rPr>
          <w:rFonts w:eastAsia="黑体"/>
          <w:sz w:val="24"/>
        </w:rPr>
        <w:t>2</w:t>
      </w:r>
      <w:r w:rsidRPr="00885843">
        <w:rPr>
          <w:rFonts w:eastAsia="黑体"/>
          <w:sz w:val="24"/>
        </w:rPr>
        <w:t xml:space="preserve">-1 </w:t>
      </w:r>
      <w:r>
        <w:rPr>
          <w:rFonts w:eastAsia="黑体" w:hint="eastAsia"/>
          <w:sz w:val="24"/>
        </w:rPr>
        <w:t>源程序修改替换</w:t>
      </w:r>
      <w:r>
        <w:rPr>
          <w:rFonts w:eastAsia="黑体" w:hint="eastAsia"/>
          <w:sz w:val="24"/>
        </w:rPr>
        <w:t>3</w:t>
      </w:r>
      <w:r w:rsidRPr="00885843">
        <w:rPr>
          <w:rFonts w:eastAsia="黑体"/>
          <w:sz w:val="24"/>
        </w:rPr>
        <w:t>的程序流程图</w:t>
      </w:r>
    </w:p>
    <w:p w14:paraId="519E7236" w14:textId="77777777" w:rsidR="00FA78CD" w:rsidRPr="009D5823" w:rsidRDefault="00FA78CD" w:rsidP="00FA78CD">
      <w:pPr>
        <w:snapToGrid w:val="0"/>
        <w:spacing w:line="300" w:lineRule="auto"/>
        <w:rPr>
          <w:sz w:val="24"/>
        </w:rPr>
      </w:pPr>
    </w:p>
    <w:p w14:paraId="46905EC1" w14:textId="77777777" w:rsidR="00FA78CD" w:rsidRPr="00EB4643" w:rsidRDefault="00FA78CD" w:rsidP="00FA78CD">
      <w:pPr>
        <w:snapToGrid w:val="0"/>
        <w:spacing w:line="300" w:lineRule="auto"/>
        <w:rPr>
          <w:sz w:val="24"/>
        </w:rPr>
      </w:pPr>
      <w:r w:rsidRPr="00EB4643">
        <w:rPr>
          <w:rFonts w:hint="eastAsia"/>
          <w:sz w:val="24"/>
        </w:rPr>
        <w:t xml:space="preserve">/* </w:t>
      </w:r>
      <w:r w:rsidRPr="00EB4643">
        <w:rPr>
          <w:rFonts w:hint="eastAsia"/>
          <w:sz w:val="24"/>
        </w:rPr>
        <w:t>实验</w:t>
      </w:r>
      <w:r w:rsidRPr="00EB4643">
        <w:rPr>
          <w:rFonts w:hint="eastAsia"/>
          <w:sz w:val="24"/>
        </w:rPr>
        <w:t>2-1</w:t>
      </w:r>
      <w:r w:rsidRPr="00EB4643">
        <w:rPr>
          <w:rFonts w:hint="eastAsia"/>
          <w:sz w:val="24"/>
        </w:rPr>
        <w:t>改错题程序：合数</w:t>
      </w:r>
      <w:proofErr w:type="gramStart"/>
      <w:r w:rsidRPr="00EB4643">
        <w:rPr>
          <w:rFonts w:hint="eastAsia"/>
          <w:sz w:val="24"/>
        </w:rPr>
        <w:t>判断器</w:t>
      </w:r>
      <w:proofErr w:type="gramEnd"/>
      <w:r w:rsidRPr="00EB4643">
        <w:rPr>
          <w:rFonts w:hint="eastAsia"/>
          <w:sz w:val="24"/>
        </w:rPr>
        <w:t>*/</w:t>
      </w:r>
    </w:p>
    <w:p w14:paraId="2B8FE37D" w14:textId="77777777" w:rsidR="00FA78CD" w:rsidRPr="00EB4643" w:rsidRDefault="00FA78CD" w:rsidP="00FA78CD">
      <w:pPr>
        <w:snapToGrid w:val="0"/>
        <w:spacing w:line="300" w:lineRule="auto"/>
        <w:rPr>
          <w:sz w:val="24"/>
        </w:rPr>
      </w:pPr>
      <w:r w:rsidRPr="00EB4643">
        <w:rPr>
          <w:rFonts w:hint="eastAsia"/>
          <w:sz w:val="24"/>
        </w:rPr>
        <w:t xml:space="preserve">/* </w:t>
      </w:r>
      <w:r w:rsidRPr="00EB4643">
        <w:rPr>
          <w:rFonts w:hint="eastAsia"/>
          <w:sz w:val="24"/>
        </w:rPr>
        <w:t>程序修改替换：纯粹合数求解器</w:t>
      </w:r>
      <w:r w:rsidRPr="00EB4643">
        <w:rPr>
          <w:rFonts w:hint="eastAsia"/>
          <w:sz w:val="24"/>
        </w:rPr>
        <w:t xml:space="preserve"> */</w:t>
      </w:r>
    </w:p>
    <w:p w14:paraId="4A16EFED" w14:textId="77777777" w:rsidR="00FA78CD" w:rsidRPr="00A4637A" w:rsidRDefault="00FA78CD" w:rsidP="00FA78CD">
      <w:pPr>
        <w:snapToGrid w:val="0"/>
        <w:spacing w:line="300" w:lineRule="auto"/>
        <w:rPr>
          <w:sz w:val="24"/>
        </w:rPr>
      </w:pPr>
      <w:r w:rsidRPr="00A4637A">
        <w:rPr>
          <w:sz w:val="24"/>
        </w:rPr>
        <w:t>#include &lt;</w:t>
      </w:r>
      <w:proofErr w:type="spellStart"/>
      <w:r w:rsidRPr="00A4637A">
        <w:rPr>
          <w:sz w:val="24"/>
        </w:rPr>
        <w:t>stdio.h</w:t>
      </w:r>
      <w:proofErr w:type="spellEnd"/>
      <w:r w:rsidRPr="00A4637A">
        <w:rPr>
          <w:sz w:val="24"/>
        </w:rPr>
        <w:t>&gt;</w:t>
      </w:r>
    </w:p>
    <w:p w14:paraId="6CFF35CE" w14:textId="77777777" w:rsidR="00FA78CD" w:rsidRPr="00A4637A" w:rsidRDefault="00FA78CD" w:rsidP="00FA78CD">
      <w:pPr>
        <w:snapToGrid w:val="0"/>
        <w:spacing w:line="300" w:lineRule="auto"/>
        <w:rPr>
          <w:sz w:val="24"/>
        </w:rPr>
      </w:pPr>
      <w:r w:rsidRPr="00A4637A">
        <w:rPr>
          <w:sz w:val="24"/>
        </w:rPr>
        <w:t>int judge(int);</w:t>
      </w:r>
    </w:p>
    <w:p w14:paraId="15C01075" w14:textId="77777777" w:rsidR="00FA78CD" w:rsidRPr="00A4637A" w:rsidRDefault="00FA78CD" w:rsidP="00FA78CD">
      <w:pPr>
        <w:snapToGrid w:val="0"/>
        <w:spacing w:line="300" w:lineRule="auto"/>
        <w:rPr>
          <w:sz w:val="24"/>
        </w:rPr>
      </w:pPr>
      <w:r w:rsidRPr="00A4637A">
        <w:rPr>
          <w:sz w:val="24"/>
        </w:rPr>
        <w:t xml:space="preserve">int </w:t>
      </w:r>
      <w:proofErr w:type="gramStart"/>
      <w:r w:rsidRPr="00A4637A">
        <w:rPr>
          <w:sz w:val="24"/>
        </w:rPr>
        <w:t>main(</w:t>
      </w:r>
      <w:proofErr w:type="gramEnd"/>
      <w:r w:rsidRPr="00A4637A">
        <w:rPr>
          <w:sz w:val="24"/>
        </w:rPr>
        <w:t>)</w:t>
      </w:r>
    </w:p>
    <w:p w14:paraId="04440C49" w14:textId="77777777" w:rsidR="00FA78CD" w:rsidRPr="00A4637A" w:rsidRDefault="00FA78CD" w:rsidP="00FA78CD">
      <w:pPr>
        <w:snapToGrid w:val="0"/>
        <w:spacing w:line="300" w:lineRule="auto"/>
        <w:rPr>
          <w:sz w:val="24"/>
        </w:rPr>
      </w:pPr>
      <w:r w:rsidRPr="00A4637A">
        <w:rPr>
          <w:sz w:val="24"/>
        </w:rPr>
        <w:t>{</w:t>
      </w:r>
    </w:p>
    <w:p w14:paraId="4197ED57" w14:textId="77777777" w:rsidR="00FA78CD" w:rsidRPr="00A4637A" w:rsidRDefault="00FA78CD" w:rsidP="00FA78CD">
      <w:pPr>
        <w:snapToGrid w:val="0"/>
        <w:spacing w:line="300" w:lineRule="auto"/>
        <w:rPr>
          <w:sz w:val="24"/>
        </w:rPr>
      </w:pPr>
      <w:r w:rsidRPr="00A4637A">
        <w:rPr>
          <w:sz w:val="24"/>
        </w:rPr>
        <w:tab/>
        <w:t>for (int m = 100; m &lt; 1000; m++) {</w:t>
      </w:r>
    </w:p>
    <w:p w14:paraId="7C78EB82" w14:textId="77777777" w:rsidR="00FA78CD" w:rsidRPr="00A4637A" w:rsidRDefault="00FA78CD" w:rsidP="00FA78CD">
      <w:pPr>
        <w:snapToGrid w:val="0"/>
        <w:spacing w:line="300" w:lineRule="auto"/>
        <w:rPr>
          <w:sz w:val="24"/>
        </w:rPr>
      </w:pPr>
      <w:r w:rsidRPr="00A4637A">
        <w:rPr>
          <w:sz w:val="24"/>
        </w:rPr>
        <w:tab/>
      </w:r>
      <w:r w:rsidRPr="00A4637A">
        <w:rPr>
          <w:sz w:val="24"/>
        </w:rPr>
        <w:tab/>
        <w:t>int n = m, flag = 0;</w:t>
      </w:r>
    </w:p>
    <w:p w14:paraId="45EFD050" w14:textId="77777777" w:rsidR="00FA78CD" w:rsidRPr="00A4637A" w:rsidRDefault="00FA78CD" w:rsidP="00FA78CD">
      <w:pPr>
        <w:snapToGrid w:val="0"/>
        <w:spacing w:line="300" w:lineRule="auto"/>
        <w:rPr>
          <w:sz w:val="24"/>
        </w:rPr>
      </w:pPr>
      <w:r w:rsidRPr="00A4637A">
        <w:rPr>
          <w:sz w:val="24"/>
        </w:rPr>
        <w:tab/>
      </w:r>
      <w:r w:rsidRPr="00A4637A">
        <w:rPr>
          <w:sz w:val="24"/>
        </w:rPr>
        <w:tab/>
        <w:t>while (judge(n)) {</w:t>
      </w:r>
    </w:p>
    <w:p w14:paraId="1C177118" w14:textId="77777777" w:rsidR="00FA78CD" w:rsidRPr="00A4637A" w:rsidRDefault="00FA78CD" w:rsidP="00FA78CD">
      <w:pPr>
        <w:snapToGrid w:val="0"/>
        <w:spacing w:line="300" w:lineRule="auto"/>
        <w:rPr>
          <w:sz w:val="24"/>
        </w:rPr>
      </w:pPr>
      <w:r w:rsidRPr="00A4637A">
        <w:rPr>
          <w:sz w:val="24"/>
        </w:rPr>
        <w:lastRenderedPageBreak/>
        <w:tab/>
      </w:r>
      <w:r w:rsidRPr="00A4637A">
        <w:rPr>
          <w:sz w:val="24"/>
        </w:rPr>
        <w:tab/>
      </w:r>
      <w:r w:rsidRPr="00A4637A">
        <w:rPr>
          <w:sz w:val="24"/>
        </w:rPr>
        <w:tab/>
        <w:t>n /= 10;</w:t>
      </w:r>
    </w:p>
    <w:p w14:paraId="4A5A6C00" w14:textId="77777777" w:rsidR="00FA78CD" w:rsidRPr="00A4637A" w:rsidRDefault="00FA78CD" w:rsidP="00FA78CD">
      <w:pPr>
        <w:snapToGrid w:val="0"/>
        <w:spacing w:line="300" w:lineRule="auto"/>
        <w:rPr>
          <w:sz w:val="24"/>
        </w:rPr>
      </w:pPr>
      <w:r w:rsidRPr="00A4637A">
        <w:rPr>
          <w:sz w:val="24"/>
        </w:rPr>
        <w:tab/>
      </w:r>
      <w:r w:rsidRPr="00A4637A">
        <w:rPr>
          <w:sz w:val="24"/>
        </w:rPr>
        <w:tab/>
      </w:r>
      <w:r w:rsidRPr="00A4637A">
        <w:rPr>
          <w:sz w:val="24"/>
        </w:rPr>
        <w:tab/>
        <w:t>flag++;</w:t>
      </w:r>
    </w:p>
    <w:p w14:paraId="09EE2461" w14:textId="77777777" w:rsidR="00FA78CD" w:rsidRPr="00A4637A" w:rsidRDefault="00FA78CD" w:rsidP="00FA78CD">
      <w:pPr>
        <w:snapToGrid w:val="0"/>
        <w:spacing w:line="300" w:lineRule="auto"/>
        <w:rPr>
          <w:sz w:val="24"/>
        </w:rPr>
      </w:pPr>
      <w:r w:rsidRPr="00A4637A">
        <w:rPr>
          <w:sz w:val="24"/>
        </w:rPr>
        <w:tab/>
      </w:r>
      <w:r w:rsidRPr="00A4637A">
        <w:rPr>
          <w:sz w:val="24"/>
        </w:rPr>
        <w:tab/>
        <w:t>}</w:t>
      </w:r>
    </w:p>
    <w:p w14:paraId="0FF651B1" w14:textId="77777777" w:rsidR="00FA78CD" w:rsidRPr="00A4637A" w:rsidRDefault="00FA78CD" w:rsidP="00FA78CD">
      <w:pPr>
        <w:snapToGrid w:val="0"/>
        <w:spacing w:line="300" w:lineRule="auto"/>
        <w:rPr>
          <w:sz w:val="24"/>
        </w:rPr>
      </w:pPr>
      <w:r w:rsidRPr="00A4637A">
        <w:rPr>
          <w:sz w:val="24"/>
        </w:rPr>
        <w:tab/>
      </w:r>
      <w:r w:rsidRPr="00A4637A">
        <w:rPr>
          <w:sz w:val="24"/>
        </w:rPr>
        <w:tab/>
        <w:t xml:space="preserve">if (flag == </w:t>
      </w:r>
      <w:proofErr w:type="gramStart"/>
      <w:r w:rsidRPr="00A4637A">
        <w:rPr>
          <w:sz w:val="24"/>
        </w:rPr>
        <w:t>3)</w:t>
      </w:r>
      <w:proofErr w:type="spellStart"/>
      <w:r w:rsidRPr="00A4637A">
        <w:rPr>
          <w:sz w:val="24"/>
        </w:rPr>
        <w:t>printf</w:t>
      </w:r>
      <w:proofErr w:type="spellEnd"/>
      <w:proofErr w:type="gramEnd"/>
      <w:r w:rsidRPr="00A4637A">
        <w:rPr>
          <w:sz w:val="24"/>
        </w:rPr>
        <w:t>("%d ", m);</w:t>
      </w:r>
    </w:p>
    <w:p w14:paraId="77A8AC78" w14:textId="77777777" w:rsidR="00FA78CD" w:rsidRPr="00A4637A" w:rsidRDefault="00FA78CD" w:rsidP="00FA78CD">
      <w:pPr>
        <w:snapToGrid w:val="0"/>
        <w:spacing w:line="300" w:lineRule="auto"/>
        <w:rPr>
          <w:sz w:val="24"/>
        </w:rPr>
      </w:pPr>
      <w:r w:rsidRPr="00A4637A">
        <w:rPr>
          <w:sz w:val="24"/>
        </w:rPr>
        <w:tab/>
        <w:t>}</w:t>
      </w:r>
    </w:p>
    <w:p w14:paraId="1CED6823" w14:textId="77777777" w:rsidR="00FA78CD" w:rsidRPr="00A4637A" w:rsidRDefault="00FA78CD" w:rsidP="00FA78CD">
      <w:pPr>
        <w:snapToGrid w:val="0"/>
        <w:spacing w:line="300" w:lineRule="auto"/>
        <w:rPr>
          <w:sz w:val="24"/>
        </w:rPr>
      </w:pPr>
      <w:r w:rsidRPr="00A4637A">
        <w:rPr>
          <w:sz w:val="24"/>
        </w:rPr>
        <w:tab/>
        <w:t>return 0;</w:t>
      </w:r>
    </w:p>
    <w:p w14:paraId="5AC0D9F5" w14:textId="77777777" w:rsidR="00FA78CD" w:rsidRPr="00A4637A" w:rsidRDefault="00FA78CD" w:rsidP="00FA78CD">
      <w:pPr>
        <w:snapToGrid w:val="0"/>
        <w:spacing w:line="300" w:lineRule="auto"/>
        <w:rPr>
          <w:sz w:val="24"/>
        </w:rPr>
      </w:pPr>
      <w:r w:rsidRPr="00A4637A">
        <w:rPr>
          <w:sz w:val="24"/>
        </w:rPr>
        <w:t>}</w:t>
      </w:r>
    </w:p>
    <w:p w14:paraId="337684A4" w14:textId="77777777" w:rsidR="00FA78CD" w:rsidRPr="00A4637A" w:rsidRDefault="00FA78CD" w:rsidP="00FA78CD">
      <w:pPr>
        <w:snapToGrid w:val="0"/>
        <w:spacing w:line="300" w:lineRule="auto"/>
        <w:rPr>
          <w:sz w:val="24"/>
        </w:rPr>
      </w:pPr>
    </w:p>
    <w:p w14:paraId="64CB4BFC" w14:textId="77777777" w:rsidR="00FA78CD" w:rsidRPr="00A4637A" w:rsidRDefault="00FA78CD" w:rsidP="00FA78CD">
      <w:pPr>
        <w:snapToGrid w:val="0"/>
        <w:spacing w:line="300" w:lineRule="auto"/>
        <w:rPr>
          <w:sz w:val="24"/>
        </w:rPr>
      </w:pPr>
      <w:r w:rsidRPr="00A4637A">
        <w:rPr>
          <w:sz w:val="24"/>
        </w:rPr>
        <w:t xml:space="preserve">int </w:t>
      </w:r>
      <w:proofErr w:type="gramStart"/>
      <w:r w:rsidRPr="00A4637A">
        <w:rPr>
          <w:sz w:val="24"/>
        </w:rPr>
        <w:t>judge(</w:t>
      </w:r>
      <w:proofErr w:type="gramEnd"/>
      <w:r w:rsidRPr="00A4637A">
        <w:rPr>
          <w:sz w:val="24"/>
        </w:rPr>
        <w:t>int x) {</w:t>
      </w:r>
    </w:p>
    <w:p w14:paraId="662EFC87" w14:textId="77777777" w:rsidR="00FA78CD" w:rsidRPr="00A4637A" w:rsidRDefault="00FA78CD" w:rsidP="00FA78CD">
      <w:pPr>
        <w:snapToGrid w:val="0"/>
        <w:spacing w:line="300" w:lineRule="auto"/>
        <w:rPr>
          <w:sz w:val="24"/>
        </w:rPr>
      </w:pPr>
      <w:r w:rsidRPr="00A4637A">
        <w:rPr>
          <w:sz w:val="24"/>
        </w:rPr>
        <w:tab/>
        <w:t xml:space="preserve">int </w:t>
      </w:r>
      <w:proofErr w:type="spellStart"/>
      <w:r w:rsidRPr="00A4637A">
        <w:rPr>
          <w:sz w:val="24"/>
        </w:rPr>
        <w:t>i</w:t>
      </w:r>
      <w:proofErr w:type="spellEnd"/>
      <w:r w:rsidRPr="00A4637A">
        <w:rPr>
          <w:sz w:val="24"/>
        </w:rPr>
        <w:t>, k, flag = 0;</w:t>
      </w:r>
    </w:p>
    <w:p w14:paraId="339ABC28" w14:textId="77777777" w:rsidR="00FA78CD" w:rsidRPr="00A4637A" w:rsidRDefault="00FA78CD" w:rsidP="00FA78CD">
      <w:pPr>
        <w:snapToGrid w:val="0"/>
        <w:spacing w:line="300" w:lineRule="auto"/>
        <w:rPr>
          <w:sz w:val="24"/>
        </w:rPr>
      </w:pPr>
      <w:r w:rsidRPr="00A4637A">
        <w:rPr>
          <w:sz w:val="24"/>
        </w:rPr>
        <w:tab/>
        <w:t>for (</w:t>
      </w:r>
      <w:proofErr w:type="spellStart"/>
      <w:r w:rsidRPr="00A4637A">
        <w:rPr>
          <w:sz w:val="24"/>
        </w:rPr>
        <w:t>i</w:t>
      </w:r>
      <w:proofErr w:type="spellEnd"/>
      <w:r w:rsidRPr="00A4637A">
        <w:rPr>
          <w:sz w:val="24"/>
        </w:rPr>
        <w:t xml:space="preserve"> = 2, k = x &gt;&gt; 1; </w:t>
      </w:r>
      <w:proofErr w:type="spellStart"/>
      <w:r w:rsidRPr="00A4637A">
        <w:rPr>
          <w:sz w:val="24"/>
        </w:rPr>
        <w:t>i</w:t>
      </w:r>
      <w:proofErr w:type="spellEnd"/>
      <w:r w:rsidRPr="00A4637A">
        <w:rPr>
          <w:sz w:val="24"/>
        </w:rPr>
        <w:t xml:space="preserve"> &lt;= k; </w:t>
      </w:r>
      <w:proofErr w:type="spellStart"/>
      <w:r w:rsidRPr="00A4637A">
        <w:rPr>
          <w:sz w:val="24"/>
        </w:rPr>
        <w:t>i</w:t>
      </w:r>
      <w:proofErr w:type="spellEnd"/>
      <w:r w:rsidRPr="00A4637A">
        <w:rPr>
          <w:sz w:val="24"/>
        </w:rPr>
        <w:t>++)</w:t>
      </w:r>
    </w:p>
    <w:p w14:paraId="523120B3" w14:textId="77777777" w:rsidR="00FA78CD" w:rsidRPr="00A4637A" w:rsidRDefault="00FA78CD" w:rsidP="00FA78CD">
      <w:pPr>
        <w:snapToGrid w:val="0"/>
        <w:spacing w:line="300" w:lineRule="auto"/>
        <w:rPr>
          <w:sz w:val="24"/>
        </w:rPr>
      </w:pPr>
      <w:r w:rsidRPr="00A4637A">
        <w:rPr>
          <w:sz w:val="24"/>
        </w:rPr>
        <w:tab/>
      </w:r>
      <w:r w:rsidRPr="00A4637A">
        <w:rPr>
          <w:sz w:val="24"/>
        </w:rPr>
        <w:tab/>
        <w:t xml:space="preserve">if </w:t>
      </w:r>
      <w:proofErr w:type="gramStart"/>
      <w:r w:rsidRPr="00A4637A">
        <w:rPr>
          <w:sz w:val="24"/>
        </w:rPr>
        <w:t>(!(</w:t>
      </w:r>
      <w:proofErr w:type="gramEnd"/>
      <w:r w:rsidRPr="00A4637A">
        <w:rPr>
          <w:sz w:val="24"/>
        </w:rPr>
        <w:t xml:space="preserve">x % </w:t>
      </w:r>
      <w:proofErr w:type="spellStart"/>
      <w:r w:rsidRPr="00A4637A">
        <w:rPr>
          <w:sz w:val="24"/>
        </w:rPr>
        <w:t>i</w:t>
      </w:r>
      <w:proofErr w:type="spellEnd"/>
      <w:r w:rsidRPr="00A4637A">
        <w:rPr>
          <w:sz w:val="24"/>
        </w:rPr>
        <w:t>)) {</w:t>
      </w:r>
    </w:p>
    <w:p w14:paraId="41C04885" w14:textId="77777777" w:rsidR="00FA78CD" w:rsidRPr="00A4637A" w:rsidRDefault="00FA78CD" w:rsidP="00FA78CD">
      <w:pPr>
        <w:snapToGrid w:val="0"/>
        <w:spacing w:line="300" w:lineRule="auto"/>
        <w:rPr>
          <w:sz w:val="24"/>
        </w:rPr>
      </w:pPr>
      <w:r w:rsidRPr="00A4637A">
        <w:rPr>
          <w:sz w:val="24"/>
        </w:rPr>
        <w:tab/>
      </w:r>
      <w:r w:rsidRPr="00A4637A">
        <w:rPr>
          <w:sz w:val="24"/>
        </w:rPr>
        <w:tab/>
      </w:r>
      <w:r w:rsidRPr="00A4637A">
        <w:rPr>
          <w:sz w:val="24"/>
        </w:rPr>
        <w:tab/>
        <w:t>flag = 1;</w:t>
      </w:r>
    </w:p>
    <w:p w14:paraId="08AAF9D3" w14:textId="77777777" w:rsidR="00FA78CD" w:rsidRPr="00A4637A" w:rsidRDefault="00FA78CD" w:rsidP="00FA78CD">
      <w:pPr>
        <w:snapToGrid w:val="0"/>
        <w:spacing w:line="300" w:lineRule="auto"/>
        <w:rPr>
          <w:sz w:val="24"/>
        </w:rPr>
      </w:pPr>
      <w:r w:rsidRPr="00A4637A">
        <w:rPr>
          <w:sz w:val="24"/>
        </w:rPr>
        <w:tab/>
      </w:r>
      <w:r w:rsidRPr="00A4637A">
        <w:rPr>
          <w:sz w:val="24"/>
        </w:rPr>
        <w:tab/>
      </w:r>
      <w:r w:rsidRPr="00A4637A">
        <w:rPr>
          <w:sz w:val="24"/>
        </w:rPr>
        <w:tab/>
        <w:t>break;</w:t>
      </w:r>
    </w:p>
    <w:p w14:paraId="223ECF86" w14:textId="77777777" w:rsidR="00FA78CD" w:rsidRPr="00A4637A" w:rsidRDefault="00FA78CD" w:rsidP="00FA78CD">
      <w:pPr>
        <w:snapToGrid w:val="0"/>
        <w:spacing w:line="300" w:lineRule="auto"/>
        <w:rPr>
          <w:sz w:val="24"/>
        </w:rPr>
      </w:pPr>
      <w:r w:rsidRPr="00A4637A">
        <w:rPr>
          <w:sz w:val="24"/>
        </w:rPr>
        <w:tab/>
      </w:r>
      <w:r w:rsidRPr="00A4637A">
        <w:rPr>
          <w:sz w:val="24"/>
        </w:rPr>
        <w:tab/>
        <w:t>}</w:t>
      </w:r>
    </w:p>
    <w:p w14:paraId="5EAC002D" w14:textId="77777777" w:rsidR="00FA78CD" w:rsidRPr="00A4637A" w:rsidRDefault="00FA78CD" w:rsidP="00FA78CD">
      <w:pPr>
        <w:snapToGrid w:val="0"/>
        <w:spacing w:line="300" w:lineRule="auto"/>
        <w:rPr>
          <w:sz w:val="24"/>
        </w:rPr>
      </w:pPr>
      <w:r w:rsidRPr="00A4637A">
        <w:rPr>
          <w:sz w:val="24"/>
        </w:rPr>
        <w:tab/>
        <w:t>if (flag == 1) return 1;</w:t>
      </w:r>
    </w:p>
    <w:p w14:paraId="078F968B" w14:textId="77777777" w:rsidR="00FA78CD" w:rsidRPr="00A4637A" w:rsidRDefault="00FA78CD" w:rsidP="00FA78CD">
      <w:pPr>
        <w:snapToGrid w:val="0"/>
        <w:spacing w:line="300" w:lineRule="auto"/>
        <w:rPr>
          <w:sz w:val="24"/>
        </w:rPr>
      </w:pPr>
      <w:r w:rsidRPr="00A4637A">
        <w:rPr>
          <w:sz w:val="24"/>
        </w:rPr>
        <w:tab/>
        <w:t>else return 0;</w:t>
      </w:r>
    </w:p>
    <w:p w14:paraId="2A8EFDF5" w14:textId="77777777" w:rsidR="00FA78CD" w:rsidRDefault="00FA78CD" w:rsidP="00FA78CD">
      <w:pPr>
        <w:snapToGrid w:val="0"/>
        <w:spacing w:line="300" w:lineRule="auto"/>
        <w:rPr>
          <w:sz w:val="24"/>
        </w:rPr>
      </w:pPr>
      <w:r w:rsidRPr="00A4637A">
        <w:rPr>
          <w:sz w:val="24"/>
        </w:rPr>
        <w:t>}</w:t>
      </w:r>
    </w:p>
    <w:p w14:paraId="4AB160F7" w14:textId="77777777" w:rsidR="00FA78CD" w:rsidRDefault="00FA78CD" w:rsidP="00FA78CD">
      <w:pPr>
        <w:snapToGrid w:val="0"/>
        <w:spacing w:line="300" w:lineRule="auto"/>
        <w:rPr>
          <w:sz w:val="24"/>
        </w:rPr>
      </w:pPr>
      <w:r>
        <w:rPr>
          <w:sz w:val="24"/>
        </w:rPr>
        <w:tab/>
      </w:r>
      <w:r>
        <w:rPr>
          <w:rFonts w:hint="eastAsia"/>
          <w:sz w:val="24"/>
        </w:rPr>
        <w:t>程序输出展示如下：</w:t>
      </w:r>
    </w:p>
    <w:p w14:paraId="11E1D014" w14:textId="77777777" w:rsidR="00FA78CD" w:rsidRDefault="00FA78CD" w:rsidP="00FA78CD">
      <w:pPr>
        <w:snapToGrid w:val="0"/>
        <w:spacing w:line="300" w:lineRule="auto"/>
        <w:rPr>
          <w:sz w:val="24"/>
        </w:rPr>
      </w:pPr>
      <w:r>
        <w:rPr>
          <w:sz w:val="24"/>
        </w:rPr>
        <w:tab/>
      </w:r>
      <w:r>
        <w:rPr>
          <w:noProof/>
        </w:rPr>
        <w:drawing>
          <wp:inline distT="0" distB="0" distL="0" distR="0" wp14:anchorId="2871FC6F" wp14:editId="37EE0757">
            <wp:extent cx="5274310" cy="91757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917575"/>
                    </a:xfrm>
                    <a:prstGeom prst="rect">
                      <a:avLst/>
                    </a:prstGeom>
                  </pic:spPr>
                </pic:pic>
              </a:graphicData>
            </a:graphic>
          </wp:inline>
        </w:drawing>
      </w:r>
    </w:p>
    <w:p w14:paraId="1EF85BC5" w14:textId="77777777" w:rsidR="00FA78CD" w:rsidRPr="00CB55D8" w:rsidRDefault="00FA78CD" w:rsidP="00FA78CD">
      <w:pPr>
        <w:snapToGrid w:val="0"/>
        <w:spacing w:line="360" w:lineRule="auto"/>
        <w:rPr>
          <w:sz w:val="24"/>
        </w:rPr>
      </w:pPr>
    </w:p>
    <w:p w14:paraId="38E55980" w14:textId="77777777" w:rsidR="00FA78CD" w:rsidRPr="00885843" w:rsidRDefault="00FA78CD" w:rsidP="00FA78CD">
      <w:pPr>
        <w:snapToGrid w:val="0"/>
        <w:spacing w:afterLines="25" w:after="78" w:line="360" w:lineRule="auto"/>
        <w:rPr>
          <w:b/>
          <w:sz w:val="24"/>
        </w:rPr>
      </w:pPr>
      <w:r>
        <w:rPr>
          <w:b/>
          <w:sz w:val="24"/>
        </w:rPr>
        <w:t>2</w:t>
      </w:r>
      <w:r w:rsidRPr="00885843">
        <w:rPr>
          <w:b/>
          <w:sz w:val="24"/>
        </w:rPr>
        <w:t xml:space="preserve">.2.3 </w:t>
      </w:r>
      <w:r w:rsidRPr="00885843">
        <w:rPr>
          <w:rFonts w:hAnsi="宋体"/>
          <w:b/>
          <w:sz w:val="24"/>
        </w:rPr>
        <w:t>程序设计</w:t>
      </w:r>
    </w:p>
    <w:p w14:paraId="51A76189" w14:textId="77777777" w:rsidR="00FA78CD" w:rsidRDefault="00FA78CD" w:rsidP="00FA78CD">
      <w:pPr>
        <w:snapToGrid w:val="0"/>
        <w:spacing w:line="360" w:lineRule="auto"/>
        <w:rPr>
          <w:rFonts w:hAnsi="宋体"/>
          <w:bCs/>
          <w:sz w:val="24"/>
        </w:rPr>
      </w:pPr>
      <w:r w:rsidRPr="00EA59C5">
        <w:rPr>
          <w:rFonts w:hAnsi="宋体" w:hint="eastAsia"/>
          <w:bCs/>
          <w:sz w:val="24"/>
        </w:rPr>
        <w:t>（</w:t>
      </w:r>
      <w:r w:rsidRPr="00EA59C5">
        <w:rPr>
          <w:rFonts w:hAnsi="宋体" w:hint="eastAsia"/>
          <w:bCs/>
          <w:sz w:val="24"/>
        </w:rPr>
        <w:t>1</w:t>
      </w:r>
      <w:r w:rsidRPr="00EA59C5">
        <w:rPr>
          <w:rFonts w:hAnsi="宋体" w:hint="eastAsia"/>
          <w:bCs/>
          <w:sz w:val="24"/>
        </w:rPr>
        <w:t>）</w:t>
      </w:r>
      <w:r w:rsidRPr="00EA59C5">
        <w:rPr>
          <w:rFonts w:hAnsi="宋体" w:hint="eastAsia"/>
          <w:bCs/>
          <w:sz w:val="24"/>
        </w:rPr>
        <w:t xml:space="preserve"> </w:t>
      </w:r>
      <w:r w:rsidRPr="00EA59C5">
        <w:rPr>
          <w:rFonts w:hAnsi="宋体" w:hint="eastAsia"/>
          <w:bCs/>
          <w:sz w:val="24"/>
        </w:rPr>
        <w:t>假设工资税金按以下方法计算：</w:t>
      </w:r>
      <w:r w:rsidRPr="00EA59C5">
        <w:rPr>
          <w:rFonts w:hAnsi="宋体" w:hint="eastAsia"/>
          <w:bCs/>
          <w:sz w:val="24"/>
        </w:rPr>
        <w:t xml:space="preserve">x </w:t>
      </w:r>
      <w:r w:rsidRPr="00EA59C5">
        <w:rPr>
          <w:rFonts w:hAnsi="宋体" w:hint="eastAsia"/>
          <w:bCs/>
          <w:sz w:val="24"/>
        </w:rPr>
        <w:t>＜</w:t>
      </w:r>
      <w:r w:rsidRPr="00EA59C5">
        <w:rPr>
          <w:rFonts w:hAnsi="宋体" w:hint="eastAsia"/>
          <w:bCs/>
          <w:sz w:val="24"/>
        </w:rPr>
        <w:t xml:space="preserve"> 1000</w:t>
      </w:r>
      <w:r w:rsidRPr="00EA59C5">
        <w:rPr>
          <w:rFonts w:hAnsi="宋体" w:hint="eastAsia"/>
          <w:bCs/>
          <w:sz w:val="24"/>
        </w:rPr>
        <w:t>元，不收取税金；</w:t>
      </w:r>
      <w:r w:rsidRPr="00EA59C5">
        <w:rPr>
          <w:rFonts w:hAnsi="宋体" w:hint="eastAsia"/>
          <w:bCs/>
          <w:sz w:val="24"/>
        </w:rPr>
        <w:t xml:space="preserve">1000 </w:t>
      </w:r>
      <w:r w:rsidRPr="00EA59C5">
        <w:rPr>
          <w:rFonts w:hAnsi="宋体" w:hint="eastAsia"/>
          <w:bCs/>
          <w:sz w:val="24"/>
        </w:rPr>
        <w:t>≤</w:t>
      </w:r>
      <w:r w:rsidRPr="00EA59C5">
        <w:rPr>
          <w:rFonts w:hAnsi="宋体" w:hint="eastAsia"/>
          <w:bCs/>
          <w:sz w:val="24"/>
        </w:rPr>
        <w:t xml:space="preserve"> x </w:t>
      </w:r>
      <w:r w:rsidRPr="00EA59C5">
        <w:rPr>
          <w:rFonts w:hAnsi="宋体" w:hint="eastAsia"/>
          <w:bCs/>
          <w:sz w:val="24"/>
        </w:rPr>
        <w:t>＜</w:t>
      </w:r>
      <w:r w:rsidRPr="00EA59C5">
        <w:rPr>
          <w:rFonts w:hAnsi="宋体" w:hint="eastAsia"/>
          <w:bCs/>
          <w:sz w:val="24"/>
        </w:rPr>
        <w:t xml:space="preserve"> 2000</w:t>
      </w:r>
      <w:r w:rsidRPr="00EA59C5">
        <w:rPr>
          <w:rFonts w:hAnsi="宋体" w:hint="eastAsia"/>
          <w:bCs/>
          <w:sz w:val="24"/>
        </w:rPr>
        <w:t>，收取</w:t>
      </w:r>
      <w:r w:rsidRPr="00EA59C5">
        <w:rPr>
          <w:rFonts w:hAnsi="宋体" w:hint="eastAsia"/>
          <w:bCs/>
          <w:sz w:val="24"/>
        </w:rPr>
        <w:t>5%</w:t>
      </w:r>
      <w:r w:rsidRPr="00EA59C5">
        <w:rPr>
          <w:rFonts w:hAnsi="宋体" w:hint="eastAsia"/>
          <w:bCs/>
          <w:sz w:val="24"/>
        </w:rPr>
        <w:t>的税金；</w:t>
      </w:r>
      <w:r w:rsidRPr="00EA59C5">
        <w:rPr>
          <w:rFonts w:hAnsi="宋体" w:hint="eastAsia"/>
          <w:bCs/>
          <w:sz w:val="24"/>
        </w:rPr>
        <w:t xml:space="preserve">2000 </w:t>
      </w:r>
      <w:r w:rsidRPr="00EA59C5">
        <w:rPr>
          <w:rFonts w:hAnsi="宋体" w:hint="eastAsia"/>
          <w:bCs/>
          <w:sz w:val="24"/>
        </w:rPr>
        <w:t>≤</w:t>
      </w:r>
      <w:r w:rsidRPr="00EA59C5">
        <w:rPr>
          <w:rFonts w:hAnsi="宋体" w:hint="eastAsia"/>
          <w:bCs/>
          <w:sz w:val="24"/>
        </w:rPr>
        <w:t xml:space="preserve"> x </w:t>
      </w:r>
      <w:r w:rsidRPr="00EA59C5">
        <w:rPr>
          <w:rFonts w:hAnsi="宋体" w:hint="eastAsia"/>
          <w:bCs/>
          <w:sz w:val="24"/>
        </w:rPr>
        <w:t>＜</w:t>
      </w:r>
      <w:r w:rsidRPr="00EA59C5">
        <w:rPr>
          <w:rFonts w:hAnsi="宋体" w:hint="eastAsia"/>
          <w:bCs/>
          <w:sz w:val="24"/>
        </w:rPr>
        <w:t xml:space="preserve"> 3000</w:t>
      </w:r>
      <w:r w:rsidRPr="00EA59C5">
        <w:rPr>
          <w:rFonts w:hAnsi="宋体" w:hint="eastAsia"/>
          <w:bCs/>
          <w:sz w:val="24"/>
        </w:rPr>
        <w:t>，收取</w:t>
      </w:r>
      <w:r w:rsidRPr="00EA59C5">
        <w:rPr>
          <w:rFonts w:hAnsi="宋体" w:hint="eastAsia"/>
          <w:bCs/>
          <w:sz w:val="24"/>
        </w:rPr>
        <w:t>10%</w:t>
      </w:r>
      <w:r w:rsidRPr="00EA59C5">
        <w:rPr>
          <w:rFonts w:hAnsi="宋体" w:hint="eastAsia"/>
          <w:bCs/>
          <w:sz w:val="24"/>
        </w:rPr>
        <w:t>的税金；</w:t>
      </w:r>
      <w:r w:rsidRPr="00EA59C5">
        <w:rPr>
          <w:rFonts w:hAnsi="宋体" w:hint="eastAsia"/>
          <w:bCs/>
          <w:sz w:val="24"/>
        </w:rPr>
        <w:t xml:space="preserve">3000 </w:t>
      </w:r>
      <w:r w:rsidRPr="00EA59C5">
        <w:rPr>
          <w:rFonts w:hAnsi="宋体" w:hint="eastAsia"/>
          <w:bCs/>
          <w:sz w:val="24"/>
        </w:rPr>
        <w:t>≤</w:t>
      </w:r>
      <w:r w:rsidRPr="00EA59C5">
        <w:rPr>
          <w:rFonts w:hAnsi="宋体" w:hint="eastAsia"/>
          <w:bCs/>
          <w:sz w:val="24"/>
        </w:rPr>
        <w:t xml:space="preserve"> x </w:t>
      </w:r>
      <w:r w:rsidRPr="00EA59C5">
        <w:rPr>
          <w:rFonts w:hAnsi="宋体" w:hint="eastAsia"/>
          <w:bCs/>
          <w:sz w:val="24"/>
        </w:rPr>
        <w:t>＜</w:t>
      </w:r>
      <w:r w:rsidRPr="00EA59C5">
        <w:rPr>
          <w:rFonts w:hAnsi="宋体" w:hint="eastAsia"/>
          <w:bCs/>
          <w:sz w:val="24"/>
        </w:rPr>
        <w:t xml:space="preserve"> 4000</w:t>
      </w:r>
      <w:r w:rsidRPr="00EA59C5">
        <w:rPr>
          <w:rFonts w:hAnsi="宋体" w:hint="eastAsia"/>
          <w:bCs/>
          <w:sz w:val="24"/>
        </w:rPr>
        <w:t>，收取</w:t>
      </w:r>
      <w:r w:rsidRPr="00EA59C5">
        <w:rPr>
          <w:rFonts w:hAnsi="宋体" w:hint="eastAsia"/>
          <w:bCs/>
          <w:sz w:val="24"/>
        </w:rPr>
        <w:t>15%</w:t>
      </w:r>
      <w:r w:rsidRPr="00EA59C5">
        <w:rPr>
          <w:rFonts w:hAnsi="宋体" w:hint="eastAsia"/>
          <w:bCs/>
          <w:sz w:val="24"/>
        </w:rPr>
        <w:t>的税金；</w:t>
      </w:r>
      <w:r w:rsidRPr="00EA59C5">
        <w:rPr>
          <w:rFonts w:hAnsi="宋体" w:hint="eastAsia"/>
          <w:bCs/>
          <w:sz w:val="24"/>
        </w:rPr>
        <w:t xml:space="preserve">4000 </w:t>
      </w:r>
      <w:r w:rsidRPr="00EA59C5">
        <w:rPr>
          <w:rFonts w:hAnsi="宋体" w:hint="eastAsia"/>
          <w:bCs/>
          <w:sz w:val="24"/>
        </w:rPr>
        <w:t>≤</w:t>
      </w:r>
      <w:r w:rsidRPr="00EA59C5">
        <w:rPr>
          <w:rFonts w:hAnsi="宋体" w:hint="eastAsia"/>
          <w:bCs/>
          <w:sz w:val="24"/>
        </w:rPr>
        <w:t xml:space="preserve"> x </w:t>
      </w:r>
      <w:r w:rsidRPr="00EA59C5">
        <w:rPr>
          <w:rFonts w:hAnsi="宋体" w:hint="eastAsia"/>
          <w:bCs/>
          <w:sz w:val="24"/>
        </w:rPr>
        <w:t>＜</w:t>
      </w:r>
      <w:r w:rsidRPr="00EA59C5">
        <w:rPr>
          <w:rFonts w:hAnsi="宋体" w:hint="eastAsia"/>
          <w:bCs/>
          <w:sz w:val="24"/>
        </w:rPr>
        <w:t xml:space="preserve"> 5000</w:t>
      </w:r>
      <w:r w:rsidRPr="00EA59C5">
        <w:rPr>
          <w:rFonts w:hAnsi="宋体" w:hint="eastAsia"/>
          <w:bCs/>
          <w:sz w:val="24"/>
        </w:rPr>
        <w:t>，收取</w:t>
      </w:r>
      <w:r w:rsidRPr="00EA59C5">
        <w:rPr>
          <w:rFonts w:hAnsi="宋体" w:hint="eastAsia"/>
          <w:bCs/>
          <w:sz w:val="24"/>
        </w:rPr>
        <w:t>20%</w:t>
      </w:r>
      <w:r w:rsidRPr="00EA59C5">
        <w:rPr>
          <w:rFonts w:hAnsi="宋体" w:hint="eastAsia"/>
          <w:bCs/>
          <w:sz w:val="24"/>
        </w:rPr>
        <w:t>的税金；</w:t>
      </w:r>
      <w:r w:rsidRPr="00EA59C5">
        <w:rPr>
          <w:rFonts w:hAnsi="宋体" w:hint="eastAsia"/>
          <w:bCs/>
          <w:sz w:val="24"/>
        </w:rPr>
        <w:t xml:space="preserve">5000 </w:t>
      </w:r>
      <w:r w:rsidRPr="00EA59C5">
        <w:rPr>
          <w:rFonts w:hAnsi="宋体" w:hint="eastAsia"/>
          <w:bCs/>
          <w:sz w:val="24"/>
        </w:rPr>
        <w:t>≤</w:t>
      </w:r>
      <w:r w:rsidRPr="00EA59C5">
        <w:rPr>
          <w:rFonts w:hAnsi="宋体" w:hint="eastAsia"/>
          <w:bCs/>
          <w:sz w:val="24"/>
        </w:rPr>
        <w:t xml:space="preserve"> x</w:t>
      </w:r>
      <w:r w:rsidRPr="00EA59C5">
        <w:rPr>
          <w:rFonts w:hAnsi="宋体" w:hint="eastAsia"/>
          <w:bCs/>
          <w:sz w:val="24"/>
        </w:rPr>
        <w:t>，收取</w:t>
      </w:r>
      <w:r w:rsidRPr="00EA59C5">
        <w:rPr>
          <w:rFonts w:hAnsi="宋体" w:hint="eastAsia"/>
          <w:bCs/>
          <w:sz w:val="24"/>
        </w:rPr>
        <w:t>25%</w:t>
      </w:r>
      <w:r w:rsidRPr="00EA59C5">
        <w:rPr>
          <w:rFonts w:hAnsi="宋体" w:hint="eastAsia"/>
          <w:bCs/>
          <w:sz w:val="24"/>
        </w:rPr>
        <w:t>的税金。（注意税金的计算按照阶梯计税法，比如，工资为</w:t>
      </w:r>
      <w:r w:rsidRPr="00EA59C5">
        <w:rPr>
          <w:rFonts w:hAnsi="宋体" w:hint="eastAsia"/>
          <w:bCs/>
          <w:sz w:val="24"/>
        </w:rPr>
        <w:t>4500</w:t>
      </w:r>
      <w:r w:rsidRPr="00EA59C5">
        <w:rPr>
          <w:rFonts w:hAnsi="宋体" w:hint="eastAsia"/>
          <w:bCs/>
          <w:sz w:val="24"/>
        </w:rPr>
        <w:t>，那么税金</w:t>
      </w:r>
      <w:r w:rsidRPr="00EA59C5">
        <w:rPr>
          <w:rFonts w:hAnsi="宋体" w:hint="eastAsia"/>
          <w:bCs/>
          <w:sz w:val="24"/>
        </w:rPr>
        <w:t>=1000*5% + 1000*10% + 1000*15% + 501*20%</w:t>
      </w:r>
      <w:r w:rsidRPr="00EA59C5">
        <w:rPr>
          <w:rFonts w:hAnsi="宋体" w:hint="eastAsia"/>
          <w:bCs/>
          <w:sz w:val="24"/>
        </w:rPr>
        <w:t>）。编写一个程序</w:t>
      </w:r>
      <w:r w:rsidRPr="00EA59C5">
        <w:rPr>
          <w:rFonts w:hAnsi="宋体" w:hint="eastAsia"/>
          <w:bCs/>
          <w:sz w:val="24"/>
        </w:rPr>
        <w:t>,</w:t>
      </w:r>
      <w:r w:rsidRPr="00EA59C5">
        <w:rPr>
          <w:rFonts w:hAnsi="宋体" w:hint="eastAsia"/>
          <w:bCs/>
          <w:sz w:val="24"/>
        </w:rPr>
        <w:t>输入工资金额，输出应收取税金额度，要求分别用</w:t>
      </w:r>
      <w:r w:rsidRPr="00EA59C5">
        <w:rPr>
          <w:rFonts w:hAnsi="宋体" w:hint="eastAsia"/>
          <w:bCs/>
          <w:sz w:val="24"/>
        </w:rPr>
        <w:t>if</w:t>
      </w:r>
      <w:r w:rsidRPr="00EA59C5">
        <w:rPr>
          <w:rFonts w:hAnsi="宋体" w:hint="eastAsia"/>
          <w:bCs/>
          <w:sz w:val="24"/>
        </w:rPr>
        <w:t>语句和</w:t>
      </w:r>
      <w:r w:rsidRPr="00EA59C5">
        <w:rPr>
          <w:rFonts w:hAnsi="宋体" w:hint="eastAsia"/>
          <w:bCs/>
          <w:sz w:val="24"/>
        </w:rPr>
        <w:t>switch</w:t>
      </w:r>
      <w:r w:rsidRPr="00EA59C5">
        <w:rPr>
          <w:rFonts w:hAnsi="宋体" w:hint="eastAsia"/>
          <w:bCs/>
          <w:sz w:val="24"/>
        </w:rPr>
        <w:t>语句来实现。</w:t>
      </w:r>
    </w:p>
    <w:p w14:paraId="1D559D0A" w14:textId="77777777" w:rsidR="00FA78CD" w:rsidRPr="006E1061" w:rsidRDefault="00FA78CD" w:rsidP="00FA78CD">
      <w:pPr>
        <w:snapToGrid w:val="0"/>
        <w:spacing w:line="300" w:lineRule="auto"/>
        <w:rPr>
          <w:sz w:val="24"/>
        </w:rPr>
      </w:pPr>
      <w:r w:rsidRPr="006E1061">
        <w:rPr>
          <w:sz w:val="24"/>
        </w:rPr>
        <w:t>解答：</w:t>
      </w:r>
    </w:p>
    <w:p w14:paraId="78763B0E" w14:textId="77777777" w:rsidR="00FA78CD" w:rsidRPr="006E1061" w:rsidRDefault="00FA78CD" w:rsidP="00FA78CD">
      <w:pPr>
        <w:snapToGrid w:val="0"/>
        <w:spacing w:line="300" w:lineRule="auto"/>
        <w:rPr>
          <w:sz w:val="24"/>
        </w:rPr>
      </w:pPr>
      <w:r w:rsidRPr="006E1061">
        <w:rPr>
          <w:sz w:val="24"/>
        </w:rPr>
        <w:tab/>
        <w:t>1</w:t>
      </w:r>
      <w:r w:rsidRPr="006E1061">
        <w:rPr>
          <w:sz w:val="24"/>
        </w:rPr>
        <w:t>）</w:t>
      </w:r>
      <w:r w:rsidRPr="006E1061">
        <w:rPr>
          <w:sz w:val="24"/>
        </w:rPr>
        <w:t xml:space="preserve"> </w:t>
      </w:r>
      <w:r w:rsidRPr="006E1061">
        <w:rPr>
          <w:rFonts w:hint="eastAsia"/>
          <w:sz w:val="24"/>
        </w:rPr>
        <w:t>本题，可使用累加的计算方法从而避免手动计算大量的公式，简单而直接。</w:t>
      </w:r>
    </w:p>
    <w:p w14:paraId="6AC491A7" w14:textId="77777777" w:rsidR="00FA78CD" w:rsidRPr="006E1061" w:rsidRDefault="00FA78CD" w:rsidP="00FA78CD">
      <w:pPr>
        <w:snapToGrid w:val="0"/>
        <w:spacing w:line="300" w:lineRule="auto"/>
        <w:rPr>
          <w:sz w:val="24"/>
        </w:rPr>
      </w:pPr>
      <w:r w:rsidRPr="006E1061">
        <w:rPr>
          <w:sz w:val="24"/>
        </w:rPr>
        <w:tab/>
      </w:r>
      <w:r w:rsidRPr="006E1061">
        <w:rPr>
          <w:rFonts w:hint="eastAsia"/>
          <w:sz w:val="24"/>
        </w:rPr>
        <w:t>若使用</w:t>
      </w:r>
      <w:r w:rsidRPr="006E1061">
        <w:rPr>
          <w:rFonts w:hint="eastAsia"/>
          <w:sz w:val="24"/>
        </w:rPr>
        <w:t>if</w:t>
      </w:r>
      <w:r w:rsidRPr="006E1061">
        <w:rPr>
          <w:rFonts w:hint="eastAsia"/>
          <w:sz w:val="24"/>
        </w:rPr>
        <w:t>语句：我们便注意到：</w:t>
      </w:r>
    </w:p>
    <w:p w14:paraId="1214A064" w14:textId="77777777" w:rsidR="00FA78CD" w:rsidRDefault="00FA78CD" w:rsidP="00FA78CD">
      <w:pPr>
        <w:snapToGrid w:val="0"/>
        <w:spacing w:line="300" w:lineRule="auto"/>
        <w:ind w:firstLine="420"/>
        <w:rPr>
          <w:sz w:val="24"/>
        </w:rPr>
      </w:pPr>
      <w:r w:rsidRPr="006E1061">
        <w:rPr>
          <w:rFonts w:hint="eastAsia"/>
          <w:sz w:val="24"/>
        </w:rPr>
        <w:lastRenderedPageBreak/>
        <w:t>x</w:t>
      </w:r>
      <w:r w:rsidRPr="006E1061">
        <w:rPr>
          <w:sz w:val="24"/>
        </w:rPr>
        <w:t>&gt;=5000</w:t>
      </w:r>
      <w:r w:rsidRPr="006E1061">
        <w:rPr>
          <w:rFonts w:hint="eastAsia"/>
          <w:sz w:val="24"/>
        </w:rPr>
        <w:t>的部分</w:t>
      </w:r>
      <w:r>
        <w:rPr>
          <w:rFonts w:hint="eastAsia"/>
          <w:sz w:val="24"/>
        </w:rPr>
        <w:t>(</w:t>
      </w:r>
      <w:r>
        <w:rPr>
          <w:sz w:val="24"/>
        </w:rPr>
        <w:t>x-4999)</w:t>
      </w:r>
      <w:r w:rsidRPr="006E1061">
        <w:rPr>
          <w:rFonts w:hint="eastAsia"/>
          <w:sz w:val="24"/>
        </w:rPr>
        <w:t>应该征收</w:t>
      </w:r>
      <w:r w:rsidRPr="006E1061">
        <w:rPr>
          <w:rFonts w:hint="eastAsia"/>
          <w:sz w:val="24"/>
        </w:rPr>
        <w:t>25%</w:t>
      </w:r>
      <w:r w:rsidRPr="006E1061">
        <w:rPr>
          <w:rFonts w:hint="eastAsia"/>
          <w:sz w:val="24"/>
        </w:rPr>
        <w:t>的税金</w:t>
      </w:r>
      <w:r>
        <w:rPr>
          <w:rFonts w:hint="eastAsia"/>
          <w:sz w:val="24"/>
        </w:rPr>
        <w:t>，为保证阶梯计税，</w:t>
      </w:r>
      <w:r>
        <w:rPr>
          <w:rFonts w:hint="eastAsia"/>
          <w:sz w:val="24"/>
        </w:rPr>
        <w:t>x</w:t>
      </w:r>
      <w:r>
        <w:rPr>
          <w:sz w:val="24"/>
        </w:rPr>
        <w:t>=4999</w:t>
      </w:r>
    </w:p>
    <w:p w14:paraId="3C59E562" w14:textId="77777777" w:rsidR="00FA78CD" w:rsidRPr="006E1061" w:rsidRDefault="00FA78CD" w:rsidP="00FA78CD">
      <w:pPr>
        <w:snapToGrid w:val="0"/>
        <w:spacing w:line="300" w:lineRule="auto"/>
        <w:ind w:firstLine="420"/>
        <w:rPr>
          <w:sz w:val="24"/>
        </w:rPr>
      </w:pPr>
      <w:r w:rsidRPr="006E1061">
        <w:rPr>
          <w:rFonts w:hint="eastAsia"/>
          <w:sz w:val="24"/>
        </w:rPr>
        <w:t>x</w:t>
      </w:r>
      <w:r w:rsidRPr="006E1061">
        <w:rPr>
          <w:sz w:val="24"/>
        </w:rPr>
        <w:t>&gt;=</w:t>
      </w:r>
      <w:r>
        <w:rPr>
          <w:sz w:val="24"/>
        </w:rPr>
        <w:t>4000</w:t>
      </w:r>
      <w:r w:rsidRPr="006E1061">
        <w:rPr>
          <w:rFonts w:hint="eastAsia"/>
          <w:sz w:val="24"/>
        </w:rPr>
        <w:t>的部分</w:t>
      </w:r>
      <w:r>
        <w:rPr>
          <w:rFonts w:hint="eastAsia"/>
          <w:sz w:val="24"/>
        </w:rPr>
        <w:t>(</w:t>
      </w:r>
      <w:r>
        <w:rPr>
          <w:sz w:val="24"/>
        </w:rPr>
        <w:t>x-3999)</w:t>
      </w:r>
      <w:r w:rsidRPr="006E1061">
        <w:rPr>
          <w:rFonts w:hint="eastAsia"/>
          <w:sz w:val="24"/>
        </w:rPr>
        <w:t>应该征收</w:t>
      </w:r>
      <w:r>
        <w:rPr>
          <w:sz w:val="24"/>
        </w:rPr>
        <w:t>20</w:t>
      </w:r>
      <w:r w:rsidRPr="006E1061">
        <w:rPr>
          <w:rFonts w:hint="eastAsia"/>
          <w:sz w:val="24"/>
        </w:rPr>
        <w:t>%</w:t>
      </w:r>
      <w:r w:rsidRPr="006E1061">
        <w:rPr>
          <w:rFonts w:hint="eastAsia"/>
          <w:sz w:val="24"/>
        </w:rPr>
        <w:t>的税金</w:t>
      </w:r>
      <w:r>
        <w:rPr>
          <w:rFonts w:hint="eastAsia"/>
          <w:sz w:val="24"/>
        </w:rPr>
        <w:t>，为保证阶梯计税，</w:t>
      </w:r>
      <w:r>
        <w:rPr>
          <w:rFonts w:hint="eastAsia"/>
          <w:sz w:val="24"/>
        </w:rPr>
        <w:t>x</w:t>
      </w:r>
      <w:r>
        <w:rPr>
          <w:sz w:val="24"/>
        </w:rPr>
        <w:t>=3999</w:t>
      </w:r>
    </w:p>
    <w:p w14:paraId="5FC1BE43" w14:textId="77777777" w:rsidR="00FA78CD" w:rsidRPr="006E1061" w:rsidRDefault="00FA78CD" w:rsidP="00FA78CD">
      <w:pPr>
        <w:snapToGrid w:val="0"/>
        <w:spacing w:line="300" w:lineRule="auto"/>
        <w:ind w:firstLine="420"/>
        <w:rPr>
          <w:sz w:val="24"/>
        </w:rPr>
      </w:pPr>
      <w:r w:rsidRPr="006E1061">
        <w:rPr>
          <w:rFonts w:hint="eastAsia"/>
          <w:sz w:val="24"/>
        </w:rPr>
        <w:t>x</w:t>
      </w:r>
      <w:r w:rsidRPr="006E1061">
        <w:rPr>
          <w:sz w:val="24"/>
        </w:rPr>
        <w:t>&gt;=</w:t>
      </w:r>
      <w:r>
        <w:rPr>
          <w:sz w:val="24"/>
        </w:rPr>
        <w:t>3000</w:t>
      </w:r>
      <w:r w:rsidRPr="006E1061">
        <w:rPr>
          <w:rFonts w:hint="eastAsia"/>
          <w:sz w:val="24"/>
        </w:rPr>
        <w:t>的部分</w:t>
      </w:r>
      <w:r>
        <w:rPr>
          <w:rFonts w:hint="eastAsia"/>
          <w:sz w:val="24"/>
        </w:rPr>
        <w:t>(</w:t>
      </w:r>
      <w:r>
        <w:rPr>
          <w:sz w:val="24"/>
        </w:rPr>
        <w:t>x-2999)</w:t>
      </w:r>
      <w:r w:rsidRPr="006E1061">
        <w:rPr>
          <w:rFonts w:hint="eastAsia"/>
          <w:sz w:val="24"/>
        </w:rPr>
        <w:t>应该征收</w:t>
      </w:r>
      <w:r>
        <w:rPr>
          <w:sz w:val="24"/>
        </w:rPr>
        <w:t>15</w:t>
      </w:r>
      <w:r w:rsidRPr="006E1061">
        <w:rPr>
          <w:rFonts w:hint="eastAsia"/>
          <w:sz w:val="24"/>
        </w:rPr>
        <w:t>%</w:t>
      </w:r>
      <w:r w:rsidRPr="006E1061">
        <w:rPr>
          <w:rFonts w:hint="eastAsia"/>
          <w:sz w:val="24"/>
        </w:rPr>
        <w:t>的税金</w:t>
      </w:r>
      <w:r>
        <w:rPr>
          <w:rFonts w:hint="eastAsia"/>
          <w:sz w:val="24"/>
        </w:rPr>
        <w:t>，为保证阶梯计税，</w:t>
      </w:r>
      <w:r>
        <w:rPr>
          <w:rFonts w:hint="eastAsia"/>
          <w:sz w:val="24"/>
        </w:rPr>
        <w:t>x</w:t>
      </w:r>
      <w:r>
        <w:rPr>
          <w:sz w:val="24"/>
        </w:rPr>
        <w:t>=2999</w:t>
      </w:r>
    </w:p>
    <w:p w14:paraId="26ACEC21" w14:textId="77777777" w:rsidR="00FA78CD" w:rsidRPr="006E1061" w:rsidRDefault="00FA78CD" w:rsidP="00FA78CD">
      <w:pPr>
        <w:snapToGrid w:val="0"/>
        <w:spacing w:line="300" w:lineRule="auto"/>
        <w:ind w:firstLine="420"/>
        <w:rPr>
          <w:sz w:val="24"/>
        </w:rPr>
      </w:pPr>
      <w:r w:rsidRPr="006E1061">
        <w:rPr>
          <w:rFonts w:hint="eastAsia"/>
          <w:sz w:val="24"/>
        </w:rPr>
        <w:t>x</w:t>
      </w:r>
      <w:r w:rsidRPr="006E1061">
        <w:rPr>
          <w:sz w:val="24"/>
        </w:rPr>
        <w:t>&gt;=</w:t>
      </w:r>
      <w:r>
        <w:rPr>
          <w:sz w:val="24"/>
        </w:rPr>
        <w:t>2000</w:t>
      </w:r>
      <w:r w:rsidRPr="006E1061">
        <w:rPr>
          <w:rFonts w:hint="eastAsia"/>
          <w:sz w:val="24"/>
        </w:rPr>
        <w:t>的部分</w:t>
      </w:r>
      <w:r>
        <w:rPr>
          <w:rFonts w:hint="eastAsia"/>
          <w:sz w:val="24"/>
        </w:rPr>
        <w:t>(</w:t>
      </w:r>
      <w:r>
        <w:rPr>
          <w:sz w:val="24"/>
        </w:rPr>
        <w:t>x-1999)</w:t>
      </w:r>
      <w:r w:rsidRPr="006E1061">
        <w:rPr>
          <w:rFonts w:hint="eastAsia"/>
          <w:sz w:val="24"/>
        </w:rPr>
        <w:t>应该征收</w:t>
      </w:r>
      <w:r>
        <w:rPr>
          <w:sz w:val="24"/>
        </w:rPr>
        <w:t>10</w:t>
      </w:r>
      <w:r w:rsidRPr="006E1061">
        <w:rPr>
          <w:rFonts w:hint="eastAsia"/>
          <w:sz w:val="24"/>
        </w:rPr>
        <w:t>%</w:t>
      </w:r>
      <w:r w:rsidRPr="006E1061">
        <w:rPr>
          <w:rFonts w:hint="eastAsia"/>
          <w:sz w:val="24"/>
        </w:rPr>
        <w:t>的税金</w:t>
      </w:r>
      <w:r>
        <w:rPr>
          <w:rFonts w:hint="eastAsia"/>
          <w:sz w:val="24"/>
        </w:rPr>
        <w:t>，为保证阶梯计税，</w:t>
      </w:r>
      <w:r>
        <w:rPr>
          <w:rFonts w:hint="eastAsia"/>
          <w:sz w:val="24"/>
        </w:rPr>
        <w:t>x</w:t>
      </w:r>
      <w:r>
        <w:rPr>
          <w:sz w:val="24"/>
        </w:rPr>
        <w:t>=1999</w:t>
      </w:r>
    </w:p>
    <w:p w14:paraId="52EB7505" w14:textId="77777777" w:rsidR="00FA78CD" w:rsidRDefault="00FA78CD" w:rsidP="00FA78CD">
      <w:pPr>
        <w:snapToGrid w:val="0"/>
        <w:spacing w:line="300" w:lineRule="auto"/>
        <w:ind w:firstLine="420"/>
        <w:rPr>
          <w:sz w:val="24"/>
        </w:rPr>
      </w:pPr>
      <w:r w:rsidRPr="006E1061">
        <w:rPr>
          <w:rFonts w:hint="eastAsia"/>
          <w:sz w:val="24"/>
        </w:rPr>
        <w:t>x</w:t>
      </w:r>
      <w:r w:rsidRPr="006E1061">
        <w:rPr>
          <w:sz w:val="24"/>
        </w:rPr>
        <w:t>&gt;=</w:t>
      </w:r>
      <w:r>
        <w:rPr>
          <w:sz w:val="24"/>
        </w:rPr>
        <w:t>1000</w:t>
      </w:r>
      <w:r w:rsidRPr="006E1061">
        <w:rPr>
          <w:rFonts w:hint="eastAsia"/>
          <w:sz w:val="24"/>
        </w:rPr>
        <w:t>的部分</w:t>
      </w:r>
      <w:r>
        <w:rPr>
          <w:rFonts w:hint="eastAsia"/>
          <w:sz w:val="24"/>
        </w:rPr>
        <w:t>(</w:t>
      </w:r>
      <w:r>
        <w:rPr>
          <w:sz w:val="24"/>
        </w:rPr>
        <w:t>x-999)</w:t>
      </w:r>
      <w:r w:rsidRPr="006E1061">
        <w:rPr>
          <w:rFonts w:hint="eastAsia"/>
          <w:sz w:val="24"/>
        </w:rPr>
        <w:t>应该征收</w:t>
      </w:r>
      <w:r>
        <w:rPr>
          <w:sz w:val="24"/>
        </w:rPr>
        <w:t>5</w:t>
      </w:r>
      <w:r w:rsidRPr="006E1061">
        <w:rPr>
          <w:rFonts w:hint="eastAsia"/>
          <w:sz w:val="24"/>
        </w:rPr>
        <w:t>%</w:t>
      </w:r>
      <w:r w:rsidRPr="006E1061">
        <w:rPr>
          <w:rFonts w:hint="eastAsia"/>
          <w:sz w:val="24"/>
        </w:rPr>
        <w:t>的税金</w:t>
      </w:r>
      <w:r>
        <w:rPr>
          <w:rFonts w:hint="eastAsia"/>
          <w:sz w:val="24"/>
        </w:rPr>
        <w:t>，为保证阶梯计税，</w:t>
      </w:r>
      <w:r>
        <w:rPr>
          <w:rFonts w:hint="eastAsia"/>
          <w:sz w:val="24"/>
        </w:rPr>
        <w:t>x</w:t>
      </w:r>
      <w:r>
        <w:rPr>
          <w:sz w:val="24"/>
        </w:rPr>
        <w:t>=999</w:t>
      </w:r>
    </w:p>
    <w:p w14:paraId="2DF52226" w14:textId="77777777" w:rsidR="00FA78CD" w:rsidRPr="006E1061" w:rsidRDefault="00FA78CD" w:rsidP="00FA78CD">
      <w:pPr>
        <w:snapToGrid w:val="0"/>
        <w:spacing w:line="300" w:lineRule="auto"/>
        <w:ind w:firstLine="420"/>
        <w:rPr>
          <w:sz w:val="24"/>
        </w:rPr>
      </w:pPr>
      <w:r>
        <w:rPr>
          <w:rFonts w:hint="eastAsia"/>
          <w:sz w:val="24"/>
        </w:rPr>
        <w:t>若使用</w:t>
      </w:r>
      <w:r>
        <w:rPr>
          <w:rFonts w:hint="eastAsia"/>
          <w:sz w:val="24"/>
        </w:rPr>
        <w:t>switch</w:t>
      </w:r>
      <w:r>
        <w:rPr>
          <w:rFonts w:hint="eastAsia"/>
          <w:sz w:val="24"/>
        </w:rPr>
        <w:t>语句：我们注意到</w:t>
      </w:r>
      <w:r>
        <w:rPr>
          <w:rFonts w:hint="eastAsia"/>
          <w:sz w:val="24"/>
        </w:rPr>
        <w:t>case</w:t>
      </w:r>
      <w:r>
        <w:rPr>
          <w:rFonts w:hint="eastAsia"/>
          <w:sz w:val="24"/>
        </w:rPr>
        <w:t>必须是整数值，则可利用</w:t>
      </w:r>
      <w:r>
        <w:rPr>
          <w:rFonts w:hint="eastAsia"/>
          <w:sz w:val="24"/>
        </w:rPr>
        <w:t>i</w:t>
      </w:r>
      <w:r>
        <w:rPr>
          <w:sz w:val="24"/>
        </w:rPr>
        <w:t>nt(</w:t>
      </w:r>
      <w:r>
        <w:rPr>
          <w:rFonts w:hint="eastAsia"/>
          <w:sz w:val="24"/>
        </w:rPr>
        <w:t>x</w:t>
      </w:r>
      <w:r>
        <w:rPr>
          <w:sz w:val="24"/>
        </w:rPr>
        <w:t>/1000)</w:t>
      </w:r>
      <w:r>
        <w:rPr>
          <w:rFonts w:hint="eastAsia"/>
          <w:sz w:val="24"/>
        </w:rPr>
        <w:t>作为参量值，使用</w:t>
      </w:r>
      <w:proofErr w:type="spellStart"/>
      <w:r>
        <w:rPr>
          <w:rFonts w:hint="eastAsia"/>
          <w:sz w:val="24"/>
        </w:rPr>
        <w:t>deflaut</w:t>
      </w:r>
      <w:proofErr w:type="spellEnd"/>
      <w:r>
        <w:rPr>
          <w:rFonts w:hint="eastAsia"/>
          <w:sz w:val="24"/>
        </w:rPr>
        <w:t>语句避免</w:t>
      </w:r>
      <w:r>
        <w:rPr>
          <w:rFonts w:hint="eastAsia"/>
          <w:sz w:val="24"/>
        </w:rPr>
        <w:t>x</w:t>
      </w:r>
      <w:r>
        <w:rPr>
          <w:sz w:val="24"/>
        </w:rPr>
        <w:t>&gt;=6000</w:t>
      </w:r>
      <w:r>
        <w:rPr>
          <w:rFonts w:hint="eastAsia"/>
          <w:sz w:val="24"/>
        </w:rPr>
        <w:t>，的情况，我们仍然要使用累加的方法，所以我们从大到小排列</w:t>
      </w:r>
      <w:r>
        <w:rPr>
          <w:rFonts w:hint="eastAsia"/>
          <w:sz w:val="24"/>
        </w:rPr>
        <w:t>case</w:t>
      </w:r>
      <w:r>
        <w:rPr>
          <w:rFonts w:hint="eastAsia"/>
          <w:sz w:val="24"/>
        </w:rPr>
        <w:t>，并不</w:t>
      </w:r>
      <w:r>
        <w:rPr>
          <w:rFonts w:hint="eastAsia"/>
          <w:sz w:val="24"/>
        </w:rPr>
        <w:t>break</w:t>
      </w:r>
      <w:r>
        <w:rPr>
          <w:rFonts w:hint="eastAsia"/>
          <w:sz w:val="24"/>
        </w:rPr>
        <w:t>，令其一路运算到底。</w:t>
      </w:r>
    </w:p>
    <w:p w14:paraId="302BE3C6" w14:textId="77777777" w:rsidR="00FA78CD" w:rsidRDefault="00FA78CD" w:rsidP="00FA78CD">
      <w:pPr>
        <w:snapToGrid w:val="0"/>
        <w:spacing w:line="300" w:lineRule="auto"/>
        <w:ind w:firstLine="210"/>
        <w:rPr>
          <w:sz w:val="24"/>
        </w:rPr>
      </w:pPr>
      <w:r w:rsidRPr="006E1061">
        <w:rPr>
          <w:sz w:val="24"/>
        </w:rPr>
        <w:t>2</w:t>
      </w:r>
      <w:r w:rsidRPr="006E1061">
        <w:rPr>
          <w:sz w:val="24"/>
        </w:rPr>
        <w:t>）源程序清单</w:t>
      </w:r>
    </w:p>
    <w:p w14:paraId="1ECDDFD9" w14:textId="77777777" w:rsidR="00FA78CD" w:rsidRPr="001A7D05" w:rsidRDefault="00FA78CD" w:rsidP="00FA78CD">
      <w:pPr>
        <w:snapToGrid w:val="0"/>
        <w:spacing w:line="300" w:lineRule="auto"/>
        <w:ind w:firstLine="420"/>
        <w:rPr>
          <w:sz w:val="24"/>
        </w:rPr>
      </w:pPr>
      <w:r w:rsidRPr="001A7D05">
        <w:rPr>
          <w:sz w:val="24"/>
        </w:rPr>
        <w:t>#include &lt;</w:t>
      </w:r>
      <w:proofErr w:type="spellStart"/>
      <w:r w:rsidRPr="001A7D05">
        <w:rPr>
          <w:sz w:val="24"/>
        </w:rPr>
        <w:t>stdio.h</w:t>
      </w:r>
      <w:proofErr w:type="spellEnd"/>
      <w:r w:rsidRPr="001A7D05">
        <w:rPr>
          <w:sz w:val="24"/>
        </w:rPr>
        <w:t>&gt;</w:t>
      </w:r>
    </w:p>
    <w:p w14:paraId="5B115528" w14:textId="77777777" w:rsidR="00FA78CD" w:rsidRPr="001A7D05" w:rsidRDefault="00FA78CD" w:rsidP="00FA78CD">
      <w:pPr>
        <w:snapToGrid w:val="0"/>
        <w:spacing w:line="300" w:lineRule="auto"/>
        <w:ind w:firstLine="420"/>
        <w:rPr>
          <w:sz w:val="24"/>
        </w:rPr>
      </w:pPr>
      <w:r w:rsidRPr="001A7D05">
        <w:rPr>
          <w:sz w:val="24"/>
        </w:rPr>
        <w:t xml:space="preserve">int </w:t>
      </w:r>
      <w:proofErr w:type="gramStart"/>
      <w:r w:rsidRPr="001A7D05">
        <w:rPr>
          <w:sz w:val="24"/>
        </w:rPr>
        <w:t>main(</w:t>
      </w:r>
      <w:proofErr w:type="gramEnd"/>
      <w:r w:rsidRPr="001A7D05">
        <w:rPr>
          <w:sz w:val="24"/>
        </w:rPr>
        <w:t>) {</w:t>
      </w:r>
    </w:p>
    <w:p w14:paraId="42FCCAC1" w14:textId="77777777" w:rsidR="00FA78CD" w:rsidRPr="001A7D05" w:rsidRDefault="00FA78CD" w:rsidP="00FA78CD">
      <w:pPr>
        <w:snapToGrid w:val="0"/>
        <w:spacing w:line="300" w:lineRule="auto"/>
        <w:ind w:firstLine="420"/>
        <w:rPr>
          <w:sz w:val="24"/>
        </w:rPr>
      </w:pPr>
      <w:r w:rsidRPr="001A7D05">
        <w:rPr>
          <w:sz w:val="24"/>
        </w:rPr>
        <w:t xml:space="preserve">    int x = 0; double tax = 0;</w:t>
      </w:r>
    </w:p>
    <w:p w14:paraId="76FB252D" w14:textId="77777777" w:rsidR="00FA78CD" w:rsidRPr="001A7D05" w:rsidRDefault="00FA78CD" w:rsidP="00FA78CD">
      <w:pPr>
        <w:snapToGrid w:val="0"/>
        <w:spacing w:line="300" w:lineRule="auto"/>
        <w:ind w:firstLine="420"/>
        <w:rPr>
          <w:sz w:val="24"/>
        </w:rPr>
      </w:pPr>
      <w:r w:rsidRPr="001A7D05">
        <w:rPr>
          <w:sz w:val="24"/>
        </w:rPr>
        <w:t xml:space="preserve">    </w:t>
      </w:r>
      <w:proofErr w:type="spellStart"/>
      <w:r w:rsidRPr="001A7D05">
        <w:rPr>
          <w:sz w:val="24"/>
        </w:rPr>
        <w:t>printf</w:t>
      </w:r>
      <w:proofErr w:type="spellEnd"/>
      <w:r w:rsidRPr="001A7D05">
        <w:rPr>
          <w:sz w:val="24"/>
        </w:rPr>
        <w:t>("</w:t>
      </w:r>
      <w:r w:rsidRPr="001A7D05">
        <w:rPr>
          <w:sz w:val="24"/>
        </w:rPr>
        <w:t>请输入工资金额：</w:t>
      </w:r>
      <w:r w:rsidRPr="001A7D05">
        <w:rPr>
          <w:sz w:val="24"/>
        </w:rPr>
        <w:t>");</w:t>
      </w:r>
    </w:p>
    <w:p w14:paraId="1BCE321A" w14:textId="77777777" w:rsidR="00FA78CD" w:rsidRPr="001A7D05" w:rsidRDefault="00FA78CD" w:rsidP="00FA78CD">
      <w:pPr>
        <w:snapToGrid w:val="0"/>
        <w:spacing w:line="300" w:lineRule="auto"/>
        <w:ind w:firstLine="420"/>
        <w:rPr>
          <w:sz w:val="24"/>
        </w:rPr>
      </w:pPr>
      <w:r w:rsidRPr="001A7D05">
        <w:rPr>
          <w:sz w:val="24"/>
        </w:rPr>
        <w:t xml:space="preserve">    </w:t>
      </w:r>
      <w:proofErr w:type="spellStart"/>
      <w:r w:rsidRPr="001A7D05">
        <w:rPr>
          <w:sz w:val="24"/>
        </w:rPr>
        <w:t>scanf_</w:t>
      </w:r>
      <w:proofErr w:type="gramStart"/>
      <w:r w:rsidRPr="001A7D05">
        <w:rPr>
          <w:sz w:val="24"/>
        </w:rPr>
        <w:t>s</w:t>
      </w:r>
      <w:proofErr w:type="spellEnd"/>
      <w:r w:rsidRPr="001A7D05">
        <w:rPr>
          <w:sz w:val="24"/>
        </w:rPr>
        <w:t>(</w:t>
      </w:r>
      <w:proofErr w:type="gramEnd"/>
      <w:r w:rsidRPr="001A7D05">
        <w:rPr>
          <w:sz w:val="24"/>
        </w:rPr>
        <w:t>"%d", &amp;x);</w:t>
      </w:r>
    </w:p>
    <w:p w14:paraId="5064C192" w14:textId="77777777" w:rsidR="00FA78CD" w:rsidRPr="001A7D05" w:rsidRDefault="00FA78CD" w:rsidP="00FA78CD">
      <w:pPr>
        <w:snapToGrid w:val="0"/>
        <w:spacing w:line="300" w:lineRule="auto"/>
        <w:ind w:firstLine="420"/>
        <w:rPr>
          <w:sz w:val="24"/>
        </w:rPr>
      </w:pPr>
      <w:r w:rsidRPr="001A7D05">
        <w:rPr>
          <w:sz w:val="24"/>
        </w:rPr>
        <w:t xml:space="preserve">    if (x &gt;= 5000) {</w:t>
      </w:r>
    </w:p>
    <w:p w14:paraId="4462EBBC" w14:textId="77777777" w:rsidR="00FA78CD" w:rsidRPr="001A7D05" w:rsidRDefault="00FA78CD" w:rsidP="00FA78CD">
      <w:pPr>
        <w:snapToGrid w:val="0"/>
        <w:spacing w:line="300" w:lineRule="auto"/>
        <w:ind w:firstLine="420"/>
        <w:rPr>
          <w:sz w:val="24"/>
        </w:rPr>
      </w:pPr>
      <w:r w:rsidRPr="001A7D05">
        <w:rPr>
          <w:sz w:val="24"/>
        </w:rPr>
        <w:t xml:space="preserve">        tax += 0.25 * (x - 4999);</w:t>
      </w:r>
    </w:p>
    <w:p w14:paraId="21FA6224" w14:textId="77777777" w:rsidR="00FA78CD" w:rsidRPr="001A7D05" w:rsidRDefault="00FA78CD" w:rsidP="00FA78CD">
      <w:pPr>
        <w:snapToGrid w:val="0"/>
        <w:spacing w:line="300" w:lineRule="auto"/>
        <w:ind w:firstLine="420"/>
        <w:rPr>
          <w:sz w:val="24"/>
        </w:rPr>
      </w:pPr>
      <w:r w:rsidRPr="001A7D05">
        <w:rPr>
          <w:sz w:val="24"/>
        </w:rPr>
        <w:t xml:space="preserve">        x = 4999;</w:t>
      </w:r>
    </w:p>
    <w:p w14:paraId="1D93C690" w14:textId="77777777" w:rsidR="00FA78CD" w:rsidRPr="001A7D05" w:rsidRDefault="00FA78CD" w:rsidP="00FA78CD">
      <w:pPr>
        <w:snapToGrid w:val="0"/>
        <w:spacing w:line="300" w:lineRule="auto"/>
        <w:ind w:firstLine="420"/>
        <w:rPr>
          <w:sz w:val="24"/>
        </w:rPr>
      </w:pPr>
      <w:r w:rsidRPr="001A7D05">
        <w:rPr>
          <w:sz w:val="24"/>
        </w:rPr>
        <w:t xml:space="preserve">    }</w:t>
      </w:r>
    </w:p>
    <w:p w14:paraId="493540BA" w14:textId="77777777" w:rsidR="00FA78CD" w:rsidRPr="001A7D05" w:rsidRDefault="00FA78CD" w:rsidP="00FA78CD">
      <w:pPr>
        <w:snapToGrid w:val="0"/>
        <w:spacing w:line="300" w:lineRule="auto"/>
        <w:ind w:firstLine="420"/>
        <w:rPr>
          <w:sz w:val="24"/>
        </w:rPr>
      </w:pPr>
      <w:r w:rsidRPr="001A7D05">
        <w:rPr>
          <w:sz w:val="24"/>
        </w:rPr>
        <w:t xml:space="preserve">    if (x &gt;= 4000) {</w:t>
      </w:r>
    </w:p>
    <w:p w14:paraId="1B01052D" w14:textId="77777777" w:rsidR="00FA78CD" w:rsidRPr="001A7D05" w:rsidRDefault="00FA78CD" w:rsidP="00FA78CD">
      <w:pPr>
        <w:snapToGrid w:val="0"/>
        <w:spacing w:line="300" w:lineRule="auto"/>
        <w:ind w:firstLine="420"/>
        <w:rPr>
          <w:sz w:val="24"/>
        </w:rPr>
      </w:pPr>
      <w:r w:rsidRPr="001A7D05">
        <w:rPr>
          <w:sz w:val="24"/>
        </w:rPr>
        <w:t xml:space="preserve">        tax += 0.2 * (x - 3999);</w:t>
      </w:r>
    </w:p>
    <w:p w14:paraId="11304E84" w14:textId="77777777" w:rsidR="00FA78CD" w:rsidRPr="001A7D05" w:rsidRDefault="00FA78CD" w:rsidP="00FA78CD">
      <w:pPr>
        <w:snapToGrid w:val="0"/>
        <w:spacing w:line="300" w:lineRule="auto"/>
        <w:ind w:firstLine="420"/>
        <w:rPr>
          <w:sz w:val="24"/>
        </w:rPr>
      </w:pPr>
      <w:r w:rsidRPr="001A7D05">
        <w:rPr>
          <w:sz w:val="24"/>
        </w:rPr>
        <w:t xml:space="preserve">        x = 3999;</w:t>
      </w:r>
    </w:p>
    <w:p w14:paraId="0540D627" w14:textId="77777777" w:rsidR="00FA78CD" w:rsidRPr="001A7D05" w:rsidRDefault="00FA78CD" w:rsidP="00FA78CD">
      <w:pPr>
        <w:snapToGrid w:val="0"/>
        <w:spacing w:line="300" w:lineRule="auto"/>
        <w:ind w:firstLine="420"/>
        <w:rPr>
          <w:sz w:val="24"/>
        </w:rPr>
      </w:pPr>
      <w:r w:rsidRPr="001A7D05">
        <w:rPr>
          <w:sz w:val="24"/>
        </w:rPr>
        <w:t xml:space="preserve">    }</w:t>
      </w:r>
    </w:p>
    <w:p w14:paraId="2364527D" w14:textId="77777777" w:rsidR="00FA78CD" w:rsidRPr="001A7D05" w:rsidRDefault="00FA78CD" w:rsidP="00FA78CD">
      <w:pPr>
        <w:snapToGrid w:val="0"/>
        <w:spacing w:line="300" w:lineRule="auto"/>
        <w:ind w:firstLine="420"/>
        <w:rPr>
          <w:sz w:val="24"/>
        </w:rPr>
      </w:pPr>
      <w:r w:rsidRPr="001A7D05">
        <w:rPr>
          <w:sz w:val="24"/>
        </w:rPr>
        <w:t xml:space="preserve">    if (x &gt;= 3000) {</w:t>
      </w:r>
    </w:p>
    <w:p w14:paraId="5ABD415A" w14:textId="77777777" w:rsidR="00FA78CD" w:rsidRPr="001A7D05" w:rsidRDefault="00FA78CD" w:rsidP="00FA78CD">
      <w:pPr>
        <w:snapToGrid w:val="0"/>
        <w:spacing w:line="300" w:lineRule="auto"/>
        <w:ind w:firstLine="420"/>
        <w:rPr>
          <w:sz w:val="24"/>
        </w:rPr>
      </w:pPr>
      <w:r w:rsidRPr="001A7D05">
        <w:rPr>
          <w:sz w:val="24"/>
        </w:rPr>
        <w:t xml:space="preserve">        tax += 0.15 * (x - 2999);</w:t>
      </w:r>
    </w:p>
    <w:p w14:paraId="2980FF86" w14:textId="77777777" w:rsidR="00FA78CD" w:rsidRPr="001A7D05" w:rsidRDefault="00FA78CD" w:rsidP="00FA78CD">
      <w:pPr>
        <w:snapToGrid w:val="0"/>
        <w:spacing w:line="300" w:lineRule="auto"/>
        <w:ind w:firstLine="420"/>
        <w:rPr>
          <w:sz w:val="24"/>
        </w:rPr>
      </w:pPr>
      <w:r w:rsidRPr="001A7D05">
        <w:rPr>
          <w:sz w:val="24"/>
        </w:rPr>
        <w:t xml:space="preserve">        x = 2999;</w:t>
      </w:r>
    </w:p>
    <w:p w14:paraId="54D78BC0" w14:textId="77777777" w:rsidR="00FA78CD" w:rsidRPr="001A7D05" w:rsidRDefault="00FA78CD" w:rsidP="00FA78CD">
      <w:pPr>
        <w:snapToGrid w:val="0"/>
        <w:spacing w:line="300" w:lineRule="auto"/>
        <w:ind w:firstLine="420"/>
        <w:rPr>
          <w:sz w:val="24"/>
        </w:rPr>
      </w:pPr>
      <w:r w:rsidRPr="001A7D05">
        <w:rPr>
          <w:sz w:val="24"/>
        </w:rPr>
        <w:t xml:space="preserve">    }</w:t>
      </w:r>
    </w:p>
    <w:p w14:paraId="6C1916F2" w14:textId="77777777" w:rsidR="00FA78CD" w:rsidRPr="001A7D05" w:rsidRDefault="00FA78CD" w:rsidP="00FA78CD">
      <w:pPr>
        <w:snapToGrid w:val="0"/>
        <w:spacing w:line="300" w:lineRule="auto"/>
        <w:ind w:firstLine="420"/>
        <w:rPr>
          <w:sz w:val="24"/>
        </w:rPr>
      </w:pPr>
      <w:r w:rsidRPr="001A7D05">
        <w:rPr>
          <w:sz w:val="24"/>
        </w:rPr>
        <w:t xml:space="preserve">    if (x &gt;= 2000) {</w:t>
      </w:r>
    </w:p>
    <w:p w14:paraId="199225B9" w14:textId="77777777" w:rsidR="00FA78CD" w:rsidRPr="001A7D05" w:rsidRDefault="00FA78CD" w:rsidP="00FA78CD">
      <w:pPr>
        <w:snapToGrid w:val="0"/>
        <w:spacing w:line="300" w:lineRule="auto"/>
        <w:ind w:firstLine="420"/>
        <w:rPr>
          <w:sz w:val="24"/>
        </w:rPr>
      </w:pPr>
      <w:r w:rsidRPr="001A7D05">
        <w:rPr>
          <w:sz w:val="24"/>
        </w:rPr>
        <w:t xml:space="preserve">        tax += 0.1 * (x - 1999);</w:t>
      </w:r>
    </w:p>
    <w:p w14:paraId="16BDDB96" w14:textId="77777777" w:rsidR="00FA78CD" w:rsidRPr="001A7D05" w:rsidRDefault="00FA78CD" w:rsidP="00FA78CD">
      <w:pPr>
        <w:snapToGrid w:val="0"/>
        <w:spacing w:line="300" w:lineRule="auto"/>
        <w:ind w:firstLine="420"/>
        <w:rPr>
          <w:sz w:val="24"/>
        </w:rPr>
      </w:pPr>
      <w:r w:rsidRPr="001A7D05">
        <w:rPr>
          <w:sz w:val="24"/>
        </w:rPr>
        <w:t xml:space="preserve">        x = 1999;</w:t>
      </w:r>
    </w:p>
    <w:p w14:paraId="0C9DD7DF" w14:textId="77777777" w:rsidR="00FA78CD" w:rsidRPr="001A7D05" w:rsidRDefault="00FA78CD" w:rsidP="00FA78CD">
      <w:pPr>
        <w:snapToGrid w:val="0"/>
        <w:spacing w:line="300" w:lineRule="auto"/>
        <w:ind w:firstLine="420"/>
        <w:rPr>
          <w:sz w:val="24"/>
        </w:rPr>
      </w:pPr>
      <w:r w:rsidRPr="001A7D05">
        <w:rPr>
          <w:sz w:val="24"/>
        </w:rPr>
        <w:t xml:space="preserve">    }</w:t>
      </w:r>
    </w:p>
    <w:p w14:paraId="1E6F3957" w14:textId="77777777" w:rsidR="00FA78CD" w:rsidRPr="001A7D05" w:rsidRDefault="00FA78CD" w:rsidP="00FA78CD">
      <w:pPr>
        <w:snapToGrid w:val="0"/>
        <w:spacing w:line="300" w:lineRule="auto"/>
        <w:ind w:firstLine="420"/>
        <w:rPr>
          <w:sz w:val="24"/>
        </w:rPr>
      </w:pPr>
      <w:r w:rsidRPr="001A7D05">
        <w:rPr>
          <w:sz w:val="24"/>
        </w:rPr>
        <w:t xml:space="preserve">    if (x &gt;= 1000) {</w:t>
      </w:r>
    </w:p>
    <w:p w14:paraId="2BF78258" w14:textId="77777777" w:rsidR="00FA78CD" w:rsidRPr="001A7D05" w:rsidRDefault="00FA78CD" w:rsidP="00FA78CD">
      <w:pPr>
        <w:snapToGrid w:val="0"/>
        <w:spacing w:line="300" w:lineRule="auto"/>
        <w:ind w:firstLine="420"/>
        <w:rPr>
          <w:sz w:val="24"/>
        </w:rPr>
      </w:pPr>
      <w:r w:rsidRPr="001A7D05">
        <w:rPr>
          <w:sz w:val="24"/>
        </w:rPr>
        <w:t xml:space="preserve">        tax += 0.05 * (x - 999);</w:t>
      </w:r>
    </w:p>
    <w:p w14:paraId="5150253C" w14:textId="77777777" w:rsidR="00FA78CD" w:rsidRPr="001A7D05" w:rsidRDefault="00FA78CD" w:rsidP="00FA78CD">
      <w:pPr>
        <w:snapToGrid w:val="0"/>
        <w:spacing w:line="300" w:lineRule="auto"/>
        <w:ind w:firstLine="420"/>
        <w:rPr>
          <w:sz w:val="24"/>
        </w:rPr>
      </w:pPr>
      <w:r w:rsidRPr="001A7D05">
        <w:rPr>
          <w:sz w:val="24"/>
        </w:rPr>
        <w:t xml:space="preserve">        x = 999;</w:t>
      </w:r>
    </w:p>
    <w:p w14:paraId="0AB162A4" w14:textId="77777777" w:rsidR="00FA78CD" w:rsidRPr="001A7D05" w:rsidRDefault="00FA78CD" w:rsidP="00FA78CD">
      <w:pPr>
        <w:snapToGrid w:val="0"/>
        <w:spacing w:line="300" w:lineRule="auto"/>
        <w:ind w:firstLine="420"/>
        <w:rPr>
          <w:sz w:val="24"/>
        </w:rPr>
      </w:pPr>
      <w:r w:rsidRPr="001A7D05">
        <w:rPr>
          <w:sz w:val="24"/>
        </w:rPr>
        <w:t xml:space="preserve">    }</w:t>
      </w:r>
    </w:p>
    <w:p w14:paraId="5221DA03" w14:textId="77777777" w:rsidR="00FA78CD" w:rsidRPr="001A7D05" w:rsidRDefault="00FA78CD" w:rsidP="00FA78CD">
      <w:pPr>
        <w:snapToGrid w:val="0"/>
        <w:spacing w:line="300" w:lineRule="auto"/>
        <w:ind w:firstLine="420"/>
        <w:rPr>
          <w:sz w:val="24"/>
        </w:rPr>
      </w:pPr>
      <w:r w:rsidRPr="001A7D05">
        <w:rPr>
          <w:sz w:val="24"/>
        </w:rPr>
        <w:t xml:space="preserve">    </w:t>
      </w:r>
      <w:proofErr w:type="spellStart"/>
      <w:r w:rsidRPr="001A7D05">
        <w:rPr>
          <w:sz w:val="24"/>
        </w:rPr>
        <w:t>printf</w:t>
      </w:r>
      <w:proofErr w:type="spellEnd"/>
      <w:r w:rsidRPr="001A7D05">
        <w:rPr>
          <w:sz w:val="24"/>
        </w:rPr>
        <w:t>("</w:t>
      </w:r>
      <w:r w:rsidRPr="001A7D05">
        <w:rPr>
          <w:sz w:val="24"/>
        </w:rPr>
        <w:t>应收取税金为</w:t>
      </w:r>
      <w:r w:rsidRPr="001A7D05">
        <w:rPr>
          <w:sz w:val="24"/>
        </w:rPr>
        <w:t xml:space="preserve"> %</w:t>
      </w:r>
      <w:proofErr w:type="spellStart"/>
      <w:r w:rsidRPr="001A7D05">
        <w:rPr>
          <w:sz w:val="24"/>
        </w:rPr>
        <w:t>lf</w:t>
      </w:r>
      <w:proofErr w:type="spellEnd"/>
      <w:r w:rsidRPr="001A7D05">
        <w:rPr>
          <w:sz w:val="24"/>
        </w:rPr>
        <w:t>元</w:t>
      </w:r>
      <w:r w:rsidRPr="001A7D05">
        <w:rPr>
          <w:sz w:val="24"/>
        </w:rPr>
        <w:t>\n", tax);</w:t>
      </w:r>
    </w:p>
    <w:p w14:paraId="77B573E9" w14:textId="77777777" w:rsidR="00FA78CD" w:rsidRPr="001A7D05" w:rsidRDefault="00FA78CD" w:rsidP="00FA78CD">
      <w:pPr>
        <w:snapToGrid w:val="0"/>
        <w:spacing w:line="300" w:lineRule="auto"/>
        <w:ind w:firstLine="420"/>
        <w:rPr>
          <w:sz w:val="24"/>
        </w:rPr>
      </w:pPr>
      <w:r w:rsidRPr="001A7D05">
        <w:rPr>
          <w:sz w:val="24"/>
        </w:rPr>
        <w:t xml:space="preserve">    return 0;</w:t>
      </w:r>
    </w:p>
    <w:p w14:paraId="072CB526" w14:textId="77777777" w:rsidR="00FA78CD" w:rsidRPr="001A7D05" w:rsidRDefault="00FA78CD" w:rsidP="00FA78CD">
      <w:pPr>
        <w:snapToGrid w:val="0"/>
        <w:spacing w:line="300" w:lineRule="auto"/>
        <w:ind w:firstLine="420"/>
        <w:rPr>
          <w:sz w:val="24"/>
        </w:rPr>
      </w:pPr>
      <w:r w:rsidRPr="001A7D05">
        <w:rPr>
          <w:sz w:val="24"/>
        </w:rPr>
        <w:t>}</w:t>
      </w:r>
    </w:p>
    <w:p w14:paraId="592E1DE3" w14:textId="77777777" w:rsidR="00FA78CD" w:rsidRDefault="00FA78CD" w:rsidP="00FA78CD">
      <w:pPr>
        <w:snapToGrid w:val="0"/>
        <w:spacing w:line="300" w:lineRule="auto"/>
        <w:ind w:firstLine="420"/>
        <w:rPr>
          <w:sz w:val="24"/>
        </w:rPr>
      </w:pPr>
    </w:p>
    <w:p w14:paraId="593D7850" w14:textId="77777777" w:rsidR="00FA78CD" w:rsidRPr="00704E71" w:rsidRDefault="00FA78CD" w:rsidP="00FA78CD">
      <w:pPr>
        <w:snapToGrid w:val="0"/>
        <w:spacing w:line="360" w:lineRule="auto"/>
        <w:ind w:firstLine="420"/>
        <w:rPr>
          <w:sz w:val="24"/>
        </w:rPr>
      </w:pPr>
      <w:r w:rsidRPr="00704E71">
        <w:rPr>
          <w:sz w:val="24"/>
        </w:rPr>
        <w:t>#include &lt;</w:t>
      </w:r>
      <w:proofErr w:type="spellStart"/>
      <w:r w:rsidRPr="00704E71">
        <w:rPr>
          <w:sz w:val="24"/>
        </w:rPr>
        <w:t>stdio.h</w:t>
      </w:r>
      <w:proofErr w:type="spellEnd"/>
      <w:r w:rsidRPr="00704E71">
        <w:rPr>
          <w:sz w:val="24"/>
        </w:rPr>
        <w:t>&gt;</w:t>
      </w:r>
    </w:p>
    <w:p w14:paraId="263D6FA7" w14:textId="77777777" w:rsidR="00FA78CD" w:rsidRPr="00704E71" w:rsidRDefault="00FA78CD" w:rsidP="00FA78CD">
      <w:pPr>
        <w:snapToGrid w:val="0"/>
        <w:spacing w:line="360" w:lineRule="auto"/>
        <w:ind w:firstLine="420"/>
        <w:rPr>
          <w:sz w:val="24"/>
        </w:rPr>
      </w:pPr>
      <w:r w:rsidRPr="00704E71">
        <w:rPr>
          <w:sz w:val="24"/>
        </w:rPr>
        <w:lastRenderedPageBreak/>
        <w:t xml:space="preserve">int </w:t>
      </w:r>
      <w:proofErr w:type="gramStart"/>
      <w:r w:rsidRPr="00704E71">
        <w:rPr>
          <w:sz w:val="24"/>
        </w:rPr>
        <w:t>main(</w:t>
      </w:r>
      <w:proofErr w:type="gramEnd"/>
      <w:r w:rsidRPr="00704E71">
        <w:rPr>
          <w:sz w:val="24"/>
        </w:rPr>
        <w:t>) {</w:t>
      </w:r>
    </w:p>
    <w:p w14:paraId="1DF1244D" w14:textId="77777777" w:rsidR="00FA78CD" w:rsidRPr="00704E71" w:rsidRDefault="00FA78CD" w:rsidP="00FA78CD">
      <w:pPr>
        <w:snapToGrid w:val="0"/>
        <w:spacing w:line="360" w:lineRule="auto"/>
        <w:ind w:firstLine="420"/>
        <w:rPr>
          <w:sz w:val="24"/>
        </w:rPr>
      </w:pPr>
      <w:r w:rsidRPr="00704E71">
        <w:rPr>
          <w:sz w:val="24"/>
        </w:rPr>
        <w:t xml:space="preserve">    int x = 0; double tax = 0;</w:t>
      </w:r>
    </w:p>
    <w:p w14:paraId="470A4E27" w14:textId="77777777" w:rsidR="00FA78CD" w:rsidRPr="00704E71" w:rsidRDefault="00FA78CD" w:rsidP="00FA78CD">
      <w:pPr>
        <w:snapToGrid w:val="0"/>
        <w:spacing w:line="360" w:lineRule="auto"/>
        <w:ind w:firstLine="420"/>
        <w:rPr>
          <w:sz w:val="24"/>
        </w:rPr>
      </w:pPr>
      <w:r w:rsidRPr="00704E71">
        <w:rPr>
          <w:rFonts w:hint="eastAsia"/>
          <w:sz w:val="24"/>
        </w:rPr>
        <w:t xml:space="preserve">    </w:t>
      </w:r>
      <w:proofErr w:type="spellStart"/>
      <w:r w:rsidRPr="00704E71">
        <w:rPr>
          <w:rFonts w:hint="eastAsia"/>
          <w:sz w:val="24"/>
        </w:rPr>
        <w:t>printf</w:t>
      </w:r>
      <w:proofErr w:type="spellEnd"/>
      <w:r w:rsidRPr="00704E71">
        <w:rPr>
          <w:rFonts w:hint="eastAsia"/>
          <w:sz w:val="24"/>
        </w:rPr>
        <w:t>("</w:t>
      </w:r>
      <w:r w:rsidRPr="00704E71">
        <w:rPr>
          <w:rFonts w:hint="eastAsia"/>
          <w:sz w:val="24"/>
        </w:rPr>
        <w:t>请输入工资金额：</w:t>
      </w:r>
      <w:r w:rsidRPr="00704E71">
        <w:rPr>
          <w:rFonts w:hint="eastAsia"/>
          <w:sz w:val="24"/>
        </w:rPr>
        <w:t>");</w:t>
      </w:r>
    </w:p>
    <w:p w14:paraId="71650023" w14:textId="77777777" w:rsidR="00FA78CD" w:rsidRPr="00704E71" w:rsidRDefault="00FA78CD" w:rsidP="00FA78CD">
      <w:pPr>
        <w:snapToGrid w:val="0"/>
        <w:spacing w:line="360" w:lineRule="auto"/>
        <w:ind w:firstLine="420"/>
        <w:rPr>
          <w:sz w:val="24"/>
        </w:rPr>
      </w:pPr>
      <w:r w:rsidRPr="00704E71">
        <w:rPr>
          <w:sz w:val="24"/>
        </w:rPr>
        <w:t xml:space="preserve">    </w:t>
      </w:r>
      <w:proofErr w:type="spellStart"/>
      <w:r w:rsidRPr="00704E71">
        <w:rPr>
          <w:sz w:val="24"/>
        </w:rPr>
        <w:t>scanf_</w:t>
      </w:r>
      <w:proofErr w:type="gramStart"/>
      <w:r w:rsidRPr="00704E71">
        <w:rPr>
          <w:sz w:val="24"/>
        </w:rPr>
        <w:t>s</w:t>
      </w:r>
      <w:proofErr w:type="spellEnd"/>
      <w:r w:rsidRPr="00704E71">
        <w:rPr>
          <w:sz w:val="24"/>
        </w:rPr>
        <w:t>(</w:t>
      </w:r>
      <w:proofErr w:type="gramEnd"/>
      <w:r w:rsidRPr="00704E71">
        <w:rPr>
          <w:sz w:val="24"/>
        </w:rPr>
        <w:t>"%d", &amp;x);</w:t>
      </w:r>
    </w:p>
    <w:p w14:paraId="4AC333FA" w14:textId="77777777" w:rsidR="00FA78CD" w:rsidRPr="00704E71" w:rsidRDefault="00FA78CD" w:rsidP="00FA78CD">
      <w:pPr>
        <w:snapToGrid w:val="0"/>
        <w:spacing w:line="360" w:lineRule="auto"/>
        <w:ind w:firstLine="420"/>
        <w:rPr>
          <w:sz w:val="24"/>
        </w:rPr>
      </w:pPr>
      <w:r w:rsidRPr="00704E71">
        <w:rPr>
          <w:sz w:val="24"/>
        </w:rPr>
        <w:t xml:space="preserve">    switch (x / 1000) {</w:t>
      </w:r>
    </w:p>
    <w:p w14:paraId="3DADE200" w14:textId="77777777" w:rsidR="00FA78CD" w:rsidRPr="00704E71" w:rsidRDefault="00FA78CD" w:rsidP="00FA78CD">
      <w:pPr>
        <w:snapToGrid w:val="0"/>
        <w:spacing w:line="360" w:lineRule="auto"/>
        <w:ind w:firstLine="420"/>
        <w:rPr>
          <w:sz w:val="24"/>
        </w:rPr>
      </w:pPr>
      <w:r w:rsidRPr="00704E71">
        <w:rPr>
          <w:sz w:val="24"/>
        </w:rPr>
        <w:t xml:space="preserve">    default:</w:t>
      </w:r>
    </w:p>
    <w:p w14:paraId="52C3EE38" w14:textId="77777777" w:rsidR="00FA78CD" w:rsidRPr="00704E71" w:rsidRDefault="00FA78CD" w:rsidP="00FA78CD">
      <w:pPr>
        <w:snapToGrid w:val="0"/>
        <w:spacing w:line="360" w:lineRule="auto"/>
        <w:ind w:firstLine="420"/>
        <w:rPr>
          <w:sz w:val="24"/>
        </w:rPr>
      </w:pPr>
      <w:r w:rsidRPr="00704E71">
        <w:rPr>
          <w:sz w:val="24"/>
        </w:rPr>
        <w:t xml:space="preserve">    case </w:t>
      </w:r>
      <w:proofErr w:type="gramStart"/>
      <w:r w:rsidRPr="00704E71">
        <w:rPr>
          <w:sz w:val="24"/>
        </w:rPr>
        <w:t>5:tax</w:t>
      </w:r>
      <w:proofErr w:type="gramEnd"/>
      <w:r w:rsidRPr="00704E71">
        <w:rPr>
          <w:sz w:val="24"/>
        </w:rPr>
        <w:t xml:space="preserve"> += 0.25 * (x - 4999); x = 4999;</w:t>
      </w:r>
    </w:p>
    <w:p w14:paraId="4196BA7A" w14:textId="77777777" w:rsidR="00FA78CD" w:rsidRPr="00704E71" w:rsidRDefault="00FA78CD" w:rsidP="00FA78CD">
      <w:pPr>
        <w:snapToGrid w:val="0"/>
        <w:spacing w:line="360" w:lineRule="auto"/>
        <w:ind w:firstLine="420"/>
        <w:rPr>
          <w:sz w:val="24"/>
        </w:rPr>
      </w:pPr>
      <w:r w:rsidRPr="00704E71">
        <w:rPr>
          <w:sz w:val="24"/>
        </w:rPr>
        <w:t xml:space="preserve">    case </w:t>
      </w:r>
      <w:proofErr w:type="gramStart"/>
      <w:r w:rsidRPr="00704E71">
        <w:rPr>
          <w:sz w:val="24"/>
        </w:rPr>
        <w:t>4:tax</w:t>
      </w:r>
      <w:proofErr w:type="gramEnd"/>
      <w:r w:rsidRPr="00704E71">
        <w:rPr>
          <w:sz w:val="24"/>
        </w:rPr>
        <w:t xml:space="preserve"> += 0.2 * (x - 3999); x = 3999;</w:t>
      </w:r>
    </w:p>
    <w:p w14:paraId="4E7CB5E2" w14:textId="77777777" w:rsidR="00FA78CD" w:rsidRPr="00704E71" w:rsidRDefault="00FA78CD" w:rsidP="00FA78CD">
      <w:pPr>
        <w:snapToGrid w:val="0"/>
        <w:spacing w:line="360" w:lineRule="auto"/>
        <w:ind w:firstLine="420"/>
        <w:rPr>
          <w:sz w:val="24"/>
        </w:rPr>
      </w:pPr>
      <w:r w:rsidRPr="00704E71">
        <w:rPr>
          <w:sz w:val="24"/>
        </w:rPr>
        <w:t xml:space="preserve">    case </w:t>
      </w:r>
      <w:proofErr w:type="gramStart"/>
      <w:r w:rsidRPr="00704E71">
        <w:rPr>
          <w:sz w:val="24"/>
        </w:rPr>
        <w:t>3:tax</w:t>
      </w:r>
      <w:proofErr w:type="gramEnd"/>
      <w:r w:rsidRPr="00704E71">
        <w:rPr>
          <w:sz w:val="24"/>
        </w:rPr>
        <w:t xml:space="preserve"> += 0.15 * (x - 2999); x = 2999;</w:t>
      </w:r>
    </w:p>
    <w:p w14:paraId="215A7798" w14:textId="77777777" w:rsidR="00FA78CD" w:rsidRPr="00704E71" w:rsidRDefault="00FA78CD" w:rsidP="00FA78CD">
      <w:pPr>
        <w:snapToGrid w:val="0"/>
        <w:spacing w:line="360" w:lineRule="auto"/>
        <w:ind w:firstLine="420"/>
        <w:rPr>
          <w:sz w:val="24"/>
        </w:rPr>
      </w:pPr>
      <w:r w:rsidRPr="00704E71">
        <w:rPr>
          <w:sz w:val="24"/>
        </w:rPr>
        <w:t xml:space="preserve">    case </w:t>
      </w:r>
      <w:proofErr w:type="gramStart"/>
      <w:r w:rsidRPr="00704E71">
        <w:rPr>
          <w:sz w:val="24"/>
        </w:rPr>
        <w:t>2:tax</w:t>
      </w:r>
      <w:proofErr w:type="gramEnd"/>
      <w:r w:rsidRPr="00704E71">
        <w:rPr>
          <w:sz w:val="24"/>
        </w:rPr>
        <w:t xml:space="preserve"> += 0.1 * (x - 1999); x = 1999;</w:t>
      </w:r>
    </w:p>
    <w:p w14:paraId="26AAC98D" w14:textId="77777777" w:rsidR="00FA78CD" w:rsidRPr="00704E71" w:rsidRDefault="00FA78CD" w:rsidP="00FA78CD">
      <w:pPr>
        <w:snapToGrid w:val="0"/>
        <w:spacing w:line="360" w:lineRule="auto"/>
        <w:ind w:firstLine="420"/>
        <w:rPr>
          <w:sz w:val="24"/>
        </w:rPr>
      </w:pPr>
      <w:r w:rsidRPr="00704E71">
        <w:rPr>
          <w:sz w:val="24"/>
        </w:rPr>
        <w:t xml:space="preserve">    case </w:t>
      </w:r>
      <w:proofErr w:type="gramStart"/>
      <w:r w:rsidRPr="00704E71">
        <w:rPr>
          <w:sz w:val="24"/>
        </w:rPr>
        <w:t>1:tax</w:t>
      </w:r>
      <w:proofErr w:type="gramEnd"/>
      <w:r w:rsidRPr="00704E71">
        <w:rPr>
          <w:sz w:val="24"/>
        </w:rPr>
        <w:t xml:space="preserve"> += 0.05 * (x - 999); x = 999;</w:t>
      </w:r>
    </w:p>
    <w:p w14:paraId="0102FD12" w14:textId="77777777" w:rsidR="00FA78CD" w:rsidRPr="00704E71" w:rsidRDefault="00FA78CD" w:rsidP="00FA78CD">
      <w:pPr>
        <w:snapToGrid w:val="0"/>
        <w:spacing w:line="360" w:lineRule="auto"/>
        <w:ind w:firstLine="420"/>
        <w:rPr>
          <w:sz w:val="24"/>
        </w:rPr>
      </w:pPr>
      <w:r w:rsidRPr="00704E71">
        <w:rPr>
          <w:sz w:val="24"/>
        </w:rPr>
        <w:t xml:space="preserve">    case 0: break;</w:t>
      </w:r>
    </w:p>
    <w:p w14:paraId="6AB33CA8" w14:textId="77777777" w:rsidR="00FA78CD" w:rsidRPr="00704E71" w:rsidRDefault="00FA78CD" w:rsidP="00FA78CD">
      <w:pPr>
        <w:snapToGrid w:val="0"/>
        <w:spacing w:line="360" w:lineRule="auto"/>
        <w:ind w:firstLine="420"/>
        <w:rPr>
          <w:sz w:val="24"/>
        </w:rPr>
      </w:pPr>
      <w:r w:rsidRPr="00704E71">
        <w:rPr>
          <w:sz w:val="24"/>
        </w:rPr>
        <w:t xml:space="preserve">    }</w:t>
      </w:r>
    </w:p>
    <w:p w14:paraId="792ADDCF" w14:textId="77777777" w:rsidR="00FA78CD" w:rsidRPr="00704E71" w:rsidRDefault="00FA78CD" w:rsidP="00FA78CD">
      <w:pPr>
        <w:snapToGrid w:val="0"/>
        <w:spacing w:line="360" w:lineRule="auto"/>
        <w:ind w:firstLine="420"/>
        <w:rPr>
          <w:sz w:val="24"/>
        </w:rPr>
      </w:pPr>
      <w:r w:rsidRPr="00704E71">
        <w:rPr>
          <w:rFonts w:hint="eastAsia"/>
          <w:sz w:val="24"/>
        </w:rPr>
        <w:t xml:space="preserve">    </w:t>
      </w:r>
      <w:proofErr w:type="spellStart"/>
      <w:r w:rsidRPr="00704E71">
        <w:rPr>
          <w:rFonts w:hint="eastAsia"/>
          <w:sz w:val="24"/>
        </w:rPr>
        <w:t>printf</w:t>
      </w:r>
      <w:proofErr w:type="spellEnd"/>
      <w:r w:rsidRPr="00704E71">
        <w:rPr>
          <w:rFonts w:hint="eastAsia"/>
          <w:sz w:val="24"/>
        </w:rPr>
        <w:t>("</w:t>
      </w:r>
      <w:r w:rsidRPr="00704E71">
        <w:rPr>
          <w:rFonts w:hint="eastAsia"/>
          <w:sz w:val="24"/>
        </w:rPr>
        <w:t>应收取税金为</w:t>
      </w:r>
      <w:r w:rsidRPr="00704E71">
        <w:rPr>
          <w:rFonts w:hint="eastAsia"/>
          <w:sz w:val="24"/>
        </w:rPr>
        <w:t>%</w:t>
      </w:r>
      <w:proofErr w:type="spellStart"/>
      <w:r w:rsidRPr="00704E71">
        <w:rPr>
          <w:rFonts w:hint="eastAsia"/>
          <w:sz w:val="24"/>
        </w:rPr>
        <w:t>lf</w:t>
      </w:r>
      <w:proofErr w:type="spellEnd"/>
      <w:r w:rsidRPr="00704E71">
        <w:rPr>
          <w:rFonts w:hint="eastAsia"/>
          <w:sz w:val="24"/>
        </w:rPr>
        <w:t>元</w:t>
      </w:r>
      <w:r w:rsidRPr="00704E71">
        <w:rPr>
          <w:rFonts w:hint="eastAsia"/>
          <w:sz w:val="24"/>
        </w:rPr>
        <w:t>\n", tax);</w:t>
      </w:r>
    </w:p>
    <w:p w14:paraId="7C8C3F43" w14:textId="77777777" w:rsidR="00FA78CD" w:rsidRPr="00704E71" w:rsidRDefault="00FA78CD" w:rsidP="00FA78CD">
      <w:pPr>
        <w:snapToGrid w:val="0"/>
        <w:spacing w:line="360" w:lineRule="auto"/>
        <w:ind w:firstLine="420"/>
        <w:rPr>
          <w:sz w:val="24"/>
        </w:rPr>
      </w:pPr>
      <w:r w:rsidRPr="00704E71">
        <w:rPr>
          <w:sz w:val="24"/>
        </w:rPr>
        <w:t xml:space="preserve">    return 0;</w:t>
      </w:r>
    </w:p>
    <w:p w14:paraId="2B63F14A" w14:textId="77777777" w:rsidR="00FA78CD" w:rsidRPr="00885843" w:rsidRDefault="00FA78CD" w:rsidP="00FA78CD">
      <w:pPr>
        <w:snapToGrid w:val="0"/>
        <w:spacing w:line="360" w:lineRule="auto"/>
        <w:ind w:firstLine="420"/>
        <w:rPr>
          <w:sz w:val="24"/>
        </w:rPr>
      </w:pPr>
      <w:r w:rsidRPr="00704E71">
        <w:rPr>
          <w:sz w:val="24"/>
        </w:rPr>
        <w:t>}</w:t>
      </w:r>
      <w:r w:rsidRPr="00F854F2">
        <w:rPr>
          <w:sz w:val="24"/>
        </w:rPr>
        <w:t>}</w:t>
      </w:r>
      <w:r w:rsidRPr="00885843">
        <w:rPr>
          <w:sz w:val="24"/>
        </w:rPr>
        <w:t>3</w:t>
      </w:r>
      <w:r w:rsidRPr="00885843">
        <w:rPr>
          <w:rFonts w:hAnsi="宋体"/>
          <w:sz w:val="24"/>
        </w:rPr>
        <w:t>）测试</w:t>
      </w:r>
    </w:p>
    <w:p w14:paraId="342C78C7" w14:textId="77777777" w:rsidR="00FA78CD" w:rsidRDefault="00FA78CD" w:rsidP="00FA78CD">
      <w:pPr>
        <w:snapToGrid w:val="0"/>
        <w:spacing w:line="360" w:lineRule="auto"/>
        <w:ind w:firstLineChars="200" w:firstLine="480"/>
        <w:rPr>
          <w:sz w:val="24"/>
        </w:rPr>
      </w:pPr>
      <w:r w:rsidRPr="00885843">
        <w:rPr>
          <w:sz w:val="24"/>
        </w:rPr>
        <w:t xml:space="preserve">  </w:t>
      </w:r>
      <w:r w:rsidRPr="00885843">
        <w:rPr>
          <w:rFonts w:hAnsi="宋体"/>
          <w:sz w:val="24"/>
        </w:rPr>
        <w:t>（</w:t>
      </w:r>
      <w:r w:rsidRPr="00885843">
        <w:rPr>
          <w:sz w:val="24"/>
        </w:rPr>
        <w:t>a</w:t>
      </w:r>
      <w:r w:rsidRPr="00885843">
        <w:rPr>
          <w:rFonts w:hAnsi="宋体"/>
          <w:sz w:val="24"/>
        </w:rPr>
        <w:t>）</w:t>
      </w:r>
      <w:r w:rsidRPr="00885843">
        <w:rPr>
          <w:sz w:val="24"/>
        </w:rPr>
        <w:t xml:space="preserve"> </w:t>
      </w:r>
      <w:r w:rsidRPr="00885843">
        <w:rPr>
          <w:rFonts w:hAnsi="宋体"/>
          <w:sz w:val="24"/>
        </w:rPr>
        <w:t>测试数据：</w:t>
      </w:r>
    </w:p>
    <w:p w14:paraId="29223C6B" w14:textId="77777777" w:rsidR="00FA78CD" w:rsidRDefault="00FA78CD" w:rsidP="00FA78CD">
      <w:pPr>
        <w:snapToGrid w:val="0"/>
        <w:spacing w:line="360" w:lineRule="auto"/>
        <w:ind w:firstLineChars="200" w:firstLine="480"/>
        <w:rPr>
          <w:sz w:val="24"/>
        </w:rPr>
      </w:pPr>
      <w:r>
        <w:rPr>
          <w:sz w:val="24"/>
        </w:rPr>
        <w:tab/>
      </w:r>
      <w:r>
        <w:rPr>
          <w:sz w:val="24"/>
        </w:rPr>
        <w:tab/>
        <w:t>500</w:t>
      </w:r>
    </w:p>
    <w:p w14:paraId="21748B59" w14:textId="77777777" w:rsidR="00FA78CD" w:rsidRDefault="00FA78CD" w:rsidP="00FA78CD">
      <w:pPr>
        <w:snapToGrid w:val="0"/>
        <w:spacing w:line="360" w:lineRule="auto"/>
        <w:ind w:firstLineChars="200" w:firstLine="480"/>
        <w:rPr>
          <w:sz w:val="24"/>
        </w:rPr>
      </w:pPr>
      <w:r>
        <w:rPr>
          <w:sz w:val="24"/>
        </w:rPr>
        <w:tab/>
      </w:r>
      <w:r>
        <w:rPr>
          <w:sz w:val="24"/>
        </w:rPr>
        <w:tab/>
        <w:t>1500</w:t>
      </w:r>
    </w:p>
    <w:p w14:paraId="0F128AD6" w14:textId="77777777" w:rsidR="00FA78CD" w:rsidRDefault="00FA78CD" w:rsidP="00FA78CD">
      <w:pPr>
        <w:snapToGrid w:val="0"/>
        <w:spacing w:line="360" w:lineRule="auto"/>
        <w:ind w:firstLineChars="200" w:firstLine="480"/>
        <w:rPr>
          <w:sz w:val="24"/>
        </w:rPr>
      </w:pPr>
      <w:r>
        <w:rPr>
          <w:sz w:val="24"/>
        </w:rPr>
        <w:tab/>
      </w:r>
      <w:r>
        <w:rPr>
          <w:sz w:val="24"/>
        </w:rPr>
        <w:tab/>
        <w:t>2500</w:t>
      </w:r>
    </w:p>
    <w:p w14:paraId="5564DB61" w14:textId="77777777" w:rsidR="00FA78CD" w:rsidRDefault="00FA78CD" w:rsidP="00FA78CD">
      <w:pPr>
        <w:snapToGrid w:val="0"/>
        <w:spacing w:line="360" w:lineRule="auto"/>
        <w:ind w:firstLineChars="200" w:firstLine="480"/>
        <w:rPr>
          <w:sz w:val="24"/>
        </w:rPr>
      </w:pPr>
      <w:r>
        <w:rPr>
          <w:sz w:val="24"/>
        </w:rPr>
        <w:tab/>
      </w:r>
      <w:r>
        <w:rPr>
          <w:sz w:val="24"/>
        </w:rPr>
        <w:tab/>
        <w:t>3500</w:t>
      </w:r>
    </w:p>
    <w:p w14:paraId="1940F574" w14:textId="77777777" w:rsidR="00FA78CD" w:rsidRDefault="00FA78CD" w:rsidP="00FA78CD">
      <w:pPr>
        <w:snapToGrid w:val="0"/>
        <w:spacing w:line="360" w:lineRule="auto"/>
        <w:ind w:firstLineChars="200" w:firstLine="480"/>
        <w:rPr>
          <w:sz w:val="24"/>
        </w:rPr>
      </w:pPr>
      <w:r>
        <w:rPr>
          <w:sz w:val="24"/>
        </w:rPr>
        <w:tab/>
      </w:r>
      <w:r>
        <w:rPr>
          <w:sz w:val="24"/>
        </w:rPr>
        <w:tab/>
        <w:t>4500</w:t>
      </w:r>
    </w:p>
    <w:p w14:paraId="6C15151E" w14:textId="77777777" w:rsidR="00FA78CD" w:rsidRDefault="00FA78CD" w:rsidP="00FA78CD">
      <w:pPr>
        <w:snapToGrid w:val="0"/>
        <w:spacing w:line="360" w:lineRule="auto"/>
        <w:ind w:firstLineChars="200" w:firstLine="480"/>
        <w:rPr>
          <w:sz w:val="24"/>
        </w:rPr>
      </w:pPr>
      <w:r>
        <w:rPr>
          <w:sz w:val="24"/>
        </w:rPr>
        <w:tab/>
      </w:r>
      <w:r>
        <w:rPr>
          <w:sz w:val="24"/>
        </w:rPr>
        <w:tab/>
        <w:t>5500</w:t>
      </w:r>
    </w:p>
    <w:p w14:paraId="7FD7FFA7" w14:textId="77777777" w:rsidR="00FA78CD" w:rsidRPr="00885843" w:rsidRDefault="00FA78CD" w:rsidP="00FA78CD">
      <w:pPr>
        <w:snapToGrid w:val="0"/>
        <w:spacing w:line="360" w:lineRule="auto"/>
        <w:ind w:firstLineChars="200" w:firstLine="480"/>
        <w:rPr>
          <w:sz w:val="24"/>
        </w:rPr>
      </w:pPr>
      <w:r w:rsidRPr="00885843">
        <w:rPr>
          <w:sz w:val="24"/>
        </w:rPr>
        <w:t xml:space="preserve">  </w:t>
      </w:r>
      <w:r w:rsidRPr="00885843">
        <w:rPr>
          <w:rFonts w:hAnsi="宋体"/>
          <w:sz w:val="24"/>
        </w:rPr>
        <w:t>（</w:t>
      </w:r>
      <w:r w:rsidRPr="00885843">
        <w:rPr>
          <w:sz w:val="24"/>
        </w:rPr>
        <w:t>b</w:t>
      </w:r>
      <w:r w:rsidRPr="00885843">
        <w:rPr>
          <w:rFonts w:hAnsi="宋体"/>
          <w:sz w:val="24"/>
        </w:rPr>
        <w:t>）</w:t>
      </w:r>
      <w:r w:rsidRPr="00885843">
        <w:rPr>
          <w:sz w:val="24"/>
        </w:rPr>
        <w:t xml:space="preserve"> </w:t>
      </w:r>
      <w:r w:rsidRPr="00885843">
        <w:rPr>
          <w:rFonts w:hAnsi="宋体"/>
          <w:sz w:val="24"/>
        </w:rPr>
        <w:t>对应测试数据的运行结果截图</w:t>
      </w:r>
    </w:p>
    <w:p w14:paraId="1C77AF45" w14:textId="77777777" w:rsidR="00FA78CD" w:rsidRPr="006E1061" w:rsidRDefault="00FA78CD" w:rsidP="00FA78CD">
      <w:pPr>
        <w:snapToGrid w:val="0"/>
        <w:spacing w:line="300" w:lineRule="auto"/>
        <w:ind w:firstLine="420"/>
        <w:rPr>
          <w:sz w:val="24"/>
        </w:rPr>
      </w:pPr>
      <w:r w:rsidRPr="00885843">
        <w:rPr>
          <w:sz w:val="24"/>
        </w:rPr>
        <w:t xml:space="preserve">  </w:t>
      </w:r>
      <w:r w:rsidRPr="00885843">
        <w:rPr>
          <w:sz w:val="24"/>
        </w:rPr>
        <w:tab/>
      </w:r>
      <w:r>
        <w:rPr>
          <w:sz w:val="24"/>
        </w:rPr>
        <w:t xml:space="preserve"> </w:t>
      </w:r>
      <w:r w:rsidRPr="00885843">
        <w:rPr>
          <w:sz w:val="24"/>
        </w:rPr>
        <w:t xml:space="preserve">  </w:t>
      </w:r>
      <w:r>
        <w:rPr>
          <w:noProof/>
        </w:rPr>
        <w:tab/>
      </w:r>
      <w:r w:rsidRPr="006E1061">
        <w:rPr>
          <w:sz w:val="24"/>
        </w:rPr>
        <w:t>/*</w:t>
      </w:r>
      <w:r>
        <w:rPr>
          <w:rFonts w:hint="eastAsia"/>
          <w:sz w:val="24"/>
        </w:rPr>
        <w:t>if</w:t>
      </w:r>
      <w:r w:rsidRPr="006E1061">
        <w:rPr>
          <w:sz w:val="24"/>
        </w:rPr>
        <w:t xml:space="preserve"> */</w:t>
      </w:r>
    </w:p>
    <w:p w14:paraId="368B9873" w14:textId="77777777" w:rsidR="00FA78CD" w:rsidRDefault="00FA78CD" w:rsidP="00FA78CD">
      <w:pPr>
        <w:snapToGrid w:val="0"/>
        <w:spacing w:line="360" w:lineRule="auto"/>
        <w:ind w:left="420"/>
        <w:rPr>
          <w:noProof/>
        </w:rPr>
      </w:pPr>
      <w:r>
        <w:rPr>
          <w:noProof/>
        </w:rPr>
        <w:drawing>
          <wp:inline distT="0" distB="0" distL="0" distR="0" wp14:anchorId="419C665A" wp14:editId="280F6B0E">
            <wp:extent cx="1574800" cy="461238"/>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83125" cy="463676"/>
                    </a:xfrm>
                    <a:prstGeom prst="rect">
                      <a:avLst/>
                    </a:prstGeom>
                  </pic:spPr>
                </pic:pic>
              </a:graphicData>
            </a:graphic>
          </wp:inline>
        </w:drawing>
      </w:r>
      <w:r>
        <w:rPr>
          <w:noProof/>
        </w:rPr>
        <w:drawing>
          <wp:inline distT="0" distB="0" distL="0" distR="0" wp14:anchorId="728AC230" wp14:editId="50489DED">
            <wp:extent cx="1524000" cy="5738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42897" cy="581007"/>
                    </a:xfrm>
                    <a:prstGeom prst="rect">
                      <a:avLst/>
                    </a:prstGeom>
                  </pic:spPr>
                </pic:pic>
              </a:graphicData>
            </a:graphic>
          </wp:inline>
        </w:drawing>
      </w:r>
      <w:r>
        <w:rPr>
          <w:noProof/>
        </w:rPr>
        <w:drawing>
          <wp:inline distT="0" distB="0" distL="0" distR="0" wp14:anchorId="0CDF7BEC" wp14:editId="74A1B2A5">
            <wp:extent cx="1761143" cy="4419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64243" cy="442738"/>
                    </a:xfrm>
                    <a:prstGeom prst="rect">
                      <a:avLst/>
                    </a:prstGeom>
                  </pic:spPr>
                </pic:pic>
              </a:graphicData>
            </a:graphic>
          </wp:inline>
        </w:drawing>
      </w:r>
      <w:r>
        <w:rPr>
          <w:noProof/>
        </w:rPr>
        <w:drawing>
          <wp:inline distT="0" distB="0" distL="0" distR="0" wp14:anchorId="7A4F60B2" wp14:editId="523D7723">
            <wp:extent cx="1574800" cy="319787"/>
            <wp:effectExtent l="0" t="0" r="635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01074" cy="325122"/>
                    </a:xfrm>
                    <a:prstGeom prst="rect">
                      <a:avLst/>
                    </a:prstGeom>
                  </pic:spPr>
                </pic:pic>
              </a:graphicData>
            </a:graphic>
          </wp:inline>
        </w:drawing>
      </w:r>
      <w:r>
        <w:rPr>
          <w:noProof/>
        </w:rPr>
        <w:t xml:space="preserve"> </w:t>
      </w:r>
      <w:r>
        <w:rPr>
          <w:noProof/>
        </w:rPr>
        <w:drawing>
          <wp:inline distT="0" distB="0" distL="0" distR="0" wp14:anchorId="1B1057E7" wp14:editId="5D08F8C1">
            <wp:extent cx="1549400" cy="38434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79059" cy="391704"/>
                    </a:xfrm>
                    <a:prstGeom prst="rect">
                      <a:avLst/>
                    </a:prstGeom>
                  </pic:spPr>
                </pic:pic>
              </a:graphicData>
            </a:graphic>
          </wp:inline>
        </w:drawing>
      </w:r>
      <w:r>
        <w:rPr>
          <w:noProof/>
        </w:rPr>
        <w:t xml:space="preserve">  </w:t>
      </w:r>
      <w:r>
        <w:rPr>
          <w:noProof/>
        </w:rPr>
        <w:drawing>
          <wp:inline distT="0" distB="0" distL="0" distR="0" wp14:anchorId="3C3BFB06" wp14:editId="6419F922">
            <wp:extent cx="1661160" cy="399909"/>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67581" cy="401455"/>
                    </a:xfrm>
                    <a:prstGeom prst="rect">
                      <a:avLst/>
                    </a:prstGeom>
                  </pic:spPr>
                </pic:pic>
              </a:graphicData>
            </a:graphic>
          </wp:inline>
        </w:drawing>
      </w:r>
    </w:p>
    <w:p w14:paraId="246437F7" w14:textId="77777777" w:rsidR="00FA78CD" w:rsidRDefault="00FA78CD" w:rsidP="00FA78CD">
      <w:pPr>
        <w:snapToGrid w:val="0"/>
        <w:spacing w:line="300" w:lineRule="auto"/>
        <w:ind w:firstLine="420"/>
        <w:rPr>
          <w:sz w:val="24"/>
        </w:rPr>
      </w:pPr>
      <w:r>
        <w:rPr>
          <w:noProof/>
        </w:rPr>
        <w:tab/>
      </w:r>
      <w:r>
        <w:rPr>
          <w:noProof/>
        </w:rPr>
        <w:tab/>
      </w:r>
      <w:r>
        <w:rPr>
          <w:rFonts w:hint="eastAsia"/>
          <w:sz w:val="24"/>
        </w:rPr>
        <w:t>/</w:t>
      </w:r>
      <w:r>
        <w:rPr>
          <w:sz w:val="24"/>
        </w:rPr>
        <w:t>*</w:t>
      </w:r>
      <w:r w:rsidRPr="006E1061">
        <w:rPr>
          <w:sz w:val="24"/>
        </w:rPr>
        <w:t xml:space="preserve"> </w:t>
      </w:r>
      <w:r>
        <w:rPr>
          <w:sz w:val="24"/>
        </w:rPr>
        <w:t>switch */</w:t>
      </w:r>
    </w:p>
    <w:p w14:paraId="33C3BD72" w14:textId="77777777" w:rsidR="00FA78CD" w:rsidRDefault="00FA78CD" w:rsidP="00FA78CD">
      <w:pPr>
        <w:snapToGrid w:val="0"/>
        <w:spacing w:line="360" w:lineRule="auto"/>
        <w:ind w:left="420"/>
        <w:rPr>
          <w:noProof/>
        </w:rPr>
      </w:pPr>
      <w:r>
        <w:rPr>
          <w:noProof/>
        </w:rPr>
        <w:drawing>
          <wp:inline distT="0" distB="0" distL="0" distR="0" wp14:anchorId="53777307" wp14:editId="2884C00A">
            <wp:extent cx="1574800" cy="461238"/>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83125" cy="463676"/>
                    </a:xfrm>
                    <a:prstGeom prst="rect">
                      <a:avLst/>
                    </a:prstGeom>
                  </pic:spPr>
                </pic:pic>
              </a:graphicData>
            </a:graphic>
          </wp:inline>
        </w:drawing>
      </w:r>
      <w:r>
        <w:rPr>
          <w:noProof/>
        </w:rPr>
        <w:drawing>
          <wp:inline distT="0" distB="0" distL="0" distR="0" wp14:anchorId="07C81A13" wp14:editId="229D0799">
            <wp:extent cx="1603829" cy="34544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15251" cy="347900"/>
                    </a:xfrm>
                    <a:prstGeom prst="rect">
                      <a:avLst/>
                    </a:prstGeom>
                  </pic:spPr>
                </pic:pic>
              </a:graphicData>
            </a:graphic>
          </wp:inline>
        </w:drawing>
      </w:r>
      <w:r>
        <w:rPr>
          <w:noProof/>
        </w:rPr>
        <w:drawing>
          <wp:inline distT="0" distB="0" distL="0" distR="0" wp14:anchorId="7D393100" wp14:editId="1619C497">
            <wp:extent cx="1761143" cy="44196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64243" cy="442738"/>
                    </a:xfrm>
                    <a:prstGeom prst="rect">
                      <a:avLst/>
                    </a:prstGeom>
                  </pic:spPr>
                </pic:pic>
              </a:graphicData>
            </a:graphic>
          </wp:inline>
        </w:drawing>
      </w:r>
      <w:r>
        <w:rPr>
          <w:noProof/>
        </w:rPr>
        <w:drawing>
          <wp:inline distT="0" distB="0" distL="0" distR="0" wp14:anchorId="7597846F" wp14:editId="50C07D46">
            <wp:extent cx="1574800" cy="319787"/>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01074" cy="325122"/>
                    </a:xfrm>
                    <a:prstGeom prst="rect">
                      <a:avLst/>
                    </a:prstGeom>
                  </pic:spPr>
                </pic:pic>
              </a:graphicData>
            </a:graphic>
          </wp:inline>
        </w:drawing>
      </w:r>
      <w:r>
        <w:rPr>
          <w:noProof/>
        </w:rPr>
        <w:t xml:space="preserve"> </w:t>
      </w:r>
      <w:r>
        <w:rPr>
          <w:noProof/>
        </w:rPr>
        <w:drawing>
          <wp:inline distT="0" distB="0" distL="0" distR="0" wp14:anchorId="0392D674" wp14:editId="3339C275">
            <wp:extent cx="1549400" cy="38434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79059" cy="391704"/>
                    </a:xfrm>
                    <a:prstGeom prst="rect">
                      <a:avLst/>
                    </a:prstGeom>
                  </pic:spPr>
                </pic:pic>
              </a:graphicData>
            </a:graphic>
          </wp:inline>
        </w:drawing>
      </w:r>
      <w:r>
        <w:rPr>
          <w:noProof/>
        </w:rPr>
        <w:t xml:space="preserve">  </w:t>
      </w:r>
      <w:r>
        <w:rPr>
          <w:noProof/>
        </w:rPr>
        <w:drawing>
          <wp:inline distT="0" distB="0" distL="0" distR="0" wp14:anchorId="49E5E3B0" wp14:editId="135CA0F8">
            <wp:extent cx="1661160" cy="399909"/>
            <wp:effectExtent l="0" t="0" r="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67581" cy="401455"/>
                    </a:xfrm>
                    <a:prstGeom prst="rect">
                      <a:avLst/>
                    </a:prstGeom>
                  </pic:spPr>
                </pic:pic>
              </a:graphicData>
            </a:graphic>
          </wp:inline>
        </w:drawing>
      </w:r>
    </w:p>
    <w:p w14:paraId="77479986" w14:textId="77777777" w:rsidR="00FA78CD" w:rsidRPr="00885843" w:rsidRDefault="00FA78CD" w:rsidP="00FA78CD">
      <w:pPr>
        <w:snapToGrid w:val="0"/>
        <w:spacing w:line="360" w:lineRule="auto"/>
        <w:rPr>
          <w:sz w:val="24"/>
        </w:rPr>
      </w:pPr>
      <w:r w:rsidRPr="00885843">
        <w:rPr>
          <w:rFonts w:hAnsi="宋体"/>
          <w:sz w:val="24"/>
        </w:rPr>
        <w:lastRenderedPageBreak/>
        <w:t>（</w:t>
      </w:r>
      <w:r w:rsidRPr="00885843">
        <w:rPr>
          <w:sz w:val="24"/>
        </w:rPr>
        <w:t>2</w:t>
      </w:r>
      <w:r w:rsidRPr="00885843">
        <w:rPr>
          <w:rFonts w:hAnsi="宋体"/>
          <w:sz w:val="24"/>
        </w:rPr>
        <w:t>）</w:t>
      </w:r>
      <w:r w:rsidRPr="00266E41">
        <w:rPr>
          <w:rFonts w:hAnsi="宋体" w:hint="eastAsia"/>
          <w:sz w:val="24"/>
        </w:rPr>
        <w:t>输入一段以</w:t>
      </w:r>
      <w:r w:rsidRPr="00266E41">
        <w:rPr>
          <w:rFonts w:hAnsi="宋体" w:hint="eastAsia"/>
          <w:sz w:val="24"/>
        </w:rPr>
        <w:t>!</w:t>
      </w:r>
      <w:r w:rsidRPr="00266E41">
        <w:rPr>
          <w:rFonts w:hAnsi="宋体" w:hint="eastAsia"/>
          <w:sz w:val="24"/>
        </w:rPr>
        <w:t>结尾的短文</w:t>
      </w:r>
      <w:r w:rsidRPr="00266E41">
        <w:rPr>
          <w:rFonts w:hAnsi="宋体" w:hint="eastAsia"/>
          <w:sz w:val="24"/>
        </w:rPr>
        <w:t>(</w:t>
      </w:r>
      <w:r w:rsidRPr="00266E41">
        <w:rPr>
          <w:rFonts w:hAnsi="宋体" w:hint="eastAsia"/>
          <w:sz w:val="24"/>
        </w:rPr>
        <w:t>最多</w:t>
      </w:r>
      <w:r w:rsidRPr="00266E41">
        <w:rPr>
          <w:rFonts w:hAnsi="宋体" w:hint="eastAsia"/>
          <w:sz w:val="24"/>
        </w:rPr>
        <w:t>5</w:t>
      </w:r>
      <w:r w:rsidRPr="00266E41">
        <w:rPr>
          <w:rFonts w:hAnsi="宋体" w:hint="eastAsia"/>
          <w:sz w:val="24"/>
        </w:rPr>
        <w:t>行</w:t>
      </w:r>
      <w:r w:rsidRPr="00266E41">
        <w:rPr>
          <w:rFonts w:hAnsi="宋体" w:hint="eastAsia"/>
          <w:sz w:val="24"/>
        </w:rPr>
        <w:t>,</w:t>
      </w:r>
      <w:r w:rsidRPr="00266E41">
        <w:rPr>
          <w:rFonts w:hAnsi="宋体" w:hint="eastAsia"/>
          <w:sz w:val="24"/>
        </w:rPr>
        <w:t>每行不超过</w:t>
      </w:r>
      <w:r w:rsidRPr="00266E41">
        <w:rPr>
          <w:rFonts w:hAnsi="宋体" w:hint="eastAsia"/>
          <w:sz w:val="24"/>
        </w:rPr>
        <w:t>50</w:t>
      </w:r>
      <w:r w:rsidRPr="00266E41">
        <w:rPr>
          <w:rFonts w:hAnsi="宋体" w:hint="eastAsia"/>
          <w:sz w:val="24"/>
        </w:rPr>
        <w:t>个字符</w:t>
      </w:r>
      <w:r w:rsidRPr="00266E41">
        <w:rPr>
          <w:rFonts w:hAnsi="宋体" w:hint="eastAsia"/>
          <w:sz w:val="24"/>
        </w:rPr>
        <w:t>)</w:t>
      </w:r>
      <w:r w:rsidRPr="00266E41">
        <w:rPr>
          <w:rFonts w:hAnsi="宋体" w:hint="eastAsia"/>
          <w:sz w:val="24"/>
        </w:rPr>
        <w:t>，要求将它复制到输出，复制过程中将每行一个以上的空格字符用一个空格代替。</w:t>
      </w:r>
    </w:p>
    <w:p w14:paraId="10D9A517" w14:textId="77777777" w:rsidR="00FA78CD" w:rsidRPr="001C2B0B" w:rsidRDefault="00FA78CD" w:rsidP="00FA78CD">
      <w:pPr>
        <w:snapToGrid w:val="0"/>
        <w:spacing w:line="300" w:lineRule="auto"/>
        <w:rPr>
          <w:b/>
          <w:bCs/>
          <w:sz w:val="24"/>
        </w:rPr>
      </w:pPr>
      <w:r w:rsidRPr="001C2B0B">
        <w:rPr>
          <w:b/>
          <w:bCs/>
          <w:sz w:val="24"/>
        </w:rPr>
        <w:t>解答：</w:t>
      </w:r>
    </w:p>
    <w:p w14:paraId="089F1D21" w14:textId="77777777" w:rsidR="00FA78CD" w:rsidRPr="001C2B0B" w:rsidRDefault="00FA78CD" w:rsidP="00FA78CD">
      <w:pPr>
        <w:snapToGrid w:val="0"/>
        <w:spacing w:line="300" w:lineRule="auto"/>
        <w:ind w:firstLine="420"/>
        <w:rPr>
          <w:sz w:val="24"/>
        </w:rPr>
      </w:pPr>
      <w:r>
        <w:rPr>
          <w:rFonts w:hint="eastAsia"/>
          <w:sz w:val="24"/>
        </w:rPr>
        <w:t>1</w:t>
      </w:r>
      <w:r>
        <w:rPr>
          <w:sz w:val="24"/>
        </w:rPr>
        <w:t>)</w:t>
      </w:r>
      <w:r w:rsidRPr="001C2B0B">
        <w:rPr>
          <w:sz w:val="24"/>
        </w:rPr>
        <w:t>解题思路：</w:t>
      </w:r>
    </w:p>
    <w:p w14:paraId="5B2D3030" w14:textId="77777777" w:rsidR="00FA78CD" w:rsidRPr="00885843" w:rsidRDefault="00FA78CD" w:rsidP="00FA78CD">
      <w:pPr>
        <w:snapToGrid w:val="0"/>
        <w:spacing w:line="300" w:lineRule="auto"/>
        <w:ind w:left="420" w:firstLine="420"/>
        <w:rPr>
          <w:sz w:val="24"/>
        </w:rPr>
      </w:pPr>
      <w:r>
        <w:rPr>
          <w:rFonts w:hint="eastAsia"/>
          <w:sz w:val="24"/>
        </w:rPr>
        <w:t>1</w:t>
      </w:r>
      <w:r>
        <w:rPr>
          <w:sz w:val="24"/>
        </w:rPr>
        <w:t>.</w:t>
      </w:r>
      <w:r>
        <w:rPr>
          <w:rFonts w:hint="eastAsia"/>
          <w:sz w:val="24"/>
        </w:rPr>
        <w:t>定义一个字符数组</w:t>
      </w:r>
      <w:r>
        <w:rPr>
          <w:rFonts w:hint="eastAsia"/>
          <w:sz w:val="24"/>
        </w:rPr>
        <w:t>str</w:t>
      </w:r>
      <w:r>
        <w:rPr>
          <w:rFonts w:hint="eastAsia"/>
          <w:sz w:val="24"/>
        </w:rPr>
        <w:t>用以存储读入的字符，数字</w:t>
      </w:r>
      <w:proofErr w:type="spellStart"/>
      <w:r>
        <w:rPr>
          <w:sz w:val="24"/>
        </w:rPr>
        <w:t>i</w:t>
      </w:r>
      <w:proofErr w:type="spellEnd"/>
      <w:r>
        <w:rPr>
          <w:rFonts w:hint="eastAsia"/>
          <w:sz w:val="24"/>
        </w:rPr>
        <w:t>作为短文长度。</w:t>
      </w:r>
    </w:p>
    <w:p w14:paraId="6F9E79ED" w14:textId="77777777" w:rsidR="00FA78CD" w:rsidRPr="00885843" w:rsidRDefault="00FA78CD" w:rsidP="00FA78CD">
      <w:pPr>
        <w:snapToGrid w:val="0"/>
        <w:spacing w:line="300" w:lineRule="auto"/>
        <w:rPr>
          <w:sz w:val="24"/>
        </w:rPr>
      </w:pPr>
      <w:r w:rsidRPr="00885843">
        <w:rPr>
          <w:sz w:val="24"/>
        </w:rPr>
        <w:tab/>
      </w:r>
      <w:r>
        <w:rPr>
          <w:sz w:val="24"/>
        </w:rPr>
        <w:tab/>
      </w:r>
      <w:r w:rsidRPr="00885843">
        <w:rPr>
          <w:sz w:val="24"/>
        </w:rPr>
        <w:t>2.</w:t>
      </w:r>
      <w:r w:rsidRPr="001C2B0B">
        <w:rPr>
          <w:sz w:val="24"/>
        </w:rPr>
        <w:t>如果</w:t>
      </w:r>
      <w:r>
        <w:rPr>
          <w:rFonts w:hint="eastAsia"/>
          <w:sz w:val="24"/>
        </w:rPr>
        <w:t>s</w:t>
      </w:r>
      <w:r>
        <w:rPr>
          <w:sz w:val="24"/>
        </w:rPr>
        <w:t>tr[i-1]!=’!’</w:t>
      </w:r>
      <w:r>
        <w:rPr>
          <w:rFonts w:hint="eastAsia"/>
          <w:sz w:val="24"/>
        </w:rPr>
        <w:t>，读入该字符，否则跳转</w:t>
      </w:r>
      <w:r>
        <w:rPr>
          <w:rFonts w:hint="eastAsia"/>
          <w:sz w:val="24"/>
        </w:rPr>
        <w:t>3</w:t>
      </w:r>
    </w:p>
    <w:p w14:paraId="2DB866CB" w14:textId="77777777" w:rsidR="00FA78CD" w:rsidRPr="00885843" w:rsidRDefault="00FA78CD" w:rsidP="00FA78CD">
      <w:pPr>
        <w:snapToGrid w:val="0"/>
        <w:spacing w:line="300" w:lineRule="auto"/>
        <w:ind w:left="840"/>
        <w:rPr>
          <w:sz w:val="24"/>
        </w:rPr>
      </w:pPr>
      <w:r w:rsidRPr="00885843">
        <w:rPr>
          <w:sz w:val="24"/>
        </w:rPr>
        <w:t xml:space="preserve">3. </w:t>
      </w:r>
      <w:r>
        <w:rPr>
          <w:rFonts w:hint="eastAsia"/>
          <w:sz w:val="24"/>
        </w:rPr>
        <w:t>判断是否存在每行一个以上的空格，若不存在，</w:t>
      </w:r>
      <w:r w:rsidRPr="001C2B0B">
        <w:rPr>
          <w:sz w:val="24"/>
        </w:rPr>
        <w:t>显示</w:t>
      </w:r>
      <w:r w:rsidRPr="001C2B0B">
        <w:rPr>
          <w:rFonts w:hint="eastAsia"/>
          <w:sz w:val="24"/>
        </w:rPr>
        <w:t>输出</w:t>
      </w:r>
      <w:r>
        <w:rPr>
          <w:rFonts w:hint="eastAsia"/>
          <w:sz w:val="24"/>
        </w:rPr>
        <w:t>；若存在，输出一个空格；</w:t>
      </w:r>
    </w:p>
    <w:p w14:paraId="164C5097" w14:textId="77777777" w:rsidR="00FA78CD" w:rsidRPr="00885843" w:rsidRDefault="00FA78CD" w:rsidP="00FA78CD">
      <w:pPr>
        <w:snapToGrid w:val="0"/>
        <w:spacing w:line="300" w:lineRule="auto"/>
        <w:rPr>
          <w:sz w:val="24"/>
        </w:rPr>
      </w:pPr>
      <w:r w:rsidRPr="00885843">
        <w:rPr>
          <w:sz w:val="24"/>
        </w:rPr>
        <w:tab/>
      </w:r>
      <w:r>
        <w:rPr>
          <w:sz w:val="24"/>
        </w:rPr>
        <w:tab/>
      </w:r>
      <w:r w:rsidRPr="00885843">
        <w:rPr>
          <w:sz w:val="24"/>
        </w:rPr>
        <w:t xml:space="preserve">4. </w:t>
      </w:r>
      <w:r w:rsidRPr="001C2B0B">
        <w:rPr>
          <w:sz w:val="24"/>
        </w:rPr>
        <w:t>结束</w:t>
      </w:r>
    </w:p>
    <w:p w14:paraId="08BC7857" w14:textId="77777777" w:rsidR="00FA78CD" w:rsidRPr="001C2B0B" w:rsidRDefault="00FA78CD" w:rsidP="00FA78CD">
      <w:pPr>
        <w:snapToGrid w:val="0"/>
        <w:spacing w:line="300" w:lineRule="auto"/>
        <w:rPr>
          <w:sz w:val="24"/>
        </w:rPr>
      </w:pPr>
      <w:r w:rsidRPr="00885843">
        <w:rPr>
          <w:sz w:val="24"/>
        </w:rPr>
        <w:t xml:space="preserve">  2</w:t>
      </w:r>
      <w:r w:rsidRPr="001C2B0B">
        <w:rPr>
          <w:sz w:val="24"/>
        </w:rPr>
        <w:t>）程序清单</w:t>
      </w:r>
    </w:p>
    <w:p w14:paraId="41616005" w14:textId="77777777" w:rsidR="00FA78CD" w:rsidRPr="00AB0BC8" w:rsidRDefault="00FA78CD" w:rsidP="00FA78CD">
      <w:pPr>
        <w:snapToGrid w:val="0"/>
        <w:rPr>
          <w:sz w:val="24"/>
        </w:rPr>
      </w:pPr>
      <w:r w:rsidRPr="00AB0BC8">
        <w:rPr>
          <w:sz w:val="24"/>
        </w:rPr>
        <w:t>#include &lt;</w:t>
      </w:r>
      <w:proofErr w:type="spellStart"/>
      <w:r w:rsidRPr="00AB0BC8">
        <w:rPr>
          <w:sz w:val="24"/>
        </w:rPr>
        <w:t>stdio.h</w:t>
      </w:r>
      <w:proofErr w:type="spellEnd"/>
      <w:r w:rsidRPr="00AB0BC8">
        <w:rPr>
          <w:sz w:val="24"/>
        </w:rPr>
        <w:t>&gt;</w:t>
      </w:r>
    </w:p>
    <w:p w14:paraId="4FAD856B" w14:textId="77777777" w:rsidR="00FA78CD" w:rsidRPr="00AB0BC8" w:rsidRDefault="00FA78CD" w:rsidP="00FA78CD">
      <w:pPr>
        <w:snapToGrid w:val="0"/>
        <w:rPr>
          <w:sz w:val="24"/>
        </w:rPr>
      </w:pPr>
      <w:r w:rsidRPr="00AB0BC8">
        <w:rPr>
          <w:sz w:val="24"/>
        </w:rPr>
        <w:t>int main(void)</w:t>
      </w:r>
    </w:p>
    <w:p w14:paraId="4EE43F66" w14:textId="77777777" w:rsidR="00FA78CD" w:rsidRPr="00AB0BC8" w:rsidRDefault="00FA78CD" w:rsidP="00FA78CD">
      <w:pPr>
        <w:snapToGrid w:val="0"/>
        <w:rPr>
          <w:sz w:val="24"/>
        </w:rPr>
      </w:pPr>
      <w:r w:rsidRPr="00AB0BC8">
        <w:rPr>
          <w:sz w:val="24"/>
        </w:rPr>
        <w:t>{</w:t>
      </w:r>
    </w:p>
    <w:p w14:paraId="25610A9E" w14:textId="77777777" w:rsidR="00FA78CD" w:rsidRPr="00AB0BC8" w:rsidRDefault="00FA78CD" w:rsidP="00FA78CD">
      <w:pPr>
        <w:snapToGrid w:val="0"/>
        <w:rPr>
          <w:sz w:val="24"/>
        </w:rPr>
      </w:pPr>
      <w:r w:rsidRPr="00AB0BC8">
        <w:rPr>
          <w:sz w:val="24"/>
        </w:rPr>
        <w:tab/>
        <w:t xml:space="preserve">char </w:t>
      </w:r>
      <w:proofErr w:type="gramStart"/>
      <w:r w:rsidRPr="00AB0BC8">
        <w:rPr>
          <w:sz w:val="24"/>
        </w:rPr>
        <w:t>str[</w:t>
      </w:r>
      <w:proofErr w:type="gramEnd"/>
      <w:r w:rsidRPr="00AB0BC8">
        <w:rPr>
          <w:sz w:val="24"/>
        </w:rPr>
        <w:t>1000] = { 0 };</w:t>
      </w:r>
    </w:p>
    <w:p w14:paraId="16E10BB8" w14:textId="77777777" w:rsidR="00FA78CD" w:rsidRPr="00AB0BC8" w:rsidRDefault="00FA78CD" w:rsidP="00FA78CD">
      <w:pPr>
        <w:snapToGrid w:val="0"/>
        <w:rPr>
          <w:sz w:val="24"/>
        </w:rPr>
      </w:pPr>
      <w:r w:rsidRPr="00AB0BC8">
        <w:rPr>
          <w:sz w:val="24"/>
        </w:rPr>
        <w:tab/>
        <w:t xml:space="preserve">int </w:t>
      </w:r>
      <w:proofErr w:type="spellStart"/>
      <w:r w:rsidRPr="00AB0BC8">
        <w:rPr>
          <w:sz w:val="24"/>
        </w:rPr>
        <w:t>i</w:t>
      </w:r>
      <w:proofErr w:type="spellEnd"/>
      <w:r w:rsidRPr="00AB0BC8">
        <w:rPr>
          <w:sz w:val="24"/>
        </w:rPr>
        <w:t xml:space="preserve"> = 0, j = 0;</w:t>
      </w:r>
    </w:p>
    <w:p w14:paraId="528B4DC9" w14:textId="77777777" w:rsidR="00FA78CD" w:rsidRPr="00AB0BC8" w:rsidRDefault="00FA78CD" w:rsidP="00FA78CD">
      <w:pPr>
        <w:snapToGrid w:val="0"/>
        <w:rPr>
          <w:sz w:val="24"/>
        </w:rPr>
      </w:pPr>
      <w:r w:rsidRPr="00AB0BC8">
        <w:rPr>
          <w:sz w:val="24"/>
        </w:rPr>
        <w:tab/>
        <w:t>while (</w:t>
      </w:r>
      <w:proofErr w:type="gramStart"/>
      <w:r w:rsidRPr="00AB0BC8">
        <w:rPr>
          <w:sz w:val="24"/>
        </w:rPr>
        <w:t>str[</w:t>
      </w:r>
      <w:proofErr w:type="spellStart"/>
      <w:proofErr w:type="gramEnd"/>
      <w:r w:rsidRPr="00AB0BC8">
        <w:rPr>
          <w:sz w:val="24"/>
        </w:rPr>
        <w:t>i</w:t>
      </w:r>
      <w:proofErr w:type="spellEnd"/>
      <w:r w:rsidRPr="00AB0BC8">
        <w:rPr>
          <w:sz w:val="24"/>
        </w:rPr>
        <w:t xml:space="preserve"> - 1] != '!') {</w:t>
      </w:r>
    </w:p>
    <w:p w14:paraId="4533FDD9" w14:textId="77777777" w:rsidR="00FA78CD" w:rsidRPr="00AB0BC8" w:rsidRDefault="00FA78CD" w:rsidP="00FA78CD">
      <w:pPr>
        <w:snapToGrid w:val="0"/>
        <w:rPr>
          <w:sz w:val="24"/>
        </w:rPr>
      </w:pPr>
      <w:r w:rsidRPr="00AB0BC8">
        <w:rPr>
          <w:sz w:val="24"/>
        </w:rPr>
        <w:tab/>
      </w:r>
      <w:r w:rsidRPr="00AB0BC8">
        <w:rPr>
          <w:sz w:val="24"/>
        </w:rPr>
        <w:tab/>
        <w:t>str[</w:t>
      </w:r>
      <w:proofErr w:type="spellStart"/>
      <w:r w:rsidRPr="00AB0BC8">
        <w:rPr>
          <w:sz w:val="24"/>
        </w:rPr>
        <w:t>i</w:t>
      </w:r>
      <w:proofErr w:type="spellEnd"/>
      <w:r w:rsidRPr="00AB0BC8">
        <w:rPr>
          <w:sz w:val="24"/>
        </w:rPr>
        <w:t xml:space="preserve">] = </w:t>
      </w:r>
      <w:proofErr w:type="spellStart"/>
      <w:proofErr w:type="gramStart"/>
      <w:r w:rsidRPr="00AB0BC8">
        <w:rPr>
          <w:sz w:val="24"/>
        </w:rPr>
        <w:t>getchar</w:t>
      </w:r>
      <w:proofErr w:type="spellEnd"/>
      <w:r w:rsidRPr="00AB0BC8">
        <w:rPr>
          <w:sz w:val="24"/>
        </w:rPr>
        <w:t>(</w:t>
      </w:r>
      <w:proofErr w:type="gramEnd"/>
      <w:r w:rsidRPr="00AB0BC8">
        <w:rPr>
          <w:sz w:val="24"/>
        </w:rPr>
        <w:t>);</w:t>
      </w:r>
    </w:p>
    <w:p w14:paraId="769E41E6" w14:textId="77777777" w:rsidR="00FA78CD" w:rsidRPr="00AB0BC8" w:rsidRDefault="00FA78CD" w:rsidP="00FA78CD">
      <w:pPr>
        <w:snapToGrid w:val="0"/>
        <w:rPr>
          <w:sz w:val="24"/>
        </w:rPr>
      </w:pPr>
      <w:r w:rsidRPr="00AB0BC8">
        <w:rPr>
          <w:sz w:val="24"/>
        </w:rPr>
        <w:tab/>
      </w:r>
      <w:r w:rsidRPr="00AB0BC8">
        <w:rPr>
          <w:sz w:val="24"/>
        </w:rPr>
        <w:tab/>
      </w:r>
      <w:proofErr w:type="spellStart"/>
      <w:r w:rsidRPr="00AB0BC8">
        <w:rPr>
          <w:sz w:val="24"/>
        </w:rPr>
        <w:t>i</w:t>
      </w:r>
      <w:proofErr w:type="spellEnd"/>
      <w:r w:rsidRPr="00AB0BC8">
        <w:rPr>
          <w:sz w:val="24"/>
        </w:rPr>
        <w:t>++;</w:t>
      </w:r>
    </w:p>
    <w:p w14:paraId="30530D1E" w14:textId="77777777" w:rsidR="00FA78CD" w:rsidRPr="00AB0BC8" w:rsidRDefault="00FA78CD" w:rsidP="00FA78CD">
      <w:pPr>
        <w:snapToGrid w:val="0"/>
        <w:rPr>
          <w:sz w:val="24"/>
        </w:rPr>
      </w:pPr>
      <w:r w:rsidRPr="00AB0BC8">
        <w:rPr>
          <w:sz w:val="24"/>
        </w:rPr>
        <w:tab/>
        <w:t>}</w:t>
      </w:r>
    </w:p>
    <w:p w14:paraId="7D2AF569" w14:textId="77777777" w:rsidR="00FA78CD" w:rsidRPr="00AB0BC8" w:rsidRDefault="00FA78CD" w:rsidP="00FA78CD">
      <w:pPr>
        <w:snapToGrid w:val="0"/>
        <w:rPr>
          <w:sz w:val="24"/>
        </w:rPr>
      </w:pPr>
      <w:r w:rsidRPr="00AB0BC8">
        <w:rPr>
          <w:sz w:val="24"/>
        </w:rPr>
        <w:tab/>
        <w:t xml:space="preserve">for (j; j &lt; </w:t>
      </w:r>
      <w:proofErr w:type="spellStart"/>
      <w:r w:rsidRPr="00AB0BC8">
        <w:rPr>
          <w:sz w:val="24"/>
        </w:rPr>
        <w:t>i</w:t>
      </w:r>
      <w:proofErr w:type="spellEnd"/>
      <w:r w:rsidRPr="00AB0BC8">
        <w:rPr>
          <w:sz w:val="24"/>
        </w:rPr>
        <w:t xml:space="preserve">; </w:t>
      </w:r>
      <w:proofErr w:type="spellStart"/>
      <w:r w:rsidRPr="00AB0BC8">
        <w:rPr>
          <w:sz w:val="24"/>
        </w:rPr>
        <w:t>j++</w:t>
      </w:r>
      <w:proofErr w:type="spellEnd"/>
      <w:r w:rsidRPr="00AB0BC8">
        <w:rPr>
          <w:sz w:val="24"/>
        </w:rPr>
        <w:t>) {</w:t>
      </w:r>
    </w:p>
    <w:p w14:paraId="7415C237" w14:textId="77777777" w:rsidR="00FA78CD" w:rsidRPr="00AB0BC8" w:rsidRDefault="00FA78CD" w:rsidP="00FA78CD">
      <w:pPr>
        <w:snapToGrid w:val="0"/>
        <w:rPr>
          <w:sz w:val="24"/>
        </w:rPr>
      </w:pPr>
      <w:r w:rsidRPr="00AB0BC8">
        <w:rPr>
          <w:sz w:val="24"/>
        </w:rPr>
        <w:tab/>
      </w:r>
      <w:r w:rsidRPr="00AB0BC8">
        <w:rPr>
          <w:sz w:val="24"/>
        </w:rPr>
        <w:tab/>
        <w:t xml:space="preserve">while (str[j] == ' ' &amp;&amp; </w:t>
      </w:r>
      <w:proofErr w:type="gramStart"/>
      <w:r w:rsidRPr="00AB0BC8">
        <w:rPr>
          <w:sz w:val="24"/>
        </w:rPr>
        <w:t>str[</w:t>
      </w:r>
      <w:proofErr w:type="gramEnd"/>
      <w:r w:rsidRPr="00AB0BC8">
        <w:rPr>
          <w:sz w:val="24"/>
        </w:rPr>
        <w:t>j + 1] == ' ')</w:t>
      </w:r>
      <w:proofErr w:type="spellStart"/>
      <w:r w:rsidRPr="00AB0BC8">
        <w:rPr>
          <w:sz w:val="24"/>
        </w:rPr>
        <w:t>j++</w:t>
      </w:r>
      <w:proofErr w:type="spellEnd"/>
      <w:r w:rsidRPr="00AB0BC8">
        <w:rPr>
          <w:sz w:val="24"/>
        </w:rPr>
        <w:t>;</w:t>
      </w:r>
    </w:p>
    <w:p w14:paraId="01C8A89A" w14:textId="77777777" w:rsidR="00FA78CD" w:rsidRPr="00AB0BC8" w:rsidRDefault="00FA78CD" w:rsidP="00FA78CD">
      <w:pPr>
        <w:snapToGrid w:val="0"/>
        <w:rPr>
          <w:sz w:val="24"/>
        </w:rPr>
      </w:pPr>
      <w:r w:rsidRPr="00AB0BC8">
        <w:rPr>
          <w:sz w:val="24"/>
        </w:rPr>
        <w:tab/>
      </w:r>
      <w:r w:rsidRPr="00AB0BC8">
        <w:rPr>
          <w:sz w:val="24"/>
        </w:rPr>
        <w:tab/>
      </w:r>
      <w:proofErr w:type="spellStart"/>
      <w:proofErr w:type="gramStart"/>
      <w:r w:rsidRPr="00AB0BC8">
        <w:rPr>
          <w:sz w:val="24"/>
        </w:rPr>
        <w:t>printf</w:t>
      </w:r>
      <w:proofErr w:type="spellEnd"/>
      <w:r w:rsidRPr="00AB0BC8">
        <w:rPr>
          <w:sz w:val="24"/>
        </w:rPr>
        <w:t>(</w:t>
      </w:r>
      <w:proofErr w:type="gramEnd"/>
      <w:r w:rsidRPr="00AB0BC8">
        <w:rPr>
          <w:sz w:val="24"/>
        </w:rPr>
        <w:t>"%c", str[j]);</w:t>
      </w:r>
    </w:p>
    <w:p w14:paraId="09F8CFB9" w14:textId="77777777" w:rsidR="00FA78CD" w:rsidRDefault="00FA78CD" w:rsidP="00FA78CD">
      <w:pPr>
        <w:snapToGrid w:val="0"/>
        <w:rPr>
          <w:sz w:val="24"/>
        </w:rPr>
      </w:pPr>
      <w:r w:rsidRPr="00AB0BC8">
        <w:rPr>
          <w:sz w:val="24"/>
        </w:rPr>
        <w:tab/>
        <w:t>}</w:t>
      </w:r>
    </w:p>
    <w:p w14:paraId="2945B365" w14:textId="77777777" w:rsidR="00FA78CD" w:rsidRPr="00AB0BC8" w:rsidRDefault="00FA78CD" w:rsidP="00FA78CD">
      <w:pPr>
        <w:snapToGrid w:val="0"/>
        <w:rPr>
          <w:sz w:val="24"/>
        </w:rPr>
      </w:pPr>
      <w:r>
        <w:rPr>
          <w:sz w:val="24"/>
        </w:rPr>
        <w:tab/>
      </w:r>
      <w:r>
        <w:rPr>
          <w:rFonts w:hint="eastAsia"/>
          <w:sz w:val="24"/>
        </w:rPr>
        <w:t>return</w:t>
      </w:r>
      <w:r>
        <w:rPr>
          <w:sz w:val="24"/>
        </w:rPr>
        <w:t xml:space="preserve"> 0</w:t>
      </w:r>
      <w:r>
        <w:rPr>
          <w:rFonts w:hint="eastAsia"/>
          <w:sz w:val="24"/>
        </w:rPr>
        <w:t>;</w:t>
      </w:r>
    </w:p>
    <w:p w14:paraId="71FFE339" w14:textId="77777777" w:rsidR="00FA78CD" w:rsidRDefault="00FA78CD" w:rsidP="00FA78CD">
      <w:pPr>
        <w:snapToGrid w:val="0"/>
        <w:rPr>
          <w:sz w:val="24"/>
        </w:rPr>
      </w:pPr>
      <w:r w:rsidRPr="00AB0BC8">
        <w:rPr>
          <w:sz w:val="24"/>
        </w:rPr>
        <w:t>}</w:t>
      </w:r>
    </w:p>
    <w:p w14:paraId="00BD05D9" w14:textId="77777777" w:rsidR="00FA78CD" w:rsidRPr="00885843" w:rsidRDefault="00FA78CD" w:rsidP="00FA78CD">
      <w:pPr>
        <w:snapToGrid w:val="0"/>
        <w:rPr>
          <w:sz w:val="24"/>
        </w:rPr>
      </w:pPr>
      <w:r w:rsidRPr="008B677E">
        <w:rPr>
          <w:sz w:val="24"/>
        </w:rPr>
        <w:t xml:space="preserve"> </w:t>
      </w:r>
      <w:r w:rsidRPr="00885843">
        <w:rPr>
          <w:sz w:val="24"/>
        </w:rPr>
        <w:t xml:space="preserve"> 3</w:t>
      </w:r>
      <w:r w:rsidRPr="00885843">
        <w:rPr>
          <w:rFonts w:hAnsi="宋体"/>
          <w:sz w:val="24"/>
        </w:rPr>
        <w:t>）测试</w:t>
      </w:r>
    </w:p>
    <w:p w14:paraId="6E960290" w14:textId="77777777" w:rsidR="00FA78CD" w:rsidRDefault="00FA78CD" w:rsidP="00FA78CD">
      <w:pPr>
        <w:rPr>
          <w:sz w:val="24"/>
        </w:rPr>
      </w:pPr>
      <w:r w:rsidRPr="00885843">
        <w:rPr>
          <w:sz w:val="24"/>
        </w:rPr>
        <w:t xml:space="preserve">  </w:t>
      </w:r>
      <w:r w:rsidRPr="00885843">
        <w:rPr>
          <w:sz w:val="24"/>
        </w:rPr>
        <w:t>（</w:t>
      </w:r>
      <w:r w:rsidRPr="00885843">
        <w:rPr>
          <w:sz w:val="24"/>
        </w:rPr>
        <w:t>a</w:t>
      </w:r>
      <w:r w:rsidRPr="00885843">
        <w:rPr>
          <w:sz w:val="24"/>
        </w:rPr>
        <w:t>）</w:t>
      </w:r>
      <w:r w:rsidRPr="00885843">
        <w:rPr>
          <w:sz w:val="24"/>
        </w:rPr>
        <w:t xml:space="preserve"> </w:t>
      </w:r>
      <w:r w:rsidRPr="00885843">
        <w:rPr>
          <w:sz w:val="24"/>
        </w:rPr>
        <w:t>测试数据：</w:t>
      </w:r>
    </w:p>
    <w:p w14:paraId="0BED3904" w14:textId="77777777" w:rsidR="00FA78CD" w:rsidRDefault="00FA78CD" w:rsidP="00FA78CD">
      <w:pPr>
        <w:rPr>
          <w:sz w:val="24"/>
        </w:rPr>
      </w:pPr>
      <w:r>
        <w:rPr>
          <w:rFonts w:hint="eastAsia"/>
          <w:sz w:val="24"/>
        </w:rPr>
        <w:tab/>
      </w:r>
      <w:r>
        <w:rPr>
          <w:rFonts w:hint="eastAsia"/>
          <w:sz w:val="24"/>
        </w:rPr>
        <w:t>根据题目要求以及各种可能出现的错误情况构造数据如表</w:t>
      </w:r>
      <w:r>
        <w:rPr>
          <w:rFonts w:hint="eastAsia"/>
          <w:sz w:val="24"/>
        </w:rPr>
        <w:t>1-1</w:t>
      </w:r>
      <w:r>
        <w:rPr>
          <w:rFonts w:hint="eastAsia"/>
          <w:sz w:val="24"/>
        </w:rPr>
        <w:t>所示。</w:t>
      </w:r>
    </w:p>
    <w:p w14:paraId="26B10048" w14:textId="77777777" w:rsidR="00FA78CD" w:rsidRDefault="00FA78CD" w:rsidP="00FA78CD">
      <w:pPr>
        <w:rPr>
          <w:sz w:val="24"/>
        </w:rPr>
      </w:pPr>
    </w:p>
    <w:p w14:paraId="6F649BFA" w14:textId="77777777" w:rsidR="00FA78CD" w:rsidRPr="00885843" w:rsidRDefault="00FA78CD" w:rsidP="00FA78CD">
      <w:pPr>
        <w:jc w:val="center"/>
        <w:rPr>
          <w:rFonts w:eastAsia="黑体"/>
          <w:sz w:val="24"/>
        </w:rPr>
      </w:pPr>
      <w:r w:rsidRPr="00885843">
        <w:rPr>
          <w:rFonts w:eastAsia="黑体" w:hAnsi="黑体"/>
          <w:sz w:val="24"/>
        </w:rPr>
        <w:t>表</w:t>
      </w:r>
      <w:r>
        <w:rPr>
          <w:rFonts w:eastAsia="黑体"/>
          <w:sz w:val="24"/>
        </w:rPr>
        <w:t>2</w:t>
      </w:r>
      <w:r w:rsidRPr="00885843">
        <w:rPr>
          <w:rFonts w:eastAsia="黑体"/>
          <w:sz w:val="24"/>
        </w:rPr>
        <w:t xml:space="preserve">-1 </w:t>
      </w:r>
      <w:r w:rsidRPr="00885843">
        <w:rPr>
          <w:rFonts w:eastAsia="黑体" w:hAnsi="黑体"/>
          <w:sz w:val="24"/>
        </w:rPr>
        <w:t>编程题</w:t>
      </w:r>
      <w:r>
        <w:rPr>
          <w:rFonts w:eastAsia="黑体"/>
          <w:sz w:val="24"/>
        </w:rPr>
        <w:t>2</w:t>
      </w:r>
      <w:r w:rsidRPr="00885843">
        <w:rPr>
          <w:rFonts w:eastAsia="黑体" w:hAnsi="黑体"/>
          <w:sz w:val="24"/>
        </w:rPr>
        <w:t>的测试数据</w:t>
      </w:r>
      <w:r>
        <w:rPr>
          <w:rFonts w:eastAsia="黑体" w:hAnsi="黑体" w:hint="eastAsia"/>
          <w:sz w:val="24"/>
        </w:rPr>
        <w:t>（以</w:t>
      </w:r>
      <w:proofErr w:type="gramStart"/>
      <w:r>
        <w:rPr>
          <w:rFonts w:eastAsia="黑体" w:hAnsi="黑体"/>
          <w:sz w:val="24"/>
        </w:rPr>
        <w:t>’</w:t>
      </w:r>
      <w:proofErr w:type="gramEnd"/>
      <w:r>
        <w:rPr>
          <w:rFonts w:eastAsia="黑体" w:hAnsi="黑体"/>
          <w:sz w:val="24"/>
        </w:rPr>
        <w:t>#</w:t>
      </w:r>
      <w:proofErr w:type="gramStart"/>
      <w:r>
        <w:rPr>
          <w:rFonts w:eastAsia="黑体" w:hAnsi="黑体"/>
          <w:sz w:val="24"/>
        </w:rPr>
        <w:t>’</w:t>
      </w:r>
      <w:proofErr w:type="gramEnd"/>
      <w:r>
        <w:rPr>
          <w:rFonts w:eastAsia="黑体" w:hAnsi="黑体" w:hint="eastAsia"/>
          <w:sz w:val="24"/>
        </w:rPr>
        <w:t>表示空格符号）</w:t>
      </w:r>
    </w:p>
    <w:tbl>
      <w:tblPr>
        <w:tblStyle w:val="af1"/>
        <w:tblW w:w="0" w:type="auto"/>
        <w:tblLook w:val="04A0" w:firstRow="1" w:lastRow="0" w:firstColumn="1" w:lastColumn="0" w:noHBand="0" w:noVBand="1"/>
      </w:tblPr>
      <w:tblGrid>
        <w:gridCol w:w="648"/>
        <w:gridCol w:w="2755"/>
        <w:gridCol w:w="1929"/>
        <w:gridCol w:w="3190"/>
      </w:tblGrid>
      <w:tr w:rsidR="00FA78CD" w:rsidRPr="00885843" w14:paraId="3FAA7CB5" w14:textId="77777777" w:rsidTr="00193B9C">
        <w:tc>
          <w:tcPr>
            <w:tcW w:w="0" w:type="auto"/>
            <w:vMerge w:val="restart"/>
          </w:tcPr>
          <w:p w14:paraId="01C0AD27" w14:textId="77777777" w:rsidR="00FA78CD" w:rsidRPr="00885843" w:rsidRDefault="00FA78CD" w:rsidP="00193B9C">
            <w:pPr>
              <w:jc w:val="center"/>
            </w:pPr>
            <w:r w:rsidRPr="00885843">
              <w:t>测试</w:t>
            </w:r>
          </w:p>
          <w:p w14:paraId="57BF50DD" w14:textId="77777777" w:rsidR="00FA78CD" w:rsidRPr="00885843" w:rsidRDefault="00FA78CD" w:rsidP="00193B9C">
            <w:pPr>
              <w:jc w:val="center"/>
            </w:pPr>
            <w:r w:rsidRPr="00885843">
              <w:t>用例</w:t>
            </w:r>
          </w:p>
        </w:tc>
        <w:tc>
          <w:tcPr>
            <w:tcW w:w="2755" w:type="dxa"/>
          </w:tcPr>
          <w:p w14:paraId="618E01C2" w14:textId="77777777" w:rsidR="00FA78CD" w:rsidRPr="00885843" w:rsidRDefault="00FA78CD" w:rsidP="00193B9C">
            <w:pPr>
              <w:jc w:val="center"/>
            </w:pPr>
            <w:r w:rsidRPr="00885843">
              <w:t>程</w:t>
            </w:r>
            <w:r w:rsidRPr="00885843">
              <w:t xml:space="preserve"> </w:t>
            </w:r>
            <w:r w:rsidRPr="00885843">
              <w:t>序</w:t>
            </w:r>
            <w:r w:rsidRPr="00885843">
              <w:t xml:space="preserve"> </w:t>
            </w:r>
            <w:r w:rsidRPr="00885843">
              <w:t>输</w:t>
            </w:r>
            <w:r w:rsidRPr="00885843">
              <w:t xml:space="preserve"> </w:t>
            </w:r>
            <w:r w:rsidRPr="00885843">
              <w:t>入</w:t>
            </w:r>
          </w:p>
        </w:tc>
        <w:tc>
          <w:tcPr>
            <w:tcW w:w="1929" w:type="dxa"/>
            <w:vMerge w:val="restart"/>
          </w:tcPr>
          <w:p w14:paraId="1FE6474B" w14:textId="77777777" w:rsidR="00FA78CD" w:rsidRPr="00885843" w:rsidRDefault="00FA78CD" w:rsidP="00193B9C">
            <w:pPr>
              <w:jc w:val="center"/>
            </w:pPr>
            <w:r w:rsidRPr="00885843">
              <w:t>理</w:t>
            </w:r>
            <w:r w:rsidRPr="00885843">
              <w:t xml:space="preserve"> </w:t>
            </w:r>
            <w:r w:rsidRPr="00885843">
              <w:t>论</w:t>
            </w:r>
            <w:r w:rsidRPr="00885843">
              <w:t xml:space="preserve"> </w:t>
            </w:r>
            <w:r w:rsidRPr="00885843">
              <w:t>结</w:t>
            </w:r>
            <w:r w:rsidRPr="00885843">
              <w:t xml:space="preserve"> </w:t>
            </w:r>
            <w:r w:rsidRPr="00885843">
              <w:t>果</w:t>
            </w:r>
          </w:p>
          <w:p w14:paraId="6049DD96" w14:textId="77777777" w:rsidR="00FA78CD" w:rsidRPr="00885843" w:rsidRDefault="00FA78CD" w:rsidP="00193B9C">
            <w:pPr>
              <w:jc w:val="center"/>
            </w:pPr>
          </w:p>
        </w:tc>
        <w:tc>
          <w:tcPr>
            <w:tcW w:w="3190" w:type="dxa"/>
            <w:vMerge w:val="restart"/>
          </w:tcPr>
          <w:p w14:paraId="0CC6BF6D" w14:textId="77777777" w:rsidR="00FA78CD" w:rsidRPr="00885843" w:rsidRDefault="00FA78CD" w:rsidP="00193B9C">
            <w:pPr>
              <w:jc w:val="center"/>
            </w:pPr>
            <w:r>
              <w:rPr>
                <w:rFonts w:hint="eastAsia"/>
              </w:rPr>
              <w:t>运</w:t>
            </w:r>
            <w:r>
              <w:rPr>
                <w:rFonts w:hint="eastAsia"/>
              </w:rPr>
              <w:t xml:space="preserve"> </w:t>
            </w:r>
            <w:r>
              <w:rPr>
                <w:rFonts w:hint="eastAsia"/>
              </w:rPr>
              <w:t>行</w:t>
            </w:r>
            <w:r>
              <w:rPr>
                <w:rFonts w:hint="eastAsia"/>
              </w:rPr>
              <w:t xml:space="preserve"> </w:t>
            </w:r>
            <w:r>
              <w:rPr>
                <w:rFonts w:hint="eastAsia"/>
              </w:rPr>
              <w:t>结</w:t>
            </w:r>
            <w:r>
              <w:rPr>
                <w:rFonts w:hint="eastAsia"/>
              </w:rPr>
              <w:t xml:space="preserve"> </w:t>
            </w:r>
            <w:r>
              <w:rPr>
                <w:rFonts w:hint="eastAsia"/>
              </w:rPr>
              <w:t>果</w:t>
            </w:r>
          </w:p>
        </w:tc>
      </w:tr>
      <w:tr w:rsidR="00FA78CD" w:rsidRPr="00885843" w14:paraId="0617FBD4" w14:textId="77777777" w:rsidTr="00193B9C">
        <w:tc>
          <w:tcPr>
            <w:tcW w:w="0" w:type="auto"/>
            <w:vMerge/>
          </w:tcPr>
          <w:p w14:paraId="0A7F09DE" w14:textId="77777777" w:rsidR="00FA78CD" w:rsidRPr="00885843" w:rsidRDefault="00FA78CD" w:rsidP="00193B9C">
            <w:pPr>
              <w:jc w:val="center"/>
            </w:pPr>
          </w:p>
        </w:tc>
        <w:tc>
          <w:tcPr>
            <w:tcW w:w="2755" w:type="dxa"/>
          </w:tcPr>
          <w:p w14:paraId="46AA4285" w14:textId="77777777" w:rsidR="00FA78CD" w:rsidRPr="00885843" w:rsidRDefault="00FA78CD" w:rsidP="00193B9C">
            <w:pPr>
              <w:jc w:val="center"/>
            </w:pPr>
            <w:r>
              <w:rPr>
                <w:rFonts w:hint="eastAsia"/>
              </w:rPr>
              <w:t>输入文本</w:t>
            </w:r>
          </w:p>
        </w:tc>
        <w:tc>
          <w:tcPr>
            <w:tcW w:w="1929" w:type="dxa"/>
            <w:vMerge/>
          </w:tcPr>
          <w:p w14:paraId="0CC6BCFD" w14:textId="77777777" w:rsidR="00FA78CD" w:rsidRPr="00885843" w:rsidRDefault="00FA78CD" w:rsidP="00193B9C"/>
        </w:tc>
        <w:tc>
          <w:tcPr>
            <w:tcW w:w="3190" w:type="dxa"/>
            <w:vMerge/>
          </w:tcPr>
          <w:p w14:paraId="3F4CF320" w14:textId="77777777" w:rsidR="00FA78CD" w:rsidRPr="00885843" w:rsidRDefault="00FA78CD" w:rsidP="00193B9C"/>
        </w:tc>
      </w:tr>
      <w:tr w:rsidR="00FA78CD" w:rsidRPr="00885843" w14:paraId="6F13405B" w14:textId="77777777" w:rsidTr="00193B9C">
        <w:tc>
          <w:tcPr>
            <w:tcW w:w="0" w:type="auto"/>
          </w:tcPr>
          <w:p w14:paraId="6124A864" w14:textId="77777777" w:rsidR="00FA78CD" w:rsidRPr="00885843" w:rsidRDefault="00FA78CD" w:rsidP="00193B9C">
            <w:pPr>
              <w:jc w:val="center"/>
            </w:pPr>
            <w:r w:rsidRPr="00885843">
              <w:t>用例</w:t>
            </w:r>
            <w:r w:rsidRPr="00885843">
              <w:t>1</w:t>
            </w:r>
          </w:p>
        </w:tc>
        <w:tc>
          <w:tcPr>
            <w:tcW w:w="2755" w:type="dxa"/>
          </w:tcPr>
          <w:p w14:paraId="565CDCE4" w14:textId="77777777" w:rsidR="00FA78CD" w:rsidRDefault="00FA78CD" w:rsidP="00193B9C">
            <w:pPr>
              <w:jc w:val="left"/>
            </w:pPr>
            <w:r>
              <w:rPr>
                <w:rFonts w:hint="eastAsia"/>
              </w:rPr>
              <w:t>我</w:t>
            </w:r>
            <w:r>
              <w:t>#</w:t>
            </w:r>
            <w:r>
              <w:rPr>
                <w:rFonts w:hint="eastAsia"/>
              </w:rPr>
              <w:t>爱</w:t>
            </w:r>
            <w:r>
              <w:t>###</w:t>
            </w:r>
            <w:r>
              <w:rPr>
                <w:rFonts w:hint="eastAsia"/>
              </w:rPr>
              <w:t>你</w:t>
            </w:r>
          </w:p>
          <w:p w14:paraId="43930B7E" w14:textId="77777777" w:rsidR="00FA78CD" w:rsidRDefault="00FA78CD" w:rsidP="00193B9C">
            <w:pPr>
              <w:jc w:val="left"/>
            </w:pPr>
            <w:r>
              <w:rPr>
                <w:rFonts w:hint="eastAsia"/>
              </w:rPr>
              <w:t>就</w:t>
            </w:r>
            <w:r>
              <w:t>##</w:t>
            </w:r>
            <w:r>
              <w:rPr>
                <w:rFonts w:hint="eastAsia"/>
              </w:rPr>
              <w:t>像</w:t>
            </w:r>
            <w:r>
              <w:t>#</w:t>
            </w:r>
            <w:r>
              <w:rPr>
                <w:rFonts w:hint="eastAsia"/>
              </w:rPr>
              <w:t>老鼠</w:t>
            </w:r>
            <w:r>
              <w:t>####</w:t>
            </w:r>
            <w:r>
              <w:rPr>
                <w:rFonts w:hint="eastAsia"/>
              </w:rPr>
              <w:t>爱</w:t>
            </w:r>
          </w:p>
          <w:p w14:paraId="7B2CB37E" w14:textId="77777777" w:rsidR="00FA78CD" w:rsidRDefault="00FA78CD" w:rsidP="00193B9C">
            <w:pPr>
              <w:jc w:val="left"/>
            </w:pPr>
            <w:r>
              <w:rPr>
                <w:rFonts w:hint="eastAsia"/>
              </w:rPr>
              <w:t>#</w:t>
            </w:r>
            <w:r>
              <w:t>###</w:t>
            </w:r>
            <w:r>
              <w:rPr>
                <w:rFonts w:hint="eastAsia"/>
              </w:rPr>
              <w:t>大米</w:t>
            </w:r>
          </w:p>
          <w:p w14:paraId="7CEED6FD" w14:textId="77777777" w:rsidR="00FA78CD" w:rsidRDefault="00FA78CD" w:rsidP="00193B9C">
            <w:pPr>
              <w:jc w:val="left"/>
            </w:pPr>
          </w:p>
          <w:p w14:paraId="71BAAF9A" w14:textId="77777777" w:rsidR="00FA78CD" w:rsidRPr="00885843" w:rsidRDefault="00FA78CD" w:rsidP="00193B9C">
            <w:pPr>
              <w:jc w:val="left"/>
            </w:pPr>
            <w:r>
              <w:rPr>
                <w:rFonts w:hint="eastAsia"/>
              </w:rPr>
              <w:t>!</w:t>
            </w:r>
            <w:r>
              <w:t xml:space="preserve"> </w:t>
            </w:r>
          </w:p>
        </w:tc>
        <w:tc>
          <w:tcPr>
            <w:tcW w:w="1929" w:type="dxa"/>
          </w:tcPr>
          <w:p w14:paraId="21EFA55A" w14:textId="77777777" w:rsidR="00FA78CD" w:rsidRDefault="00FA78CD" w:rsidP="00193B9C">
            <w:r>
              <w:rPr>
                <w:rFonts w:hint="eastAsia"/>
              </w:rPr>
              <w:t>我</w:t>
            </w:r>
            <w:r>
              <w:t>#</w:t>
            </w:r>
            <w:r>
              <w:rPr>
                <w:rFonts w:hint="eastAsia"/>
              </w:rPr>
              <w:t>爱</w:t>
            </w:r>
            <w:r>
              <w:t>#</w:t>
            </w:r>
            <w:r>
              <w:rPr>
                <w:rFonts w:hint="eastAsia"/>
              </w:rPr>
              <w:t>你</w:t>
            </w:r>
          </w:p>
          <w:p w14:paraId="01A731A9" w14:textId="77777777" w:rsidR="00FA78CD" w:rsidRDefault="00FA78CD" w:rsidP="00193B9C">
            <w:r>
              <w:rPr>
                <w:rFonts w:hint="eastAsia"/>
              </w:rPr>
              <w:t>就</w:t>
            </w:r>
            <w:r>
              <w:t>#</w:t>
            </w:r>
            <w:r>
              <w:rPr>
                <w:rFonts w:hint="eastAsia"/>
              </w:rPr>
              <w:t>像</w:t>
            </w:r>
            <w:r>
              <w:t>#</w:t>
            </w:r>
            <w:r>
              <w:rPr>
                <w:rFonts w:hint="eastAsia"/>
              </w:rPr>
              <w:t>老鼠</w:t>
            </w:r>
            <w:r>
              <w:t>#</w:t>
            </w:r>
            <w:r>
              <w:rPr>
                <w:rFonts w:hint="eastAsia"/>
              </w:rPr>
              <w:t>爱</w:t>
            </w:r>
          </w:p>
          <w:p w14:paraId="0628CA35" w14:textId="77777777" w:rsidR="00FA78CD" w:rsidRDefault="00FA78CD" w:rsidP="00193B9C">
            <w:r>
              <w:t>#</w:t>
            </w:r>
            <w:r>
              <w:rPr>
                <w:rFonts w:hint="eastAsia"/>
              </w:rPr>
              <w:t>大米</w:t>
            </w:r>
          </w:p>
          <w:p w14:paraId="65E2145E" w14:textId="77777777" w:rsidR="00FA78CD" w:rsidRDefault="00FA78CD" w:rsidP="00193B9C"/>
          <w:p w14:paraId="2D343991" w14:textId="77777777" w:rsidR="00FA78CD" w:rsidRPr="00885843" w:rsidRDefault="00FA78CD" w:rsidP="00193B9C">
            <w:r>
              <w:t>!</w:t>
            </w:r>
          </w:p>
        </w:tc>
        <w:tc>
          <w:tcPr>
            <w:tcW w:w="3190" w:type="dxa"/>
          </w:tcPr>
          <w:p w14:paraId="47913AFB" w14:textId="77777777" w:rsidR="00FA78CD" w:rsidRDefault="00FA78CD" w:rsidP="00193B9C">
            <w:r>
              <w:rPr>
                <w:rFonts w:hint="eastAsia"/>
              </w:rPr>
              <w:t>我</w:t>
            </w:r>
            <w:r>
              <w:t>#</w:t>
            </w:r>
            <w:r>
              <w:rPr>
                <w:rFonts w:hint="eastAsia"/>
              </w:rPr>
              <w:t>爱</w:t>
            </w:r>
            <w:r>
              <w:t>#</w:t>
            </w:r>
            <w:r>
              <w:rPr>
                <w:rFonts w:hint="eastAsia"/>
              </w:rPr>
              <w:t>你</w:t>
            </w:r>
          </w:p>
          <w:p w14:paraId="299077B7" w14:textId="77777777" w:rsidR="00FA78CD" w:rsidRDefault="00FA78CD" w:rsidP="00193B9C">
            <w:r>
              <w:rPr>
                <w:rFonts w:hint="eastAsia"/>
              </w:rPr>
              <w:t>就</w:t>
            </w:r>
            <w:r>
              <w:t>#</w:t>
            </w:r>
            <w:r>
              <w:rPr>
                <w:rFonts w:hint="eastAsia"/>
              </w:rPr>
              <w:t>像</w:t>
            </w:r>
            <w:r>
              <w:t>#</w:t>
            </w:r>
            <w:r>
              <w:rPr>
                <w:rFonts w:hint="eastAsia"/>
              </w:rPr>
              <w:t>老鼠</w:t>
            </w:r>
            <w:r>
              <w:t>#</w:t>
            </w:r>
            <w:r>
              <w:rPr>
                <w:rFonts w:hint="eastAsia"/>
              </w:rPr>
              <w:t>爱</w:t>
            </w:r>
          </w:p>
          <w:p w14:paraId="264D7ABA" w14:textId="77777777" w:rsidR="00FA78CD" w:rsidRDefault="00FA78CD" w:rsidP="00193B9C">
            <w:r>
              <w:t>#</w:t>
            </w:r>
            <w:r>
              <w:rPr>
                <w:rFonts w:hint="eastAsia"/>
              </w:rPr>
              <w:t>大米</w:t>
            </w:r>
          </w:p>
          <w:p w14:paraId="056A03D8" w14:textId="77777777" w:rsidR="00FA78CD" w:rsidRDefault="00FA78CD" w:rsidP="00193B9C"/>
          <w:p w14:paraId="4F2239E1" w14:textId="77777777" w:rsidR="00FA78CD" w:rsidRPr="00885843" w:rsidRDefault="00FA78CD" w:rsidP="00193B9C">
            <w:r>
              <w:t>!</w:t>
            </w:r>
          </w:p>
        </w:tc>
      </w:tr>
      <w:tr w:rsidR="00FA78CD" w:rsidRPr="00885843" w14:paraId="70C59AFC" w14:textId="77777777" w:rsidTr="00193B9C">
        <w:tc>
          <w:tcPr>
            <w:tcW w:w="0" w:type="auto"/>
          </w:tcPr>
          <w:p w14:paraId="5098D82C" w14:textId="77777777" w:rsidR="00FA78CD" w:rsidRPr="00885843" w:rsidRDefault="00FA78CD" w:rsidP="00193B9C">
            <w:pPr>
              <w:jc w:val="center"/>
            </w:pPr>
            <w:r w:rsidRPr="00885843">
              <w:t>用例</w:t>
            </w:r>
            <w:r w:rsidRPr="00885843">
              <w:t>2</w:t>
            </w:r>
          </w:p>
        </w:tc>
        <w:tc>
          <w:tcPr>
            <w:tcW w:w="2755" w:type="dxa"/>
          </w:tcPr>
          <w:p w14:paraId="12A9E63B" w14:textId="77777777" w:rsidR="00FA78CD" w:rsidRPr="00885843" w:rsidRDefault="00FA78CD" w:rsidP="00193B9C">
            <w:pPr>
              <w:jc w:val="left"/>
            </w:pPr>
            <w:proofErr w:type="spellStart"/>
            <w:r>
              <w:t>I#</w:t>
            </w:r>
            <w:r>
              <w:rPr>
                <w:rFonts w:hint="eastAsia"/>
              </w:rPr>
              <w:t>like</w:t>
            </w:r>
            <w:r>
              <w:t>#</w:t>
            </w:r>
            <w:r w:rsidRPr="00F702D7">
              <w:t>a</w:t>
            </w:r>
            <w:r>
              <w:t>pples</w:t>
            </w:r>
            <w:proofErr w:type="spellEnd"/>
            <w:r w:rsidRPr="00F702D7">
              <w:t>!</w:t>
            </w:r>
          </w:p>
        </w:tc>
        <w:tc>
          <w:tcPr>
            <w:tcW w:w="1929" w:type="dxa"/>
          </w:tcPr>
          <w:p w14:paraId="1AF21B89" w14:textId="77777777" w:rsidR="00FA78CD" w:rsidRPr="00885843" w:rsidRDefault="00FA78CD" w:rsidP="00193B9C">
            <w:pPr>
              <w:spacing w:line="240" w:lineRule="exact"/>
            </w:pPr>
            <w:proofErr w:type="spellStart"/>
            <w:r>
              <w:t>I#</w:t>
            </w:r>
            <w:r>
              <w:rPr>
                <w:rFonts w:hint="eastAsia"/>
              </w:rPr>
              <w:t>like</w:t>
            </w:r>
            <w:r>
              <w:t>#</w:t>
            </w:r>
            <w:r w:rsidRPr="00F702D7">
              <w:t>a</w:t>
            </w:r>
            <w:r>
              <w:t>pples</w:t>
            </w:r>
            <w:proofErr w:type="spellEnd"/>
            <w:r w:rsidRPr="00F702D7">
              <w:t>!</w:t>
            </w:r>
          </w:p>
        </w:tc>
        <w:tc>
          <w:tcPr>
            <w:tcW w:w="3190" w:type="dxa"/>
          </w:tcPr>
          <w:p w14:paraId="55170FCA" w14:textId="77777777" w:rsidR="00FA78CD" w:rsidRPr="00885843" w:rsidRDefault="00FA78CD" w:rsidP="00193B9C">
            <w:pPr>
              <w:spacing w:line="240" w:lineRule="exact"/>
            </w:pPr>
            <w:proofErr w:type="spellStart"/>
            <w:r>
              <w:t>I#</w:t>
            </w:r>
            <w:r>
              <w:rPr>
                <w:rFonts w:hint="eastAsia"/>
              </w:rPr>
              <w:t>like</w:t>
            </w:r>
            <w:r>
              <w:t>#</w:t>
            </w:r>
            <w:r w:rsidRPr="00F702D7">
              <w:t>a</w:t>
            </w:r>
            <w:r>
              <w:t>pples</w:t>
            </w:r>
            <w:proofErr w:type="spellEnd"/>
            <w:r w:rsidRPr="00F702D7">
              <w:t>!</w:t>
            </w:r>
          </w:p>
        </w:tc>
      </w:tr>
      <w:tr w:rsidR="00FA78CD" w:rsidRPr="00885843" w14:paraId="680698C5" w14:textId="77777777" w:rsidTr="00193B9C">
        <w:tc>
          <w:tcPr>
            <w:tcW w:w="0" w:type="auto"/>
          </w:tcPr>
          <w:p w14:paraId="67D7B73F" w14:textId="77777777" w:rsidR="00FA78CD" w:rsidRPr="00885843" w:rsidRDefault="00FA78CD" w:rsidP="00193B9C">
            <w:pPr>
              <w:jc w:val="center"/>
            </w:pPr>
            <w:r w:rsidRPr="00885843">
              <w:t>用例</w:t>
            </w:r>
            <w:r w:rsidRPr="00885843">
              <w:t>3</w:t>
            </w:r>
          </w:p>
        </w:tc>
        <w:tc>
          <w:tcPr>
            <w:tcW w:w="2755" w:type="dxa"/>
          </w:tcPr>
          <w:p w14:paraId="599DD5E9" w14:textId="77777777" w:rsidR="00FA78CD" w:rsidRDefault="00FA78CD" w:rsidP="00193B9C">
            <w:pPr>
              <w:jc w:val="left"/>
            </w:pPr>
            <w:r>
              <w:rPr>
                <w:rFonts w:hint="eastAsia"/>
              </w:rPr>
              <w:t>生活</w:t>
            </w:r>
            <w:r>
              <w:t>#</w:t>
            </w:r>
            <w:r>
              <w:rPr>
                <w:rFonts w:hint="eastAsia"/>
              </w:rPr>
              <w:t>就像</w:t>
            </w:r>
            <w:r>
              <w:t>####</w:t>
            </w:r>
            <w:r>
              <w:rPr>
                <w:rFonts w:hint="eastAsia"/>
              </w:rPr>
              <w:t>海洋，</w:t>
            </w:r>
          </w:p>
          <w:p w14:paraId="17242650" w14:textId="77777777" w:rsidR="00FA78CD" w:rsidRPr="00885843" w:rsidRDefault="00FA78CD" w:rsidP="00193B9C">
            <w:pPr>
              <w:jc w:val="left"/>
            </w:pPr>
            <w:r>
              <w:t>####L</w:t>
            </w:r>
            <w:r>
              <w:rPr>
                <w:rFonts w:hint="eastAsia"/>
              </w:rPr>
              <w:t>ife</w:t>
            </w:r>
            <w:r>
              <w:t>#is#like#a######sea. ###!</w:t>
            </w:r>
          </w:p>
        </w:tc>
        <w:tc>
          <w:tcPr>
            <w:tcW w:w="1929" w:type="dxa"/>
          </w:tcPr>
          <w:p w14:paraId="60DE764B" w14:textId="77777777" w:rsidR="00FA78CD" w:rsidRDefault="00FA78CD" w:rsidP="00193B9C">
            <w:pPr>
              <w:jc w:val="left"/>
            </w:pPr>
            <w:r>
              <w:rPr>
                <w:rFonts w:hint="eastAsia"/>
              </w:rPr>
              <w:t>生活</w:t>
            </w:r>
            <w:r>
              <w:t>#</w:t>
            </w:r>
            <w:r>
              <w:rPr>
                <w:rFonts w:hint="eastAsia"/>
              </w:rPr>
              <w:t>就像</w:t>
            </w:r>
            <w:r>
              <w:t>#</w:t>
            </w:r>
            <w:r>
              <w:rPr>
                <w:rFonts w:hint="eastAsia"/>
              </w:rPr>
              <w:t>海洋，</w:t>
            </w:r>
          </w:p>
          <w:p w14:paraId="516D1408" w14:textId="77777777" w:rsidR="00FA78CD" w:rsidRPr="00885843" w:rsidRDefault="00FA78CD" w:rsidP="00193B9C">
            <w:r>
              <w:t>#L</w:t>
            </w:r>
            <w:r>
              <w:rPr>
                <w:rFonts w:hint="eastAsia"/>
              </w:rPr>
              <w:t>ife</w:t>
            </w:r>
            <w:r>
              <w:t>#is#like#a#sea. #!</w:t>
            </w:r>
          </w:p>
        </w:tc>
        <w:tc>
          <w:tcPr>
            <w:tcW w:w="3190" w:type="dxa"/>
          </w:tcPr>
          <w:p w14:paraId="60A64940" w14:textId="77777777" w:rsidR="00FA78CD" w:rsidRDefault="00FA78CD" w:rsidP="00193B9C">
            <w:pPr>
              <w:jc w:val="left"/>
            </w:pPr>
            <w:r>
              <w:rPr>
                <w:rFonts w:hint="eastAsia"/>
              </w:rPr>
              <w:t>生活</w:t>
            </w:r>
            <w:r>
              <w:t>#</w:t>
            </w:r>
            <w:r>
              <w:rPr>
                <w:rFonts w:hint="eastAsia"/>
              </w:rPr>
              <w:t>就像</w:t>
            </w:r>
            <w:r>
              <w:t>#</w:t>
            </w:r>
            <w:r>
              <w:rPr>
                <w:rFonts w:hint="eastAsia"/>
              </w:rPr>
              <w:t>海洋，</w:t>
            </w:r>
          </w:p>
          <w:p w14:paraId="66550DFD" w14:textId="77777777" w:rsidR="00FA78CD" w:rsidRPr="00885843" w:rsidRDefault="00FA78CD" w:rsidP="00193B9C">
            <w:pPr>
              <w:spacing w:line="240" w:lineRule="exact"/>
            </w:pPr>
            <w:r>
              <w:t>#L</w:t>
            </w:r>
            <w:r>
              <w:rPr>
                <w:rFonts w:hint="eastAsia"/>
              </w:rPr>
              <w:t>ife</w:t>
            </w:r>
            <w:r>
              <w:t>#is#like#a#sea. #!</w:t>
            </w:r>
          </w:p>
        </w:tc>
      </w:tr>
    </w:tbl>
    <w:p w14:paraId="601FB30D" w14:textId="77777777" w:rsidR="00FA78CD" w:rsidRPr="00885843" w:rsidRDefault="00FA78CD" w:rsidP="00FA78CD">
      <w:pPr>
        <w:spacing w:line="360" w:lineRule="auto"/>
        <w:rPr>
          <w:sz w:val="24"/>
        </w:rPr>
      </w:pPr>
      <w:r w:rsidRPr="00885843">
        <w:rPr>
          <w:sz w:val="24"/>
        </w:rPr>
        <w:t xml:space="preserve">  </w:t>
      </w:r>
      <w:r w:rsidRPr="00885843">
        <w:rPr>
          <w:sz w:val="24"/>
        </w:rPr>
        <w:t>（</w:t>
      </w:r>
      <w:r w:rsidRPr="00885843">
        <w:rPr>
          <w:sz w:val="24"/>
        </w:rPr>
        <w:t>b</w:t>
      </w:r>
      <w:r w:rsidRPr="00885843">
        <w:rPr>
          <w:sz w:val="24"/>
        </w:rPr>
        <w:t>）</w:t>
      </w:r>
      <w:r w:rsidRPr="00885843">
        <w:rPr>
          <w:sz w:val="24"/>
        </w:rPr>
        <w:t xml:space="preserve"> </w:t>
      </w:r>
      <w:r w:rsidRPr="00885843">
        <w:rPr>
          <w:sz w:val="24"/>
        </w:rPr>
        <w:t>对应测试</w:t>
      </w:r>
      <w:r>
        <w:rPr>
          <w:rFonts w:hint="eastAsia"/>
          <w:sz w:val="24"/>
        </w:rPr>
        <w:t>测试用例</w:t>
      </w:r>
      <w:r>
        <w:rPr>
          <w:rFonts w:hint="eastAsia"/>
          <w:sz w:val="24"/>
        </w:rPr>
        <w:t>1</w:t>
      </w:r>
      <w:r w:rsidRPr="00885843">
        <w:rPr>
          <w:sz w:val="24"/>
        </w:rPr>
        <w:t>的运行结果如图</w:t>
      </w:r>
      <w:r>
        <w:rPr>
          <w:sz w:val="24"/>
        </w:rPr>
        <w:t>2</w:t>
      </w:r>
      <w:r w:rsidRPr="00885843">
        <w:rPr>
          <w:sz w:val="24"/>
        </w:rPr>
        <w:t>-2</w:t>
      </w:r>
      <w:r w:rsidRPr="00885843">
        <w:rPr>
          <w:sz w:val="24"/>
        </w:rPr>
        <w:t>所示。</w:t>
      </w:r>
    </w:p>
    <w:p w14:paraId="3B24F2BC" w14:textId="77777777" w:rsidR="00FA78CD" w:rsidRPr="00885843" w:rsidRDefault="00FA78CD" w:rsidP="00FA78CD">
      <w:pPr>
        <w:jc w:val="center"/>
      </w:pPr>
      <w:r>
        <w:rPr>
          <w:noProof/>
        </w:rPr>
        <w:lastRenderedPageBreak/>
        <w:drawing>
          <wp:inline distT="0" distB="0" distL="0" distR="0" wp14:anchorId="63980F40" wp14:editId="5B8DFD30">
            <wp:extent cx="3718882" cy="1920406"/>
            <wp:effectExtent l="0" t="0" r="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18882" cy="1920406"/>
                    </a:xfrm>
                    <a:prstGeom prst="rect">
                      <a:avLst/>
                    </a:prstGeom>
                  </pic:spPr>
                </pic:pic>
              </a:graphicData>
            </a:graphic>
          </wp:inline>
        </w:drawing>
      </w:r>
    </w:p>
    <w:p w14:paraId="1380D730" w14:textId="77777777" w:rsidR="00FA78CD" w:rsidRPr="00885843" w:rsidRDefault="00FA78CD" w:rsidP="00FA78CD">
      <w:pPr>
        <w:jc w:val="center"/>
        <w:rPr>
          <w:rFonts w:eastAsia="黑体"/>
          <w:sz w:val="24"/>
        </w:rPr>
      </w:pPr>
      <w:r w:rsidRPr="00885843">
        <w:rPr>
          <w:rFonts w:eastAsia="黑体"/>
          <w:sz w:val="24"/>
        </w:rPr>
        <w:t>图</w:t>
      </w:r>
      <w:r>
        <w:rPr>
          <w:rFonts w:eastAsia="黑体"/>
          <w:sz w:val="24"/>
        </w:rPr>
        <w:t>2</w:t>
      </w:r>
      <w:r w:rsidRPr="00885843">
        <w:rPr>
          <w:rFonts w:eastAsia="黑体"/>
          <w:sz w:val="24"/>
        </w:rPr>
        <w:t xml:space="preserve">-2 </w:t>
      </w:r>
      <w:r w:rsidRPr="00885843">
        <w:rPr>
          <w:rFonts w:eastAsia="黑体"/>
          <w:sz w:val="24"/>
        </w:rPr>
        <w:t>编程题</w:t>
      </w:r>
      <w:r>
        <w:rPr>
          <w:rFonts w:eastAsia="黑体"/>
          <w:sz w:val="24"/>
        </w:rPr>
        <w:t>2</w:t>
      </w:r>
      <w:r w:rsidRPr="00885843">
        <w:rPr>
          <w:rFonts w:eastAsia="黑体"/>
          <w:sz w:val="24"/>
        </w:rPr>
        <w:t>的测试用例</w:t>
      </w:r>
      <w:proofErr w:type="gramStart"/>
      <w:r w:rsidRPr="00885843">
        <w:rPr>
          <w:rFonts w:eastAsia="黑体"/>
          <w:sz w:val="24"/>
        </w:rPr>
        <w:t>一</w:t>
      </w:r>
      <w:proofErr w:type="gramEnd"/>
      <w:r w:rsidRPr="00885843">
        <w:rPr>
          <w:rFonts w:eastAsia="黑体"/>
          <w:sz w:val="24"/>
        </w:rPr>
        <w:t>的运行结果</w:t>
      </w:r>
    </w:p>
    <w:p w14:paraId="50CC0B74" w14:textId="77777777" w:rsidR="00FA78CD" w:rsidRPr="00A21585" w:rsidRDefault="00FA78CD" w:rsidP="00FA78CD">
      <w:pPr>
        <w:jc w:val="center"/>
      </w:pPr>
    </w:p>
    <w:p w14:paraId="3EE031C4" w14:textId="77777777" w:rsidR="00FA78CD" w:rsidRDefault="00FA78CD" w:rsidP="00FA78CD">
      <w:pPr>
        <w:snapToGrid w:val="0"/>
        <w:rPr>
          <w:noProof/>
        </w:rPr>
      </w:pPr>
    </w:p>
    <w:p w14:paraId="39E1F0C3" w14:textId="77777777" w:rsidR="00FA78CD" w:rsidRDefault="00FA78CD" w:rsidP="00FA78CD">
      <w:pPr>
        <w:snapToGrid w:val="0"/>
        <w:spacing w:line="360" w:lineRule="auto"/>
        <w:ind w:firstLine="420"/>
        <w:jc w:val="left"/>
        <w:rPr>
          <w:sz w:val="24"/>
        </w:rPr>
      </w:pPr>
      <w:r w:rsidRPr="00885843">
        <w:rPr>
          <w:sz w:val="24"/>
        </w:rPr>
        <w:t>对应测试</w:t>
      </w:r>
      <w:r>
        <w:rPr>
          <w:rFonts w:hint="eastAsia"/>
          <w:sz w:val="24"/>
        </w:rPr>
        <w:t>测试用例</w:t>
      </w:r>
      <w:r>
        <w:rPr>
          <w:rFonts w:hint="eastAsia"/>
          <w:sz w:val="24"/>
        </w:rPr>
        <w:t>2</w:t>
      </w:r>
      <w:r w:rsidRPr="00885843">
        <w:rPr>
          <w:sz w:val="24"/>
        </w:rPr>
        <w:t>的运行结果如图</w:t>
      </w:r>
      <w:r>
        <w:rPr>
          <w:sz w:val="24"/>
        </w:rPr>
        <w:t>2</w:t>
      </w:r>
      <w:r w:rsidRPr="00885843">
        <w:rPr>
          <w:sz w:val="24"/>
        </w:rPr>
        <w:t>-</w:t>
      </w:r>
      <w:r>
        <w:rPr>
          <w:sz w:val="24"/>
        </w:rPr>
        <w:t>3</w:t>
      </w:r>
      <w:r w:rsidRPr="00885843">
        <w:rPr>
          <w:sz w:val="24"/>
        </w:rPr>
        <w:t>所示。</w:t>
      </w:r>
    </w:p>
    <w:p w14:paraId="2BDE4A66" w14:textId="77777777" w:rsidR="00FA78CD" w:rsidRDefault="00FA78CD" w:rsidP="00FA78CD">
      <w:pPr>
        <w:snapToGrid w:val="0"/>
        <w:spacing w:line="360" w:lineRule="auto"/>
        <w:jc w:val="left"/>
        <w:rPr>
          <w:sz w:val="24"/>
        </w:rPr>
      </w:pPr>
    </w:p>
    <w:p w14:paraId="09D8F191" w14:textId="77777777" w:rsidR="00FA78CD" w:rsidRPr="00885843" w:rsidRDefault="00FA78CD" w:rsidP="00FA78CD">
      <w:pPr>
        <w:snapToGrid w:val="0"/>
        <w:spacing w:line="360" w:lineRule="auto"/>
        <w:jc w:val="center"/>
      </w:pPr>
      <w:r>
        <w:rPr>
          <w:noProof/>
        </w:rPr>
        <w:drawing>
          <wp:inline distT="0" distB="0" distL="0" distR="0" wp14:anchorId="71370CB3" wp14:editId="67EF2F4D">
            <wp:extent cx="1356478" cy="41913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56478" cy="419136"/>
                    </a:xfrm>
                    <a:prstGeom prst="rect">
                      <a:avLst/>
                    </a:prstGeom>
                  </pic:spPr>
                </pic:pic>
              </a:graphicData>
            </a:graphic>
          </wp:inline>
        </w:drawing>
      </w:r>
    </w:p>
    <w:p w14:paraId="62B7F83A" w14:textId="77777777" w:rsidR="00FA78CD" w:rsidRPr="00885843" w:rsidRDefault="00FA78CD" w:rsidP="00FA78CD">
      <w:pPr>
        <w:jc w:val="center"/>
        <w:rPr>
          <w:rFonts w:eastAsia="楷体_GB2312"/>
          <w:color w:val="FF0000"/>
        </w:rPr>
      </w:pPr>
      <w:r w:rsidRPr="00885843">
        <w:rPr>
          <w:rFonts w:eastAsia="黑体"/>
          <w:sz w:val="24"/>
        </w:rPr>
        <w:t>图</w:t>
      </w:r>
      <w:r>
        <w:rPr>
          <w:rFonts w:eastAsia="黑体"/>
          <w:sz w:val="24"/>
        </w:rPr>
        <w:t>2</w:t>
      </w:r>
      <w:r w:rsidRPr="00885843">
        <w:rPr>
          <w:rFonts w:eastAsia="黑体"/>
          <w:sz w:val="24"/>
        </w:rPr>
        <w:t xml:space="preserve">-3 </w:t>
      </w:r>
      <w:r w:rsidRPr="00885843">
        <w:rPr>
          <w:rFonts w:eastAsia="黑体"/>
          <w:sz w:val="24"/>
        </w:rPr>
        <w:t>编程题</w:t>
      </w:r>
      <w:r w:rsidRPr="00885843">
        <w:rPr>
          <w:rFonts w:eastAsia="黑体"/>
          <w:sz w:val="24"/>
        </w:rPr>
        <w:t>3</w:t>
      </w:r>
      <w:r w:rsidRPr="00885843">
        <w:rPr>
          <w:rFonts w:eastAsia="黑体"/>
          <w:sz w:val="24"/>
        </w:rPr>
        <w:t>的测试用例二的运行结果</w:t>
      </w:r>
    </w:p>
    <w:p w14:paraId="46BABDE2" w14:textId="77777777" w:rsidR="00FA78CD" w:rsidRDefault="00FA78CD" w:rsidP="00FA78CD">
      <w:pPr>
        <w:snapToGrid w:val="0"/>
        <w:ind w:firstLine="420"/>
        <w:rPr>
          <w:sz w:val="24"/>
        </w:rPr>
      </w:pPr>
      <w:r w:rsidRPr="00885843">
        <w:rPr>
          <w:sz w:val="24"/>
        </w:rPr>
        <w:t>对应测试</w:t>
      </w:r>
      <w:r>
        <w:rPr>
          <w:rFonts w:hint="eastAsia"/>
          <w:sz w:val="24"/>
        </w:rPr>
        <w:t>测试用例</w:t>
      </w:r>
      <w:r>
        <w:rPr>
          <w:rFonts w:hint="eastAsia"/>
          <w:sz w:val="24"/>
        </w:rPr>
        <w:t>3</w:t>
      </w:r>
      <w:r w:rsidRPr="00885843">
        <w:rPr>
          <w:sz w:val="24"/>
        </w:rPr>
        <w:t>的运行结果如图</w:t>
      </w:r>
      <w:r>
        <w:rPr>
          <w:sz w:val="24"/>
        </w:rPr>
        <w:t>2</w:t>
      </w:r>
      <w:r w:rsidRPr="00885843">
        <w:rPr>
          <w:sz w:val="24"/>
        </w:rPr>
        <w:t>-</w:t>
      </w:r>
      <w:r>
        <w:rPr>
          <w:sz w:val="24"/>
        </w:rPr>
        <w:t>4</w:t>
      </w:r>
      <w:r w:rsidRPr="00885843">
        <w:rPr>
          <w:sz w:val="24"/>
        </w:rPr>
        <w:t>所示。</w:t>
      </w:r>
    </w:p>
    <w:p w14:paraId="051367C3" w14:textId="77777777" w:rsidR="00FA78CD" w:rsidRDefault="00FA78CD" w:rsidP="00FA78CD">
      <w:pPr>
        <w:snapToGrid w:val="0"/>
        <w:rPr>
          <w:sz w:val="24"/>
        </w:rPr>
      </w:pPr>
    </w:p>
    <w:p w14:paraId="54806374" w14:textId="77777777" w:rsidR="00FA78CD" w:rsidRPr="00885843" w:rsidRDefault="00FA78CD" w:rsidP="00FA78CD">
      <w:pPr>
        <w:snapToGrid w:val="0"/>
        <w:jc w:val="center"/>
      </w:pPr>
      <w:r>
        <w:rPr>
          <w:noProof/>
        </w:rPr>
        <w:drawing>
          <wp:inline distT="0" distB="0" distL="0" distR="0" wp14:anchorId="5DF69BF9" wp14:editId="58CA9B16">
            <wp:extent cx="2827265" cy="1089754"/>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27265" cy="1089754"/>
                    </a:xfrm>
                    <a:prstGeom prst="rect">
                      <a:avLst/>
                    </a:prstGeom>
                  </pic:spPr>
                </pic:pic>
              </a:graphicData>
            </a:graphic>
          </wp:inline>
        </w:drawing>
      </w:r>
    </w:p>
    <w:p w14:paraId="5C743B25" w14:textId="77777777" w:rsidR="00FA78CD" w:rsidRPr="00885843" w:rsidRDefault="00FA78CD" w:rsidP="00FA78CD">
      <w:pPr>
        <w:snapToGrid w:val="0"/>
      </w:pPr>
    </w:p>
    <w:p w14:paraId="720DEAC2" w14:textId="77777777" w:rsidR="00FA78CD" w:rsidRPr="00885843" w:rsidRDefault="00FA78CD" w:rsidP="00FA78CD">
      <w:pPr>
        <w:jc w:val="center"/>
        <w:rPr>
          <w:rFonts w:eastAsia="黑体"/>
          <w:sz w:val="24"/>
        </w:rPr>
      </w:pPr>
      <w:r w:rsidRPr="00885843">
        <w:rPr>
          <w:rFonts w:eastAsia="黑体"/>
          <w:sz w:val="24"/>
        </w:rPr>
        <w:t>图</w:t>
      </w:r>
      <w:r>
        <w:rPr>
          <w:rFonts w:eastAsia="黑体"/>
          <w:sz w:val="24"/>
        </w:rPr>
        <w:t>2</w:t>
      </w:r>
      <w:r w:rsidRPr="00885843">
        <w:rPr>
          <w:rFonts w:eastAsia="黑体"/>
          <w:sz w:val="24"/>
        </w:rPr>
        <w:t xml:space="preserve">-4 </w:t>
      </w:r>
      <w:r w:rsidRPr="00885843">
        <w:rPr>
          <w:rFonts w:eastAsia="黑体"/>
          <w:sz w:val="24"/>
        </w:rPr>
        <w:t>编程题</w:t>
      </w:r>
      <w:r w:rsidRPr="00885843">
        <w:rPr>
          <w:rFonts w:eastAsia="黑体"/>
          <w:sz w:val="24"/>
        </w:rPr>
        <w:t>3</w:t>
      </w:r>
      <w:r w:rsidRPr="00885843">
        <w:rPr>
          <w:rFonts w:eastAsia="黑体"/>
          <w:sz w:val="24"/>
        </w:rPr>
        <w:t>的测试用例三的运行结果</w:t>
      </w:r>
    </w:p>
    <w:p w14:paraId="1AF3F908" w14:textId="77777777" w:rsidR="00FA78CD" w:rsidRDefault="00FA78CD" w:rsidP="00FA78CD">
      <w:pPr>
        <w:snapToGrid w:val="0"/>
      </w:pPr>
    </w:p>
    <w:p w14:paraId="1CA578C2" w14:textId="77777777" w:rsidR="00FA78CD" w:rsidRDefault="00FA78CD" w:rsidP="00FA78CD">
      <w:pPr>
        <w:snapToGrid w:val="0"/>
        <w:spacing w:line="360" w:lineRule="auto"/>
        <w:rPr>
          <w:sz w:val="24"/>
        </w:rPr>
      </w:pPr>
      <w:r>
        <w:rPr>
          <w:rFonts w:hint="eastAsia"/>
          <w:sz w:val="24"/>
        </w:rPr>
        <w:tab/>
      </w: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13165D95" w14:textId="77777777" w:rsidR="00FA78CD" w:rsidRPr="00DB3203" w:rsidRDefault="00FA78CD" w:rsidP="00FA78CD">
      <w:pPr>
        <w:snapToGrid w:val="0"/>
        <w:spacing w:line="360" w:lineRule="auto"/>
        <w:rPr>
          <w:sz w:val="24"/>
        </w:rPr>
      </w:pPr>
      <w:r w:rsidRPr="002E5FBA">
        <w:rPr>
          <w:sz w:val="24"/>
        </w:rPr>
        <w:t>（</w:t>
      </w:r>
      <w:r>
        <w:rPr>
          <w:sz w:val="24"/>
        </w:rPr>
        <w:t>3</w:t>
      </w:r>
      <w:r w:rsidRPr="002E5FBA">
        <w:rPr>
          <w:sz w:val="24"/>
        </w:rPr>
        <w:t>）</w:t>
      </w:r>
      <w:r w:rsidRPr="00DB3203">
        <w:rPr>
          <w:rFonts w:hint="eastAsia"/>
          <w:sz w:val="24"/>
        </w:rPr>
        <w:t xml:space="preserve">  </w:t>
      </w:r>
      <w:r w:rsidRPr="00DB3203">
        <w:rPr>
          <w:rFonts w:hint="eastAsia"/>
          <w:sz w:val="24"/>
        </w:rPr>
        <w:t>打印如下的杨辉三角形。</w:t>
      </w:r>
    </w:p>
    <w:p w14:paraId="5C10CBF5" w14:textId="77777777" w:rsidR="00FA78CD" w:rsidRPr="00DB3203" w:rsidRDefault="00FA78CD" w:rsidP="00FA78CD">
      <w:pPr>
        <w:snapToGrid w:val="0"/>
        <w:spacing w:line="360" w:lineRule="auto"/>
        <w:rPr>
          <w:sz w:val="24"/>
        </w:rPr>
      </w:pPr>
      <w:r w:rsidRPr="00DB3203">
        <w:rPr>
          <w:rFonts w:hint="eastAsia"/>
          <w:sz w:val="24"/>
        </w:rPr>
        <w:t xml:space="preserve">                           1                    /*</w:t>
      </w:r>
      <w:r w:rsidRPr="00DB3203">
        <w:rPr>
          <w:rFonts w:hint="eastAsia"/>
          <w:sz w:val="24"/>
        </w:rPr>
        <w:t>第</w:t>
      </w:r>
      <w:r w:rsidRPr="00DB3203">
        <w:rPr>
          <w:rFonts w:hint="eastAsia"/>
          <w:sz w:val="24"/>
        </w:rPr>
        <w:t>0</w:t>
      </w:r>
      <w:r w:rsidRPr="00DB3203">
        <w:rPr>
          <w:rFonts w:hint="eastAsia"/>
          <w:sz w:val="24"/>
        </w:rPr>
        <w:t>行</w:t>
      </w:r>
      <w:r w:rsidRPr="00DB3203">
        <w:rPr>
          <w:rFonts w:hint="eastAsia"/>
          <w:sz w:val="24"/>
        </w:rPr>
        <w:t xml:space="preserve"> */ </w:t>
      </w:r>
    </w:p>
    <w:p w14:paraId="0B6D6401" w14:textId="77777777" w:rsidR="00FA78CD" w:rsidRPr="00DB3203" w:rsidRDefault="00FA78CD" w:rsidP="00FA78CD">
      <w:pPr>
        <w:snapToGrid w:val="0"/>
        <w:spacing w:line="360" w:lineRule="auto"/>
        <w:rPr>
          <w:sz w:val="24"/>
        </w:rPr>
      </w:pPr>
      <w:r w:rsidRPr="00DB3203">
        <w:rPr>
          <w:rFonts w:hint="eastAsia"/>
          <w:sz w:val="24"/>
        </w:rPr>
        <w:t xml:space="preserve">                         1   1                  /*</w:t>
      </w:r>
      <w:r w:rsidRPr="00DB3203">
        <w:rPr>
          <w:rFonts w:hint="eastAsia"/>
          <w:sz w:val="24"/>
        </w:rPr>
        <w:t>第</w:t>
      </w:r>
      <w:r w:rsidRPr="00DB3203">
        <w:rPr>
          <w:rFonts w:hint="eastAsia"/>
          <w:sz w:val="24"/>
        </w:rPr>
        <w:t>1</w:t>
      </w:r>
      <w:r w:rsidRPr="00DB3203">
        <w:rPr>
          <w:rFonts w:hint="eastAsia"/>
          <w:sz w:val="24"/>
        </w:rPr>
        <w:t>行</w:t>
      </w:r>
      <w:r w:rsidRPr="00DB3203">
        <w:rPr>
          <w:rFonts w:hint="eastAsia"/>
          <w:sz w:val="24"/>
        </w:rPr>
        <w:t xml:space="preserve"> */</w:t>
      </w:r>
    </w:p>
    <w:p w14:paraId="7EA22059" w14:textId="77777777" w:rsidR="00FA78CD" w:rsidRPr="00DB3203" w:rsidRDefault="00FA78CD" w:rsidP="00FA78CD">
      <w:pPr>
        <w:snapToGrid w:val="0"/>
        <w:spacing w:line="360" w:lineRule="auto"/>
        <w:rPr>
          <w:sz w:val="24"/>
        </w:rPr>
      </w:pPr>
      <w:r w:rsidRPr="00DB3203">
        <w:rPr>
          <w:rFonts w:hint="eastAsia"/>
          <w:sz w:val="24"/>
        </w:rPr>
        <w:t xml:space="preserve">                       1   2   1                /*</w:t>
      </w:r>
      <w:r w:rsidRPr="00DB3203">
        <w:rPr>
          <w:rFonts w:hint="eastAsia"/>
          <w:sz w:val="24"/>
        </w:rPr>
        <w:t>第</w:t>
      </w:r>
      <w:r w:rsidRPr="00DB3203">
        <w:rPr>
          <w:rFonts w:hint="eastAsia"/>
          <w:sz w:val="24"/>
        </w:rPr>
        <w:t>2</w:t>
      </w:r>
      <w:r w:rsidRPr="00DB3203">
        <w:rPr>
          <w:rFonts w:hint="eastAsia"/>
          <w:sz w:val="24"/>
        </w:rPr>
        <w:t>行</w:t>
      </w:r>
      <w:r w:rsidRPr="00DB3203">
        <w:rPr>
          <w:rFonts w:hint="eastAsia"/>
          <w:sz w:val="24"/>
        </w:rPr>
        <w:t xml:space="preserve"> */</w:t>
      </w:r>
    </w:p>
    <w:p w14:paraId="2CBFFA0F" w14:textId="77777777" w:rsidR="00FA78CD" w:rsidRPr="00DB3203" w:rsidRDefault="00FA78CD" w:rsidP="00FA78CD">
      <w:pPr>
        <w:snapToGrid w:val="0"/>
        <w:spacing w:line="360" w:lineRule="auto"/>
        <w:rPr>
          <w:sz w:val="24"/>
        </w:rPr>
      </w:pPr>
      <w:r w:rsidRPr="00DB3203">
        <w:rPr>
          <w:sz w:val="24"/>
        </w:rPr>
        <w:t xml:space="preserve">                     1   3   3   1</w:t>
      </w:r>
    </w:p>
    <w:p w14:paraId="5BE8D183" w14:textId="77777777" w:rsidR="00FA78CD" w:rsidRPr="00DB3203" w:rsidRDefault="00FA78CD" w:rsidP="00FA78CD">
      <w:pPr>
        <w:snapToGrid w:val="0"/>
        <w:spacing w:line="360" w:lineRule="auto"/>
        <w:rPr>
          <w:sz w:val="24"/>
        </w:rPr>
      </w:pPr>
      <w:r w:rsidRPr="00DB3203">
        <w:rPr>
          <w:sz w:val="24"/>
        </w:rPr>
        <w:t xml:space="preserve">                   1   4   6   4   1</w:t>
      </w:r>
    </w:p>
    <w:p w14:paraId="0DBA740C" w14:textId="77777777" w:rsidR="00FA78CD" w:rsidRPr="00DB3203" w:rsidRDefault="00FA78CD" w:rsidP="00FA78CD">
      <w:pPr>
        <w:snapToGrid w:val="0"/>
        <w:spacing w:line="360" w:lineRule="auto"/>
        <w:rPr>
          <w:sz w:val="24"/>
        </w:rPr>
      </w:pPr>
      <w:r w:rsidRPr="00DB3203">
        <w:rPr>
          <w:sz w:val="24"/>
        </w:rPr>
        <w:t xml:space="preserve">                 1   5   </w:t>
      </w:r>
      <w:proofErr w:type="gramStart"/>
      <w:r w:rsidRPr="00DB3203">
        <w:rPr>
          <w:sz w:val="24"/>
        </w:rPr>
        <w:t>10  10</w:t>
      </w:r>
      <w:proofErr w:type="gramEnd"/>
      <w:r w:rsidRPr="00DB3203">
        <w:rPr>
          <w:sz w:val="24"/>
        </w:rPr>
        <w:t xml:space="preserve">  5   1</w:t>
      </w:r>
    </w:p>
    <w:p w14:paraId="4502A196" w14:textId="77777777" w:rsidR="00FA78CD" w:rsidRPr="00DB3203" w:rsidRDefault="00FA78CD" w:rsidP="00FA78CD">
      <w:pPr>
        <w:snapToGrid w:val="0"/>
        <w:spacing w:line="360" w:lineRule="auto"/>
        <w:rPr>
          <w:sz w:val="24"/>
        </w:rPr>
      </w:pPr>
      <w:r w:rsidRPr="00DB3203">
        <w:rPr>
          <w:sz w:val="24"/>
        </w:rPr>
        <w:t xml:space="preserve">               1   6   </w:t>
      </w:r>
      <w:proofErr w:type="gramStart"/>
      <w:r w:rsidRPr="00DB3203">
        <w:rPr>
          <w:sz w:val="24"/>
        </w:rPr>
        <w:t>15  20</w:t>
      </w:r>
      <w:proofErr w:type="gramEnd"/>
      <w:r w:rsidRPr="00DB3203">
        <w:rPr>
          <w:sz w:val="24"/>
        </w:rPr>
        <w:t xml:space="preserve">  15  6   1</w:t>
      </w:r>
    </w:p>
    <w:p w14:paraId="10FDDE4C" w14:textId="77777777" w:rsidR="00FA78CD" w:rsidRPr="00DB3203" w:rsidRDefault="00FA78CD" w:rsidP="00FA78CD">
      <w:pPr>
        <w:snapToGrid w:val="0"/>
        <w:spacing w:line="360" w:lineRule="auto"/>
        <w:rPr>
          <w:sz w:val="24"/>
        </w:rPr>
      </w:pPr>
      <w:r w:rsidRPr="00DB3203">
        <w:rPr>
          <w:sz w:val="24"/>
        </w:rPr>
        <w:t xml:space="preserve">             1   7   </w:t>
      </w:r>
      <w:proofErr w:type="gramStart"/>
      <w:r w:rsidRPr="00DB3203">
        <w:rPr>
          <w:sz w:val="24"/>
        </w:rPr>
        <w:t>21  35</w:t>
      </w:r>
      <w:proofErr w:type="gramEnd"/>
      <w:r w:rsidRPr="00DB3203">
        <w:rPr>
          <w:sz w:val="24"/>
        </w:rPr>
        <w:t xml:space="preserve">  35  21  7   1</w:t>
      </w:r>
    </w:p>
    <w:p w14:paraId="7645C52D" w14:textId="77777777" w:rsidR="00FA78CD" w:rsidRPr="00DB3203" w:rsidRDefault="00FA78CD" w:rsidP="00FA78CD">
      <w:pPr>
        <w:snapToGrid w:val="0"/>
        <w:spacing w:line="360" w:lineRule="auto"/>
        <w:rPr>
          <w:sz w:val="24"/>
        </w:rPr>
      </w:pPr>
      <w:r w:rsidRPr="00DB3203">
        <w:rPr>
          <w:sz w:val="24"/>
        </w:rPr>
        <w:t xml:space="preserve">           1   8   </w:t>
      </w:r>
      <w:proofErr w:type="gramStart"/>
      <w:r w:rsidRPr="00DB3203">
        <w:rPr>
          <w:sz w:val="24"/>
        </w:rPr>
        <w:t>28  56</w:t>
      </w:r>
      <w:proofErr w:type="gramEnd"/>
      <w:r w:rsidRPr="00DB3203">
        <w:rPr>
          <w:sz w:val="24"/>
        </w:rPr>
        <w:t xml:space="preserve">  70  56  28  8   1</w:t>
      </w:r>
    </w:p>
    <w:p w14:paraId="6DAA38B2" w14:textId="77777777" w:rsidR="00FA78CD" w:rsidRPr="00DB3203" w:rsidRDefault="00FA78CD" w:rsidP="00FA78CD">
      <w:pPr>
        <w:snapToGrid w:val="0"/>
        <w:spacing w:line="360" w:lineRule="auto"/>
        <w:rPr>
          <w:sz w:val="24"/>
        </w:rPr>
      </w:pPr>
      <w:r w:rsidRPr="00DB3203">
        <w:rPr>
          <w:sz w:val="24"/>
        </w:rPr>
        <w:lastRenderedPageBreak/>
        <w:t xml:space="preserve">         1   9   </w:t>
      </w:r>
      <w:proofErr w:type="gramStart"/>
      <w:r w:rsidRPr="00DB3203">
        <w:rPr>
          <w:sz w:val="24"/>
        </w:rPr>
        <w:t>36  84</w:t>
      </w:r>
      <w:proofErr w:type="gramEnd"/>
      <w:r w:rsidRPr="00DB3203">
        <w:rPr>
          <w:sz w:val="24"/>
        </w:rPr>
        <w:t xml:space="preserve">  126 126 84  36   9   1</w:t>
      </w:r>
    </w:p>
    <w:p w14:paraId="364DED7D" w14:textId="77777777" w:rsidR="00FA78CD" w:rsidRDefault="00FA78CD" w:rsidP="00FA78CD">
      <w:pPr>
        <w:snapToGrid w:val="0"/>
        <w:spacing w:line="360" w:lineRule="auto"/>
        <w:ind w:firstLine="420"/>
        <w:rPr>
          <w:sz w:val="24"/>
        </w:rPr>
      </w:pPr>
      <w:r w:rsidRPr="00DB3203">
        <w:rPr>
          <w:rFonts w:hint="eastAsia"/>
          <w:sz w:val="24"/>
        </w:rPr>
        <w:t>第</w:t>
      </w:r>
      <w:proofErr w:type="spellStart"/>
      <w:r w:rsidRPr="00DB3203">
        <w:rPr>
          <w:rFonts w:hint="eastAsia"/>
          <w:sz w:val="24"/>
        </w:rPr>
        <w:t>i</w:t>
      </w:r>
      <w:proofErr w:type="spellEnd"/>
      <w:proofErr w:type="gramStart"/>
      <w:r w:rsidRPr="00DB3203">
        <w:rPr>
          <w:rFonts w:hint="eastAsia"/>
          <w:sz w:val="24"/>
        </w:rPr>
        <w:t>行第</w:t>
      </w:r>
      <w:r w:rsidRPr="00DB3203">
        <w:rPr>
          <w:rFonts w:hint="eastAsia"/>
          <w:sz w:val="24"/>
        </w:rPr>
        <w:t>j</w:t>
      </w:r>
      <w:r w:rsidRPr="00DB3203">
        <w:rPr>
          <w:rFonts w:hint="eastAsia"/>
          <w:sz w:val="24"/>
        </w:rPr>
        <w:t>列位置</w:t>
      </w:r>
      <w:proofErr w:type="gramEnd"/>
      <w:r w:rsidRPr="00DB3203">
        <w:rPr>
          <w:rFonts w:hint="eastAsia"/>
          <w:sz w:val="24"/>
        </w:rPr>
        <w:t>的数据值可以由组合</w:t>
      </w:r>
      <w:r w:rsidRPr="00DB3203">
        <w:rPr>
          <w:rFonts w:hint="eastAsia"/>
          <w:sz w:val="24"/>
        </w:rPr>
        <w:t>C</w:t>
      </w:r>
      <w:r w:rsidRPr="00DB3203">
        <w:rPr>
          <w:rFonts w:hint="eastAsia"/>
          <w:sz w:val="24"/>
        </w:rPr>
        <w:t>表示，</w:t>
      </w:r>
      <w:r w:rsidRPr="00DB3203">
        <w:rPr>
          <w:rFonts w:hint="eastAsia"/>
          <w:sz w:val="24"/>
        </w:rPr>
        <w:t>C</w:t>
      </w:r>
      <w:r w:rsidRPr="00DB3203">
        <w:rPr>
          <w:rFonts w:hint="eastAsia"/>
          <w:sz w:val="24"/>
        </w:rPr>
        <w:t>的计算如下：</w:t>
      </w:r>
    </w:p>
    <w:p w14:paraId="669CB2BE" w14:textId="77777777" w:rsidR="00FA78CD" w:rsidRPr="001C2B0B" w:rsidRDefault="00FA78CD" w:rsidP="00FA78CD">
      <w:pPr>
        <w:snapToGrid w:val="0"/>
        <w:spacing w:line="360" w:lineRule="auto"/>
        <w:jc w:val="center"/>
        <w:rPr>
          <w:sz w:val="24"/>
        </w:rPr>
      </w:pPr>
      <w:r>
        <w:rPr>
          <w:noProof/>
        </w:rPr>
        <w:drawing>
          <wp:inline distT="0" distB="0" distL="0" distR="0" wp14:anchorId="6FAC8FF4" wp14:editId="4A1B723C">
            <wp:extent cx="3276600" cy="784882"/>
            <wp:effectExtent l="0" t="0" r="0" b="0"/>
            <wp:docPr id="27" name="图片 27" descr="预览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预览大图"/>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89583" cy="787992"/>
                    </a:xfrm>
                    <a:prstGeom prst="rect">
                      <a:avLst/>
                    </a:prstGeom>
                    <a:noFill/>
                    <a:ln>
                      <a:noFill/>
                    </a:ln>
                  </pic:spPr>
                </pic:pic>
              </a:graphicData>
            </a:graphic>
          </wp:inline>
        </w:drawing>
      </w:r>
    </w:p>
    <w:p w14:paraId="2482172A" w14:textId="77777777" w:rsidR="00FA78CD" w:rsidRPr="00DB3203" w:rsidRDefault="00FA78CD" w:rsidP="00FA78CD">
      <w:pPr>
        <w:snapToGrid w:val="0"/>
        <w:spacing w:line="360" w:lineRule="auto"/>
        <w:ind w:firstLine="420"/>
        <w:rPr>
          <w:sz w:val="24"/>
        </w:rPr>
      </w:pPr>
      <w:r w:rsidRPr="00DB3203">
        <w:rPr>
          <w:rFonts w:hint="eastAsia"/>
          <w:sz w:val="24"/>
        </w:rPr>
        <w:t>根据以上公式，采用顺推法编程，输入最后一行的编号</w:t>
      </w:r>
      <w:r w:rsidRPr="00DB3203">
        <w:rPr>
          <w:rFonts w:hint="eastAsia"/>
          <w:sz w:val="24"/>
        </w:rPr>
        <w:t>N</w:t>
      </w:r>
      <w:r w:rsidRPr="00DB3203">
        <w:rPr>
          <w:rFonts w:hint="eastAsia"/>
          <w:sz w:val="24"/>
        </w:rPr>
        <w:t>（</w:t>
      </w:r>
      <w:r w:rsidRPr="00DB3203">
        <w:rPr>
          <w:rFonts w:hint="eastAsia"/>
          <w:sz w:val="24"/>
        </w:rPr>
        <w:t>0&lt;=N&lt;=6</w:t>
      </w:r>
      <w:r w:rsidRPr="00DB3203">
        <w:rPr>
          <w:rFonts w:hint="eastAsia"/>
          <w:sz w:val="24"/>
        </w:rPr>
        <w:t>），要求输出金字塔效果的杨辉三角形。</w:t>
      </w:r>
    </w:p>
    <w:p w14:paraId="2DBF6E91" w14:textId="77777777" w:rsidR="00FA78CD" w:rsidRDefault="00FA78CD" w:rsidP="00FA78CD">
      <w:pPr>
        <w:snapToGrid w:val="0"/>
        <w:spacing w:line="360" w:lineRule="auto"/>
        <w:ind w:firstLine="420"/>
        <w:rPr>
          <w:sz w:val="24"/>
        </w:rPr>
      </w:pPr>
      <w:r w:rsidRPr="00DB3203">
        <w:rPr>
          <w:rFonts w:hint="eastAsia"/>
          <w:sz w:val="24"/>
        </w:rPr>
        <w:t>特别要注意空格的数目，每个数字占位</w:t>
      </w:r>
      <w:r w:rsidRPr="00DB3203">
        <w:rPr>
          <w:rFonts w:hint="eastAsia"/>
          <w:sz w:val="24"/>
        </w:rPr>
        <w:t>4</w:t>
      </w:r>
      <w:r w:rsidRPr="00DB3203">
        <w:rPr>
          <w:rFonts w:hint="eastAsia"/>
          <w:sz w:val="24"/>
        </w:rPr>
        <w:t>格，例如，</w:t>
      </w:r>
      <w:r w:rsidRPr="00DB3203">
        <w:rPr>
          <w:rFonts w:hint="eastAsia"/>
          <w:sz w:val="24"/>
        </w:rPr>
        <w:t>1</w:t>
      </w:r>
      <w:r w:rsidRPr="00DB3203">
        <w:rPr>
          <w:rFonts w:hint="eastAsia"/>
          <w:sz w:val="24"/>
        </w:rPr>
        <w:t>位数后补</w:t>
      </w:r>
      <w:r w:rsidRPr="00DB3203">
        <w:rPr>
          <w:rFonts w:hint="eastAsia"/>
          <w:sz w:val="24"/>
        </w:rPr>
        <w:t>3</w:t>
      </w:r>
      <w:r w:rsidRPr="00DB3203">
        <w:rPr>
          <w:rFonts w:hint="eastAsia"/>
          <w:sz w:val="24"/>
        </w:rPr>
        <w:t>个空格。第</w:t>
      </w:r>
      <w:r w:rsidRPr="00DB3203">
        <w:rPr>
          <w:rFonts w:hint="eastAsia"/>
          <w:sz w:val="24"/>
        </w:rPr>
        <w:t>N</w:t>
      </w:r>
      <w:r w:rsidRPr="00DB3203">
        <w:rPr>
          <w:rFonts w:hint="eastAsia"/>
          <w:sz w:val="24"/>
        </w:rPr>
        <w:t>行行首是</w:t>
      </w:r>
      <w:r w:rsidRPr="00DB3203">
        <w:rPr>
          <w:rFonts w:hint="eastAsia"/>
          <w:sz w:val="24"/>
        </w:rPr>
        <w:t>N</w:t>
      </w:r>
      <w:proofErr w:type="gramStart"/>
      <w:r w:rsidRPr="00DB3203">
        <w:rPr>
          <w:rFonts w:hint="eastAsia"/>
          <w:sz w:val="24"/>
        </w:rPr>
        <w:t>个</w:t>
      </w:r>
      <w:proofErr w:type="gramEnd"/>
      <w:r w:rsidRPr="00DB3203">
        <w:rPr>
          <w:rFonts w:hint="eastAsia"/>
          <w:sz w:val="24"/>
        </w:rPr>
        <w:t>空格（每向上一行，行首空格数对应增加）。每行末尾是换行符。</w:t>
      </w:r>
    </w:p>
    <w:p w14:paraId="24016F05" w14:textId="77777777" w:rsidR="00FA78CD" w:rsidRPr="008E2B3F" w:rsidRDefault="00FA78CD" w:rsidP="00FA78CD">
      <w:pPr>
        <w:snapToGrid w:val="0"/>
        <w:spacing w:line="300" w:lineRule="auto"/>
        <w:rPr>
          <w:b/>
          <w:bCs/>
          <w:sz w:val="24"/>
        </w:rPr>
      </w:pPr>
      <w:r w:rsidRPr="008E2B3F">
        <w:rPr>
          <w:b/>
          <w:bCs/>
          <w:sz w:val="24"/>
        </w:rPr>
        <w:t>解答：</w:t>
      </w:r>
    </w:p>
    <w:p w14:paraId="660CCB16" w14:textId="77777777" w:rsidR="00FA78CD" w:rsidRPr="008E2B3F" w:rsidRDefault="00FA78CD" w:rsidP="00FA78CD">
      <w:pPr>
        <w:snapToGrid w:val="0"/>
        <w:spacing w:line="300" w:lineRule="auto"/>
        <w:ind w:firstLine="420"/>
        <w:rPr>
          <w:sz w:val="24"/>
        </w:rPr>
      </w:pPr>
      <w:r w:rsidRPr="008E2B3F">
        <w:rPr>
          <w:sz w:val="24"/>
        </w:rPr>
        <w:t xml:space="preserve">1) </w:t>
      </w:r>
      <w:r w:rsidRPr="008E2B3F">
        <w:rPr>
          <w:sz w:val="24"/>
        </w:rPr>
        <w:t>解题思路：</w:t>
      </w:r>
    </w:p>
    <w:p w14:paraId="13D7F4A5" w14:textId="77777777" w:rsidR="00FA78CD" w:rsidRPr="008E2B3F" w:rsidRDefault="00FA78CD" w:rsidP="00FA78CD">
      <w:pPr>
        <w:snapToGrid w:val="0"/>
        <w:spacing w:line="300" w:lineRule="auto"/>
        <w:ind w:left="420" w:firstLine="420"/>
        <w:rPr>
          <w:sz w:val="24"/>
        </w:rPr>
      </w:pPr>
      <w:r w:rsidRPr="008E2B3F">
        <w:rPr>
          <w:sz w:val="24"/>
        </w:rPr>
        <w:t>1.</w:t>
      </w:r>
      <w:r w:rsidRPr="008E2B3F">
        <w:rPr>
          <w:sz w:val="24"/>
        </w:rPr>
        <w:t>输入</w:t>
      </w:r>
      <w:r w:rsidRPr="008E2B3F">
        <w:rPr>
          <w:sz w:val="24"/>
        </w:rPr>
        <w:t>N.</w:t>
      </w:r>
    </w:p>
    <w:p w14:paraId="5ED115C3" w14:textId="77777777" w:rsidR="00FA78CD" w:rsidRDefault="00FA78CD" w:rsidP="00FA78CD">
      <w:pPr>
        <w:snapToGrid w:val="0"/>
        <w:spacing w:line="300" w:lineRule="auto"/>
        <w:ind w:left="420" w:firstLine="420"/>
        <w:rPr>
          <w:sz w:val="24"/>
        </w:rPr>
      </w:pPr>
      <w:r w:rsidRPr="008E2B3F">
        <w:rPr>
          <w:sz w:val="24"/>
        </w:rPr>
        <w:t>2.</w:t>
      </w:r>
      <w:r>
        <w:rPr>
          <w:rFonts w:hint="eastAsia"/>
          <w:sz w:val="24"/>
        </w:rPr>
        <w:t>利用公式将要输出的数字存放在二维数组</w:t>
      </w:r>
      <w:r>
        <w:rPr>
          <w:rFonts w:hint="eastAsia"/>
          <w:sz w:val="24"/>
        </w:rPr>
        <w:t>a</w:t>
      </w:r>
      <w:r>
        <w:rPr>
          <w:sz w:val="24"/>
        </w:rPr>
        <w:t>rray</w:t>
      </w:r>
      <w:r>
        <w:rPr>
          <w:rFonts w:hint="eastAsia"/>
          <w:sz w:val="24"/>
        </w:rPr>
        <w:t>中</w:t>
      </w:r>
      <w:r>
        <w:rPr>
          <w:rFonts w:hint="eastAsia"/>
          <w:sz w:val="24"/>
        </w:rPr>
        <w:t>.</w:t>
      </w:r>
    </w:p>
    <w:p w14:paraId="163CC00B" w14:textId="77777777" w:rsidR="00FA78CD" w:rsidRPr="008E2B3F" w:rsidRDefault="00FA78CD" w:rsidP="00FA78CD">
      <w:pPr>
        <w:snapToGrid w:val="0"/>
        <w:spacing w:line="300" w:lineRule="auto"/>
        <w:ind w:left="420" w:firstLine="420"/>
        <w:rPr>
          <w:sz w:val="24"/>
        </w:rPr>
      </w:pPr>
      <w:r>
        <w:rPr>
          <w:rFonts w:hint="eastAsia"/>
          <w:sz w:val="24"/>
        </w:rPr>
        <w:t>3</w:t>
      </w:r>
      <w:r>
        <w:rPr>
          <w:sz w:val="24"/>
        </w:rPr>
        <w:t>.</w:t>
      </w:r>
      <w:r>
        <w:rPr>
          <w:rFonts w:hint="eastAsia"/>
          <w:sz w:val="24"/>
        </w:rPr>
        <w:t>定义</w:t>
      </w:r>
      <w:r>
        <w:rPr>
          <w:rFonts w:hint="eastAsia"/>
          <w:sz w:val="24"/>
        </w:rPr>
        <w:t>m</w:t>
      </w:r>
      <w:r>
        <w:rPr>
          <w:rFonts w:hint="eastAsia"/>
          <w:sz w:val="24"/>
        </w:rPr>
        <w:t>表示当前行，在每行行首输出</w:t>
      </w:r>
      <w:r>
        <w:rPr>
          <w:rFonts w:hint="eastAsia"/>
          <w:sz w:val="24"/>
        </w:rPr>
        <w:t>3</w:t>
      </w:r>
      <w:r>
        <w:rPr>
          <w:sz w:val="24"/>
        </w:rPr>
        <w:t>N-2</w:t>
      </w:r>
      <w:r>
        <w:rPr>
          <w:rFonts w:hint="eastAsia"/>
          <w:sz w:val="24"/>
        </w:rPr>
        <w:t>m</w:t>
      </w:r>
      <w:proofErr w:type="gramStart"/>
      <w:r>
        <w:rPr>
          <w:rFonts w:hint="eastAsia"/>
          <w:sz w:val="24"/>
        </w:rPr>
        <w:t>个</w:t>
      </w:r>
      <w:proofErr w:type="gramEnd"/>
      <w:r>
        <w:rPr>
          <w:rFonts w:hint="eastAsia"/>
          <w:sz w:val="24"/>
        </w:rPr>
        <w:t>空格</w:t>
      </w:r>
      <w:r>
        <w:rPr>
          <w:rFonts w:hint="eastAsia"/>
          <w:sz w:val="24"/>
        </w:rPr>
        <w:t>.</w:t>
      </w:r>
    </w:p>
    <w:p w14:paraId="33A0368C" w14:textId="77777777" w:rsidR="00FA78CD" w:rsidRDefault="00FA78CD" w:rsidP="00FA78CD">
      <w:pPr>
        <w:snapToGrid w:val="0"/>
        <w:spacing w:line="300" w:lineRule="auto"/>
        <w:rPr>
          <w:sz w:val="24"/>
        </w:rPr>
      </w:pPr>
      <w:r w:rsidRPr="008E2B3F">
        <w:rPr>
          <w:sz w:val="24"/>
        </w:rPr>
        <w:tab/>
      </w:r>
      <w:r>
        <w:rPr>
          <w:sz w:val="24"/>
        </w:rPr>
        <w:tab/>
        <w:t>4.</w:t>
      </w:r>
      <w:r>
        <w:rPr>
          <w:rFonts w:hint="eastAsia"/>
          <w:sz w:val="24"/>
        </w:rPr>
        <w:t>判断当前输出的数字是几位数</w:t>
      </w:r>
    </w:p>
    <w:p w14:paraId="24595674" w14:textId="77777777" w:rsidR="00FA78CD" w:rsidRDefault="00FA78CD" w:rsidP="00FA78CD">
      <w:pPr>
        <w:snapToGrid w:val="0"/>
        <w:spacing w:line="300" w:lineRule="auto"/>
        <w:rPr>
          <w:sz w:val="24"/>
        </w:rPr>
      </w:pPr>
      <w:r>
        <w:rPr>
          <w:sz w:val="24"/>
        </w:rPr>
        <w:tab/>
      </w:r>
      <w:r>
        <w:rPr>
          <w:sz w:val="24"/>
        </w:rPr>
        <w:tab/>
      </w:r>
      <w:r>
        <w:rPr>
          <w:sz w:val="24"/>
        </w:rPr>
        <w:tab/>
        <w:t>4.1</w:t>
      </w:r>
      <w:r>
        <w:rPr>
          <w:rFonts w:hint="eastAsia"/>
          <w:sz w:val="24"/>
        </w:rPr>
        <w:t>若是</w:t>
      </w:r>
      <w:proofErr w:type="gramStart"/>
      <w:r>
        <w:rPr>
          <w:rFonts w:hint="eastAsia"/>
          <w:sz w:val="24"/>
        </w:rPr>
        <w:t>一</w:t>
      </w:r>
      <w:proofErr w:type="gramEnd"/>
      <w:r>
        <w:rPr>
          <w:rFonts w:hint="eastAsia"/>
          <w:sz w:val="24"/>
        </w:rPr>
        <w:t>位数，则在输出该数字后输出三个空格；</w:t>
      </w:r>
    </w:p>
    <w:p w14:paraId="12565F75" w14:textId="77777777" w:rsidR="00FA78CD" w:rsidRDefault="00FA78CD" w:rsidP="00FA78CD">
      <w:pPr>
        <w:snapToGrid w:val="0"/>
        <w:spacing w:line="300" w:lineRule="auto"/>
        <w:rPr>
          <w:sz w:val="24"/>
        </w:rPr>
      </w:pPr>
      <w:r>
        <w:rPr>
          <w:sz w:val="24"/>
        </w:rPr>
        <w:tab/>
      </w:r>
      <w:r>
        <w:rPr>
          <w:sz w:val="24"/>
        </w:rPr>
        <w:tab/>
      </w:r>
      <w:r>
        <w:rPr>
          <w:sz w:val="24"/>
        </w:rPr>
        <w:tab/>
        <w:t>4.2</w:t>
      </w:r>
      <w:r>
        <w:rPr>
          <w:rFonts w:hint="eastAsia"/>
          <w:sz w:val="24"/>
        </w:rPr>
        <w:t>若是两位数，则在输出该数字后输出两个空格；</w:t>
      </w:r>
    </w:p>
    <w:p w14:paraId="1698D1A4" w14:textId="77777777" w:rsidR="00FA78CD" w:rsidRDefault="00FA78CD" w:rsidP="00FA78CD">
      <w:pPr>
        <w:snapToGrid w:val="0"/>
        <w:spacing w:line="300" w:lineRule="auto"/>
        <w:rPr>
          <w:sz w:val="24"/>
        </w:rPr>
      </w:pPr>
      <w:r>
        <w:rPr>
          <w:sz w:val="24"/>
        </w:rPr>
        <w:tab/>
      </w:r>
      <w:r>
        <w:rPr>
          <w:sz w:val="24"/>
        </w:rPr>
        <w:tab/>
      </w:r>
      <w:r>
        <w:rPr>
          <w:sz w:val="24"/>
        </w:rPr>
        <w:tab/>
        <w:t>4.3</w:t>
      </w:r>
      <w:r>
        <w:rPr>
          <w:rFonts w:hint="eastAsia"/>
          <w:sz w:val="24"/>
        </w:rPr>
        <w:t>若是三位数，则在输出该数字后输出一个空格；</w:t>
      </w:r>
    </w:p>
    <w:p w14:paraId="7FAF34A6" w14:textId="77777777" w:rsidR="00FA78CD" w:rsidRPr="008E2B3F" w:rsidRDefault="00FA78CD" w:rsidP="00FA78CD">
      <w:pPr>
        <w:snapToGrid w:val="0"/>
        <w:spacing w:line="300" w:lineRule="auto"/>
        <w:ind w:left="420" w:firstLine="420"/>
        <w:rPr>
          <w:sz w:val="24"/>
        </w:rPr>
      </w:pPr>
      <w:r>
        <w:rPr>
          <w:sz w:val="24"/>
        </w:rPr>
        <w:t>5.</w:t>
      </w:r>
      <w:r>
        <w:rPr>
          <w:rFonts w:hint="eastAsia"/>
          <w:sz w:val="24"/>
        </w:rPr>
        <w:t>结束</w:t>
      </w:r>
    </w:p>
    <w:p w14:paraId="7F83CDB8" w14:textId="77777777" w:rsidR="00FA78CD" w:rsidRPr="008E2B3F" w:rsidRDefault="00FA78CD" w:rsidP="00FA78CD">
      <w:pPr>
        <w:snapToGrid w:val="0"/>
        <w:spacing w:line="300" w:lineRule="auto"/>
        <w:rPr>
          <w:sz w:val="24"/>
        </w:rPr>
      </w:pPr>
      <w:r w:rsidRPr="008E2B3F">
        <w:rPr>
          <w:sz w:val="24"/>
        </w:rPr>
        <w:t xml:space="preserve">  2</w:t>
      </w:r>
      <w:r w:rsidRPr="008E2B3F">
        <w:rPr>
          <w:sz w:val="24"/>
        </w:rPr>
        <w:t>）程序清单</w:t>
      </w:r>
    </w:p>
    <w:p w14:paraId="7E781123" w14:textId="77777777" w:rsidR="00FA78CD" w:rsidRPr="000219CF" w:rsidRDefault="00FA78CD" w:rsidP="00FA78CD">
      <w:pPr>
        <w:snapToGrid w:val="0"/>
        <w:rPr>
          <w:sz w:val="24"/>
        </w:rPr>
      </w:pPr>
      <w:r w:rsidRPr="000219CF">
        <w:rPr>
          <w:sz w:val="24"/>
        </w:rPr>
        <w:t>#include &lt;</w:t>
      </w:r>
      <w:proofErr w:type="spellStart"/>
      <w:r w:rsidRPr="000219CF">
        <w:rPr>
          <w:sz w:val="24"/>
        </w:rPr>
        <w:t>stdio.h</w:t>
      </w:r>
      <w:proofErr w:type="spellEnd"/>
      <w:r w:rsidRPr="000219CF">
        <w:rPr>
          <w:sz w:val="24"/>
        </w:rPr>
        <w:t>&gt;</w:t>
      </w:r>
    </w:p>
    <w:p w14:paraId="5F36714F" w14:textId="77777777" w:rsidR="00FA78CD" w:rsidRPr="000219CF" w:rsidRDefault="00FA78CD" w:rsidP="00FA78CD">
      <w:pPr>
        <w:snapToGrid w:val="0"/>
        <w:rPr>
          <w:sz w:val="24"/>
        </w:rPr>
      </w:pPr>
      <w:r w:rsidRPr="000219CF">
        <w:rPr>
          <w:sz w:val="24"/>
        </w:rPr>
        <w:t>int main(void) {</w:t>
      </w:r>
    </w:p>
    <w:p w14:paraId="46A5DECE" w14:textId="77777777" w:rsidR="00FA78CD" w:rsidRPr="000219CF" w:rsidRDefault="00FA78CD" w:rsidP="00FA78CD">
      <w:pPr>
        <w:snapToGrid w:val="0"/>
        <w:rPr>
          <w:sz w:val="24"/>
        </w:rPr>
      </w:pPr>
      <w:r w:rsidRPr="000219CF">
        <w:rPr>
          <w:sz w:val="24"/>
        </w:rPr>
        <w:t xml:space="preserve">    int N = 0;</w:t>
      </w:r>
    </w:p>
    <w:p w14:paraId="64616F62" w14:textId="77777777" w:rsidR="00FA78CD" w:rsidRPr="000219CF" w:rsidRDefault="00FA78CD" w:rsidP="00FA78CD">
      <w:pPr>
        <w:snapToGrid w:val="0"/>
        <w:rPr>
          <w:sz w:val="24"/>
        </w:rPr>
      </w:pPr>
      <w:r w:rsidRPr="000219CF">
        <w:rPr>
          <w:sz w:val="24"/>
        </w:rPr>
        <w:t xml:space="preserve">    </w:t>
      </w:r>
      <w:proofErr w:type="spellStart"/>
      <w:proofErr w:type="gramStart"/>
      <w:r w:rsidRPr="000219CF">
        <w:rPr>
          <w:sz w:val="24"/>
        </w:rPr>
        <w:t>scanf</w:t>
      </w:r>
      <w:proofErr w:type="spellEnd"/>
      <w:r w:rsidRPr="000219CF">
        <w:rPr>
          <w:sz w:val="24"/>
        </w:rPr>
        <w:t>(</w:t>
      </w:r>
      <w:proofErr w:type="gramEnd"/>
      <w:r w:rsidRPr="000219CF">
        <w:rPr>
          <w:sz w:val="24"/>
        </w:rPr>
        <w:t>"%d", &amp;N);</w:t>
      </w:r>
    </w:p>
    <w:p w14:paraId="08FAE7AF" w14:textId="77777777" w:rsidR="00FA78CD" w:rsidRPr="000219CF" w:rsidRDefault="00FA78CD" w:rsidP="00FA78CD">
      <w:pPr>
        <w:snapToGrid w:val="0"/>
        <w:rPr>
          <w:sz w:val="24"/>
        </w:rPr>
      </w:pPr>
      <w:r w:rsidRPr="000219CF">
        <w:rPr>
          <w:sz w:val="24"/>
        </w:rPr>
        <w:t xml:space="preserve">    int </w:t>
      </w:r>
      <w:proofErr w:type="gramStart"/>
      <w:r w:rsidRPr="000219CF">
        <w:rPr>
          <w:sz w:val="24"/>
        </w:rPr>
        <w:t>array[</w:t>
      </w:r>
      <w:proofErr w:type="gramEnd"/>
      <w:r w:rsidRPr="000219CF">
        <w:rPr>
          <w:sz w:val="24"/>
        </w:rPr>
        <w:t>100][100] = { 0 };</w:t>
      </w:r>
    </w:p>
    <w:p w14:paraId="1C96D954" w14:textId="77777777" w:rsidR="00FA78CD" w:rsidRPr="000219CF" w:rsidRDefault="00FA78CD" w:rsidP="00FA78CD">
      <w:pPr>
        <w:snapToGrid w:val="0"/>
        <w:rPr>
          <w:sz w:val="24"/>
        </w:rPr>
      </w:pPr>
      <w:r w:rsidRPr="000219CF">
        <w:rPr>
          <w:sz w:val="24"/>
        </w:rPr>
        <w:t xml:space="preserve">    for (int </w:t>
      </w:r>
      <w:proofErr w:type="spellStart"/>
      <w:r w:rsidRPr="000219CF">
        <w:rPr>
          <w:sz w:val="24"/>
        </w:rPr>
        <w:t>i</w:t>
      </w:r>
      <w:proofErr w:type="spellEnd"/>
      <w:r w:rsidRPr="000219CF">
        <w:rPr>
          <w:sz w:val="24"/>
        </w:rPr>
        <w:t xml:space="preserve"> = 0; </w:t>
      </w:r>
      <w:proofErr w:type="spellStart"/>
      <w:r w:rsidRPr="000219CF">
        <w:rPr>
          <w:sz w:val="24"/>
        </w:rPr>
        <w:t>i</w:t>
      </w:r>
      <w:proofErr w:type="spellEnd"/>
      <w:r w:rsidRPr="000219CF">
        <w:rPr>
          <w:sz w:val="24"/>
        </w:rPr>
        <w:t xml:space="preserve"> &lt; N + 1; </w:t>
      </w:r>
      <w:proofErr w:type="spellStart"/>
      <w:r w:rsidRPr="000219CF">
        <w:rPr>
          <w:sz w:val="24"/>
        </w:rPr>
        <w:t>i</w:t>
      </w:r>
      <w:proofErr w:type="spellEnd"/>
      <w:r w:rsidRPr="000219CF">
        <w:rPr>
          <w:sz w:val="24"/>
        </w:rPr>
        <w:t>++) {</w:t>
      </w:r>
    </w:p>
    <w:p w14:paraId="621C1A32" w14:textId="77777777" w:rsidR="00FA78CD" w:rsidRPr="000219CF" w:rsidRDefault="00FA78CD" w:rsidP="00FA78CD">
      <w:pPr>
        <w:snapToGrid w:val="0"/>
        <w:rPr>
          <w:sz w:val="24"/>
        </w:rPr>
      </w:pPr>
      <w:r w:rsidRPr="000219CF">
        <w:rPr>
          <w:sz w:val="24"/>
        </w:rPr>
        <w:t xml:space="preserve">        array[</w:t>
      </w:r>
      <w:proofErr w:type="spellStart"/>
      <w:r w:rsidRPr="000219CF">
        <w:rPr>
          <w:sz w:val="24"/>
        </w:rPr>
        <w:t>i</w:t>
      </w:r>
      <w:proofErr w:type="spellEnd"/>
      <w:r w:rsidRPr="000219CF">
        <w:rPr>
          <w:sz w:val="24"/>
        </w:rPr>
        <w:t>][0] = 1;</w:t>
      </w:r>
    </w:p>
    <w:p w14:paraId="6B25D038" w14:textId="77777777" w:rsidR="00FA78CD" w:rsidRPr="000219CF" w:rsidRDefault="00FA78CD" w:rsidP="00FA78CD">
      <w:pPr>
        <w:snapToGrid w:val="0"/>
        <w:rPr>
          <w:sz w:val="24"/>
        </w:rPr>
      </w:pPr>
      <w:r w:rsidRPr="000219CF">
        <w:rPr>
          <w:sz w:val="24"/>
        </w:rPr>
        <w:t xml:space="preserve">        for (int j = 1; j &lt; </w:t>
      </w:r>
      <w:proofErr w:type="spellStart"/>
      <w:r w:rsidRPr="000219CF">
        <w:rPr>
          <w:sz w:val="24"/>
        </w:rPr>
        <w:t>i</w:t>
      </w:r>
      <w:proofErr w:type="spellEnd"/>
      <w:r w:rsidRPr="000219CF">
        <w:rPr>
          <w:sz w:val="24"/>
        </w:rPr>
        <w:t xml:space="preserve"> + 1; </w:t>
      </w:r>
      <w:proofErr w:type="spellStart"/>
      <w:r w:rsidRPr="000219CF">
        <w:rPr>
          <w:sz w:val="24"/>
        </w:rPr>
        <w:t>j++</w:t>
      </w:r>
      <w:proofErr w:type="spellEnd"/>
      <w:r w:rsidRPr="000219CF">
        <w:rPr>
          <w:sz w:val="24"/>
        </w:rPr>
        <w:t>) {</w:t>
      </w:r>
    </w:p>
    <w:p w14:paraId="24B1EF4E" w14:textId="77777777" w:rsidR="00FA78CD" w:rsidRPr="000219CF" w:rsidRDefault="00FA78CD" w:rsidP="00FA78CD">
      <w:pPr>
        <w:snapToGrid w:val="0"/>
        <w:rPr>
          <w:sz w:val="24"/>
        </w:rPr>
      </w:pPr>
      <w:r w:rsidRPr="000219CF">
        <w:rPr>
          <w:sz w:val="24"/>
        </w:rPr>
        <w:t xml:space="preserve">            array[</w:t>
      </w:r>
      <w:proofErr w:type="spellStart"/>
      <w:r w:rsidRPr="000219CF">
        <w:rPr>
          <w:sz w:val="24"/>
        </w:rPr>
        <w:t>i</w:t>
      </w:r>
      <w:proofErr w:type="spellEnd"/>
      <w:r w:rsidRPr="000219CF">
        <w:rPr>
          <w:sz w:val="24"/>
        </w:rPr>
        <w:t>][j] = array[</w:t>
      </w:r>
      <w:proofErr w:type="spellStart"/>
      <w:r w:rsidRPr="000219CF">
        <w:rPr>
          <w:sz w:val="24"/>
        </w:rPr>
        <w:t>i</w:t>
      </w:r>
      <w:proofErr w:type="spellEnd"/>
      <w:proofErr w:type="gramStart"/>
      <w:r w:rsidRPr="000219CF">
        <w:rPr>
          <w:sz w:val="24"/>
        </w:rPr>
        <w:t>][</w:t>
      </w:r>
      <w:proofErr w:type="gramEnd"/>
      <w:r w:rsidRPr="000219CF">
        <w:rPr>
          <w:sz w:val="24"/>
        </w:rPr>
        <w:t>j - 1] * (</w:t>
      </w:r>
      <w:proofErr w:type="spellStart"/>
      <w:r w:rsidRPr="000219CF">
        <w:rPr>
          <w:sz w:val="24"/>
        </w:rPr>
        <w:t>i</w:t>
      </w:r>
      <w:proofErr w:type="spellEnd"/>
      <w:r w:rsidRPr="000219CF">
        <w:rPr>
          <w:sz w:val="24"/>
        </w:rPr>
        <w:t xml:space="preserve"> - j + 1) / (double)j;</w:t>
      </w:r>
    </w:p>
    <w:p w14:paraId="593639A8" w14:textId="77777777" w:rsidR="00FA78CD" w:rsidRPr="000219CF" w:rsidRDefault="00FA78CD" w:rsidP="00FA78CD">
      <w:pPr>
        <w:snapToGrid w:val="0"/>
        <w:rPr>
          <w:sz w:val="24"/>
        </w:rPr>
      </w:pPr>
      <w:r w:rsidRPr="000219CF">
        <w:rPr>
          <w:sz w:val="24"/>
        </w:rPr>
        <w:t xml:space="preserve">        }</w:t>
      </w:r>
    </w:p>
    <w:p w14:paraId="104ED653" w14:textId="77777777" w:rsidR="00FA78CD" w:rsidRPr="000219CF" w:rsidRDefault="00FA78CD" w:rsidP="00FA78CD">
      <w:pPr>
        <w:snapToGrid w:val="0"/>
        <w:rPr>
          <w:sz w:val="24"/>
        </w:rPr>
      </w:pPr>
      <w:r w:rsidRPr="000219CF">
        <w:rPr>
          <w:sz w:val="24"/>
        </w:rPr>
        <w:t xml:space="preserve">    }</w:t>
      </w:r>
    </w:p>
    <w:p w14:paraId="3B80DE08" w14:textId="77777777" w:rsidR="00FA78CD" w:rsidRPr="000219CF" w:rsidRDefault="00FA78CD" w:rsidP="00FA78CD">
      <w:pPr>
        <w:snapToGrid w:val="0"/>
        <w:rPr>
          <w:sz w:val="24"/>
        </w:rPr>
      </w:pPr>
      <w:r w:rsidRPr="000219CF">
        <w:rPr>
          <w:sz w:val="24"/>
        </w:rPr>
        <w:t xml:space="preserve">    for (int m = 0; m &lt; N + 1; m++) {</w:t>
      </w:r>
    </w:p>
    <w:p w14:paraId="59D2B55E" w14:textId="77777777" w:rsidR="00FA78CD" w:rsidRPr="000219CF" w:rsidRDefault="00FA78CD" w:rsidP="00FA78CD">
      <w:pPr>
        <w:snapToGrid w:val="0"/>
        <w:rPr>
          <w:sz w:val="24"/>
        </w:rPr>
      </w:pPr>
      <w:r w:rsidRPr="000219CF">
        <w:rPr>
          <w:sz w:val="24"/>
        </w:rPr>
        <w:t xml:space="preserve">        for (int k = 0; k &lt; 3 * N - 2 * m; k+</w:t>
      </w:r>
      <w:proofErr w:type="gramStart"/>
      <w:r w:rsidRPr="000219CF">
        <w:rPr>
          <w:sz w:val="24"/>
        </w:rPr>
        <w:t>+)</w:t>
      </w:r>
      <w:proofErr w:type="spellStart"/>
      <w:r w:rsidRPr="000219CF">
        <w:rPr>
          <w:sz w:val="24"/>
        </w:rPr>
        <w:t>printf</w:t>
      </w:r>
      <w:proofErr w:type="spellEnd"/>
      <w:proofErr w:type="gramEnd"/>
      <w:r w:rsidRPr="000219CF">
        <w:rPr>
          <w:sz w:val="24"/>
        </w:rPr>
        <w:t>(" ");</w:t>
      </w:r>
    </w:p>
    <w:p w14:paraId="0384B689" w14:textId="77777777" w:rsidR="00FA78CD" w:rsidRPr="000219CF" w:rsidRDefault="00FA78CD" w:rsidP="00FA78CD">
      <w:pPr>
        <w:snapToGrid w:val="0"/>
        <w:rPr>
          <w:sz w:val="24"/>
        </w:rPr>
      </w:pPr>
      <w:r w:rsidRPr="000219CF">
        <w:rPr>
          <w:sz w:val="24"/>
        </w:rPr>
        <w:t xml:space="preserve">        for (int n = 0; n &lt; m + 1; n++) {</w:t>
      </w:r>
    </w:p>
    <w:p w14:paraId="155B6204" w14:textId="77777777" w:rsidR="00FA78CD" w:rsidRPr="000219CF" w:rsidRDefault="00FA78CD" w:rsidP="00FA78CD">
      <w:pPr>
        <w:snapToGrid w:val="0"/>
        <w:rPr>
          <w:sz w:val="24"/>
        </w:rPr>
      </w:pPr>
      <w:r w:rsidRPr="000219CF">
        <w:rPr>
          <w:sz w:val="24"/>
        </w:rPr>
        <w:t xml:space="preserve">            </w:t>
      </w:r>
      <w:proofErr w:type="spellStart"/>
      <w:proofErr w:type="gramStart"/>
      <w:r w:rsidRPr="000219CF">
        <w:rPr>
          <w:sz w:val="24"/>
        </w:rPr>
        <w:t>printf</w:t>
      </w:r>
      <w:proofErr w:type="spellEnd"/>
      <w:r w:rsidRPr="000219CF">
        <w:rPr>
          <w:sz w:val="24"/>
        </w:rPr>
        <w:t>(</w:t>
      </w:r>
      <w:proofErr w:type="gramEnd"/>
      <w:r w:rsidRPr="000219CF">
        <w:rPr>
          <w:sz w:val="24"/>
        </w:rPr>
        <w:t>"%d", array[m][n]);</w:t>
      </w:r>
    </w:p>
    <w:p w14:paraId="6DCBE86D" w14:textId="77777777" w:rsidR="00FA78CD" w:rsidRPr="000219CF" w:rsidRDefault="00FA78CD" w:rsidP="00FA78CD">
      <w:pPr>
        <w:snapToGrid w:val="0"/>
        <w:rPr>
          <w:sz w:val="24"/>
        </w:rPr>
      </w:pPr>
      <w:r w:rsidRPr="000219CF">
        <w:rPr>
          <w:sz w:val="24"/>
        </w:rPr>
        <w:t xml:space="preserve">            if (array[m][n] &gt;= 10 &amp;&amp; array[m][n] &lt; </w:t>
      </w:r>
      <w:proofErr w:type="gramStart"/>
      <w:r w:rsidRPr="000219CF">
        <w:rPr>
          <w:sz w:val="24"/>
        </w:rPr>
        <w:t>100)</w:t>
      </w:r>
      <w:proofErr w:type="spellStart"/>
      <w:r w:rsidRPr="000219CF">
        <w:rPr>
          <w:sz w:val="24"/>
        </w:rPr>
        <w:t>printf</w:t>
      </w:r>
      <w:proofErr w:type="spellEnd"/>
      <w:proofErr w:type="gramEnd"/>
      <w:r w:rsidRPr="000219CF">
        <w:rPr>
          <w:sz w:val="24"/>
        </w:rPr>
        <w:t>("  ");</w:t>
      </w:r>
    </w:p>
    <w:p w14:paraId="42A0878C" w14:textId="77777777" w:rsidR="00FA78CD" w:rsidRPr="000219CF" w:rsidRDefault="00FA78CD" w:rsidP="00FA78CD">
      <w:pPr>
        <w:snapToGrid w:val="0"/>
        <w:rPr>
          <w:sz w:val="24"/>
        </w:rPr>
      </w:pPr>
      <w:r w:rsidRPr="000219CF">
        <w:rPr>
          <w:sz w:val="24"/>
        </w:rPr>
        <w:t xml:space="preserve">            else if (array[m][n] &gt;= </w:t>
      </w:r>
      <w:proofErr w:type="gramStart"/>
      <w:r w:rsidRPr="000219CF">
        <w:rPr>
          <w:sz w:val="24"/>
        </w:rPr>
        <w:t>100)</w:t>
      </w:r>
      <w:proofErr w:type="spellStart"/>
      <w:r w:rsidRPr="000219CF">
        <w:rPr>
          <w:sz w:val="24"/>
        </w:rPr>
        <w:t>printf</w:t>
      </w:r>
      <w:proofErr w:type="spellEnd"/>
      <w:proofErr w:type="gramEnd"/>
      <w:r w:rsidRPr="000219CF">
        <w:rPr>
          <w:sz w:val="24"/>
        </w:rPr>
        <w:t>(" ");</w:t>
      </w:r>
    </w:p>
    <w:p w14:paraId="237CD9B5" w14:textId="77777777" w:rsidR="00FA78CD" w:rsidRPr="000219CF" w:rsidRDefault="00FA78CD" w:rsidP="00FA78CD">
      <w:pPr>
        <w:snapToGrid w:val="0"/>
        <w:rPr>
          <w:sz w:val="24"/>
        </w:rPr>
      </w:pPr>
      <w:r w:rsidRPr="000219CF">
        <w:rPr>
          <w:sz w:val="24"/>
        </w:rPr>
        <w:t xml:space="preserve">            else </w:t>
      </w:r>
      <w:proofErr w:type="spellStart"/>
      <w:proofErr w:type="gramStart"/>
      <w:r w:rsidRPr="000219CF">
        <w:rPr>
          <w:sz w:val="24"/>
        </w:rPr>
        <w:t>printf</w:t>
      </w:r>
      <w:proofErr w:type="spellEnd"/>
      <w:r w:rsidRPr="000219CF">
        <w:rPr>
          <w:sz w:val="24"/>
        </w:rPr>
        <w:t>(</w:t>
      </w:r>
      <w:proofErr w:type="gramEnd"/>
      <w:r w:rsidRPr="000219CF">
        <w:rPr>
          <w:sz w:val="24"/>
        </w:rPr>
        <w:t>"   ");</w:t>
      </w:r>
    </w:p>
    <w:p w14:paraId="07B8B20D" w14:textId="77777777" w:rsidR="00FA78CD" w:rsidRPr="000219CF" w:rsidRDefault="00FA78CD" w:rsidP="00FA78CD">
      <w:pPr>
        <w:snapToGrid w:val="0"/>
        <w:rPr>
          <w:sz w:val="24"/>
        </w:rPr>
      </w:pPr>
      <w:r w:rsidRPr="000219CF">
        <w:rPr>
          <w:sz w:val="24"/>
        </w:rPr>
        <w:lastRenderedPageBreak/>
        <w:t xml:space="preserve">        }</w:t>
      </w:r>
    </w:p>
    <w:p w14:paraId="5393402A" w14:textId="77777777" w:rsidR="00FA78CD" w:rsidRPr="000219CF" w:rsidRDefault="00FA78CD" w:rsidP="00FA78CD">
      <w:pPr>
        <w:snapToGrid w:val="0"/>
        <w:rPr>
          <w:sz w:val="24"/>
        </w:rPr>
      </w:pPr>
      <w:r w:rsidRPr="000219CF">
        <w:rPr>
          <w:sz w:val="24"/>
        </w:rPr>
        <w:t xml:space="preserve">        </w:t>
      </w:r>
      <w:proofErr w:type="spellStart"/>
      <w:r w:rsidRPr="000219CF">
        <w:rPr>
          <w:sz w:val="24"/>
        </w:rPr>
        <w:t>printf</w:t>
      </w:r>
      <w:proofErr w:type="spellEnd"/>
      <w:r w:rsidRPr="000219CF">
        <w:rPr>
          <w:sz w:val="24"/>
        </w:rPr>
        <w:t>("\n");</w:t>
      </w:r>
    </w:p>
    <w:p w14:paraId="531161E0" w14:textId="77777777" w:rsidR="00FA78CD" w:rsidRPr="000219CF" w:rsidRDefault="00FA78CD" w:rsidP="00FA78CD">
      <w:pPr>
        <w:snapToGrid w:val="0"/>
        <w:rPr>
          <w:sz w:val="24"/>
        </w:rPr>
      </w:pPr>
      <w:r w:rsidRPr="000219CF">
        <w:rPr>
          <w:sz w:val="24"/>
        </w:rPr>
        <w:t xml:space="preserve">    }</w:t>
      </w:r>
    </w:p>
    <w:p w14:paraId="5CE4A750" w14:textId="77777777" w:rsidR="00FA78CD" w:rsidRPr="000219CF" w:rsidRDefault="00FA78CD" w:rsidP="00FA78CD">
      <w:pPr>
        <w:snapToGrid w:val="0"/>
        <w:rPr>
          <w:sz w:val="24"/>
        </w:rPr>
      </w:pPr>
      <w:r w:rsidRPr="000219CF">
        <w:rPr>
          <w:sz w:val="24"/>
        </w:rPr>
        <w:t xml:space="preserve">    return 0;</w:t>
      </w:r>
    </w:p>
    <w:p w14:paraId="4AF39934" w14:textId="77777777" w:rsidR="00FA78CD" w:rsidRDefault="00FA78CD" w:rsidP="00FA78CD">
      <w:pPr>
        <w:snapToGrid w:val="0"/>
        <w:rPr>
          <w:sz w:val="24"/>
        </w:rPr>
      </w:pPr>
      <w:r w:rsidRPr="000219CF">
        <w:rPr>
          <w:sz w:val="24"/>
        </w:rPr>
        <w:t>}</w:t>
      </w:r>
      <w:r w:rsidRPr="001E2127">
        <w:rPr>
          <w:sz w:val="24"/>
        </w:rPr>
        <w:t xml:space="preserve"> </w:t>
      </w:r>
      <w:r w:rsidRPr="00885843">
        <w:rPr>
          <w:sz w:val="24"/>
        </w:rPr>
        <w:t xml:space="preserve"> </w:t>
      </w:r>
    </w:p>
    <w:p w14:paraId="7E49445E" w14:textId="77777777" w:rsidR="00FA78CD" w:rsidRPr="00885843" w:rsidRDefault="00FA78CD" w:rsidP="00FA78CD">
      <w:pPr>
        <w:snapToGrid w:val="0"/>
        <w:rPr>
          <w:sz w:val="24"/>
        </w:rPr>
      </w:pPr>
      <w:r w:rsidRPr="00885843">
        <w:rPr>
          <w:sz w:val="24"/>
        </w:rPr>
        <w:t xml:space="preserve"> 3</w:t>
      </w:r>
      <w:r w:rsidRPr="00885843">
        <w:rPr>
          <w:rFonts w:hAnsi="宋体"/>
          <w:sz w:val="24"/>
        </w:rPr>
        <w:t>）测试</w:t>
      </w:r>
    </w:p>
    <w:p w14:paraId="5BD0BA3D" w14:textId="77777777" w:rsidR="00FA78CD" w:rsidRDefault="00FA78CD" w:rsidP="00FA78CD">
      <w:pPr>
        <w:rPr>
          <w:sz w:val="24"/>
        </w:rPr>
      </w:pPr>
      <w:r w:rsidRPr="00885843">
        <w:rPr>
          <w:sz w:val="24"/>
        </w:rPr>
        <w:t xml:space="preserve">  </w:t>
      </w:r>
      <w:r w:rsidRPr="00885843">
        <w:rPr>
          <w:sz w:val="24"/>
        </w:rPr>
        <w:t>（</w:t>
      </w:r>
      <w:r w:rsidRPr="00885843">
        <w:rPr>
          <w:sz w:val="24"/>
        </w:rPr>
        <w:t>a</w:t>
      </w:r>
      <w:r w:rsidRPr="00885843">
        <w:rPr>
          <w:sz w:val="24"/>
        </w:rPr>
        <w:t>）</w:t>
      </w:r>
      <w:r w:rsidRPr="00885843">
        <w:rPr>
          <w:sz w:val="24"/>
        </w:rPr>
        <w:t xml:space="preserve"> </w:t>
      </w:r>
      <w:r w:rsidRPr="00885843">
        <w:rPr>
          <w:sz w:val="24"/>
        </w:rPr>
        <w:t>测试数据：</w:t>
      </w:r>
    </w:p>
    <w:p w14:paraId="7185AC2B" w14:textId="77777777" w:rsidR="00FA78CD" w:rsidRDefault="00FA78CD" w:rsidP="00FA78CD">
      <w:pPr>
        <w:rPr>
          <w:sz w:val="24"/>
        </w:rPr>
      </w:pPr>
      <w:r>
        <w:rPr>
          <w:rFonts w:hint="eastAsia"/>
          <w:sz w:val="24"/>
        </w:rPr>
        <w:tab/>
      </w:r>
      <w:r>
        <w:rPr>
          <w:rFonts w:hint="eastAsia"/>
          <w:sz w:val="24"/>
        </w:rPr>
        <w:t>根据题目要求以及各种可能出现的错误情况构造数据如表</w:t>
      </w:r>
      <w:r>
        <w:rPr>
          <w:rFonts w:hint="eastAsia"/>
          <w:sz w:val="24"/>
        </w:rPr>
        <w:t>1-</w:t>
      </w:r>
      <w:r>
        <w:rPr>
          <w:sz w:val="24"/>
        </w:rPr>
        <w:t>2</w:t>
      </w:r>
      <w:r>
        <w:rPr>
          <w:rFonts w:hint="eastAsia"/>
          <w:sz w:val="24"/>
        </w:rPr>
        <w:t>所示。</w:t>
      </w:r>
    </w:p>
    <w:p w14:paraId="302AF10C" w14:textId="77777777" w:rsidR="00FA78CD" w:rsidRDefault="00FA78CD" w:rsidP="00FA78CD">
      <w:pPr>
        <w:rPr>
          <w:sz w:val="24"/>
        </w:rPr>
      </w:pPr>
    </w:p>
    <w:p w14:paraId="7A6E23E9" w14:textId="77777777" w:rsidR="00FA78CD" w:rsidRPr="00885843" w:rsidRDefault="00FA78CD" w:rsidP="00FA78CD">
      <w:pPr>
        <w:jc w:val="center"/>
        <w:rPr>
          <w:rFonts w:eastAsia="黑体"/>
          <w:sz w:val="24"/>
        </w:rPr>
      </w:pPr>
      <w:r w:rsidRPr="00885843">
        <w:rPr>
          <w:rFonts w:eastAsia="黑体" w:hAnsi="黑体"/>
          <w:sz w:val="24"/>
        </w:rPr>
        <w:t>表</w:t>
      </w:r>
      <w:r>
        <w:rPr>
          <w:rFonts w:eastAsia="黑体"/>
          <w:sz w:val="24"/>
        </w:rPr>
        <w:t>2</w:t>
      </w:r>
      <w:r w:rsidRPr="00885843">
        <w:rPr>
          <w:rFonts w:eastAsia="黑体"/>
          <w:sz w:val="24"/>
        </w:rPr>
        <w:t>-</w:t>
      </w:r>
      <w:r>
        <w:rPr>
          <w:rFonts w:eastAsia="黑体"/>
          <w:sz w:val="24"/>
        </w:rPr>
        <w:t>2</w:t>
      </w:r>
      <w:r w:rsidRPr="00885843">
        <w:rPr>
          <w:rFonts w:eastAsia="黑体"/>
          <w:sz w:val="24"/>
        </w:rPr>
        <w:t xml:space="preserve"> </w:t>
      </w:r>
      <w:r w:rsidRPr="00885843">
        <w:rPr>
          <w:rFonts w:eastAsia="黑体" w:hAnsi="黑体"/>
          <w:sz w:val="24"/>
        </w:rPr>
        <w:t>编程题</w:t>
      </w:r>
      <w:r>
        <w:rPr>
          <w:rFonts w:eastAsia="黑体"/>
          <w:sz w:val="24"/>
        </w:rPr>
        <w:t>3</w:t>
      </w:r>
      <w:r w:rsidRPr="00885843">
        <w:rPr>
          <w:rFonts w:eastAsia="黑体" w:hAnsi="黑体"/>
          <w:sz w:val="24"/>
        </w:rPr>
        <w:t>的测试数据</w:t>
      </w:r>
    </w:p>
    <w:tbl>
      <w:tblPr>
        <w:tblStyle w:val="af1"/>
        <w:tblW w:w="8395" w:type="dxa"/>
        <w:tblLook w:val="04A0" w:firstRow="1" w:lastRow="0" w:firstColumn="1" w:lastColumn="0" w:noHBand="0" w:noVBand="1"/>
      </w:tblPr>
      <w:tblGrid>
        <w:gridCol w:w="562"/>
        <w:gridCol w:w="709"/>
        <w:gridCol w:w="3544"/>
        <w:gridCol w:w="3580"/>
      </w:tblGrid>
      <w:tr w:rsidR="00FA78CD" w:rsidRPr="00885843" w14:paraId="7236AE75" w14:textId="77777777" w:rsidTr="00193B9C">
        <w:trPr>
          <w:trHeight w:val="357"/>
        </w:trPr>
        <w:tc>
          <w:tcPr>
            <w:tcW w:w="562" w:type="dxa"/>
            <w:vMerge w:val="restart"/>
          </w:tcPr>
          <w:p w14:paraId="6E649794" w14:textId="77777777" w:rsidR="00FA78CD" w:rsidRPr="00885843" w:rsidRDefault="00FA78CD" w:rsidP="00193B9C">
            <w:pPr>
              <w:jc w:val="center"/>
            </w:pPr>
            <w:r w:rsidRPr="00885843">
              <w:t>测试</w:t>
            </w:r>
          </w:p>
          <w:p w14:paraId="24180560" w14:textId="77777777" w:rsidR="00FA78CD" w:rsidRPr="00885843" w:rsidRDefault="00FA78CD" w:rsidP="00193B9C">
            <w:pPr>
              <w:jc w:val="center"/>
            </w:pPr>
            <w:r w:rsidRPr="00885843">
              <w:t>用例</w:t>
            </w:r>
          </w:p>
        </w:tc>
        <w:tc>
          <w:tcPr>
            <w:tcW w:w="709" w:type="dxa"/>
          </w:tcPr>
          <w:p w14:paraId="4892EA0C" w14:textId="77777777" w:rsidR="00FA78CD" w:rsidRPr="00885843" w:rsidRDefault="00FA78CD" w:rsidP="00193B9C">
            <w:pPr>
              <w:jc w:val="center"/>
            </w:pPr>
            <w:r w:rsidRPr="00885843">
              <w:t>输</w:t>
            </w:r>
            <w:r w:rsidRPr="00885843">
              <w:t xml:space="preserve"> </w:t>
            </w:r>
            <w:r w:rsidRPr="00885843">
              <w:t>入</w:t>
            </w:r>
          </w:p>
        </w:tc>
        <w:tc>
          <w:tcPr>
            <w:tcW w:w="3544" w:type="dxa"/>
            <w:vMerge w:val="restart"/>
          </w:tcPr>
          <w:p w14:paraId="4729B4B6" w14:textId="77777777" w:rsidR="00FA78CD" w:rsidRPr="00885843" w:rsidRDefault="00FA78CD" w:rsidP="00193B9C">
            <w:pPr>
              <w:jc w:val="center"/>
            </w:pPr>
            <w:r w:rsidRPr="00885843">
              <w:t>理</w:t>
            </w:r>
            <w:r w:rsidRPr="00885843">
              <w:t xml:space="preserve"> </w:t>
            </w:r>
            <w:r w:rsidRPr="00885843">
              <w:t>论</w:t>
            </w:r>
            <w:r w:rsidRPr="00885843">
              <w:t xml:space="preserve"> </w:t>
            </w:r>
            <w:r w:rsidRPr="00885843">
              <w:t>结</w:t>
            </w:r>
            <w:r w:rsidRPr="00885843">
              <w:t xml:space="preserve"> </w:t>
            </w:r>
            <w:r w:rsidRPr="00885843">
              <w:t>果</w:t>
            </w:r>
          </w:p>
          <w:p w14:paraId="2606889B" w14:textId="77777777" w:rsidR="00FA78CD" w:rsidRPr="00885843" w:rsidRDefault="00FA78CD" w:rsidP="00193B9C">
            <w:pPr>
              <w:jc w:val="center"/>
            </w:pPr>
          </w:p>
        </w:tc>
        <w:tc>
          <w:tcPr>
            <w:tcW w:w="3580" w:type="dxa"/>
            <w:vMerge w:val="restart"/>
          </w:tcPr>
          <w:p w14:paraId="63B357A8" w14:textId="77777777" w:rsidR="00FA78CD" w:rsidRPr="00885843" w:rsidRDefault="00FA78CD" w:rsidP="00193B9C">
            <w:pPr>
              <w:jc w:val="center"/>
            </w:pPr>
            <w:r>
              <w:rPr>
                <w:rFonts w:hint="eastAsia"/>
              </w:rPr>
              <w:t>运</w:t>
            </w:r>
            <w:r>
              <w:rPr>
                <w:rFonts w:hint="eastAsia"/>
              </w:rPr>
              <w:t xml:space="preserve"> </w:t>
            </w:r>
            <w:r>
              <w:rPr>
                <w:rFonts w:hint="eastAsia"/>
              </w:rPr>
              <w:t>行</w:t>
            </w:r>
            <w:r>
              <w:rPr>
                <w:rFonts w:hint="eastAsia"/>
              </w:rPr>
              <w:t xml:space="preserve"> </w:t>
            </w:r>
            <w:r>
              <w:rPr>
                <w:rFonts w:hint="eastAsia"/>
              </w:rPr>
              <w:t>结</w:t>
            </w:r>
            <w:r>
              <w:rPr>
                <w:rFonts w:hint="eastAsia"/>
              </w:rPr>
              <w:t xml:space="preserve"> </w:t>
            </w:r>
            <w:r>
              <w:rPr>
                <w:rFonts w:hint="eastAsia"/>
              </w:rPr>
              <w:t>果</w:t>
            </w:r>
          </w:p>
        </w:tc>
      </w:tr>
      <w:tr w:rsidR="00FA78CD" w:rsidRPr="00885843" w14:paraId="67161D24" w14:textId="77777777" w:rsidTr="00193B9C">
        <w:trPr>
          <w:trHeight w:val="357"/>
        </w:trPr>
        <w:tc>
          <w:tcPr>
            <w:tcW w:w="562" w:type="dxa"/>
            <w:vMerge/>
          </w:tcPr>
          <w:p w14:paraId="36CFA3F5" w14:textId="77777777" w:rsidR="00FA78CD" w:rsidRPr="00885843" w:rsidRDefault="00FA78CD" w:rsidP="00193B9C">
            <w:pPr>
              <w:jc w:val="center"/>
            </w:pPr>
          </w:p>
        </w:tc>
        <w:tc>
          <w:tcPr>
            <w:tcW w:w="709" w:type="dxa"/>
          </w:tcPr>
          <w:p w14:paraId="56D1C5BE" w14:textId="77777777" w:rsidR="00FA78CD" w:rsidRPr="00885843" w:rsidRDefault="00FA78CD" w:rsidP="00193B9C">
            <w:pPr>
              <w:jc w:val="center"/>
            </w:pPr>
            <w:r>
              <w:rPr>
                <w:rFonts w:hint="eastAsia"/>
              </w:rPr>
              <w:t>N</w:t>
            </w:r>
          </w:p>
        </w:tc>
        <w:tc>
          <w:tcPr>
            <w:tcW w:w="3544" w:type="dxa"/>
            <w:vMerge/>
          </w:tcPr>
          <w:p w14:paraId="489BFEC3" w14:textId="77777777" w:rsidR="00FA78CD" w:rsidRPr="00885843" w:rsidRDefault="00FA78CD" w:rsidP="00193B9C"/>
        </w:tc>
        <w:tc>
          <w:tcPr>
            <w:tcW w:w="3580" w:type="dxa"/>
            <w:vMerge/>
          </w:tcPr>
          <w:p w14:paraId="23895888" w14:textId="77777777" w:rsidR="00FA78CD" w:rsidRPr="00885843" w:rsidRDefault="00FA78CD" w:rsidP="00193B9C"/>
        </w:tc>
      </w:tr>
      <w:tr w:rsidR="00FA78CD" w:rsidRPr="00885843" w14:paraId="008690EF" w14:textId="77777777" w:rsidTr="00193B9C">
        <w:trPr>
          <w:trHeight w:val="357"/>
        </w:trPr>
        <w:tc>
          <w:tcPr>
            <w:tcW w:w="562" w:type="dxa"/>
          </w:tcPr>
          <w:p w14:paraId="5668CFB5" w14:textId="77777777" w:rsidR="00FA78CD" w:rsidRPr="00885843" w:rsidRDefault="00FA78CD" w:rsidP="00193B9C">
            <w:pPr>
              <w:jc w:val="center"/>
            </w:pPr>
            <w:r w:rsidRPr="00885843">
              <w:t>例</w:t>
            </w:r>
            <w:r w:rsidRPr="00885843">
              <w:t>1</w:t>
            </w:r>
          </w:p>
        </w:tc>
        <w:tc>
          <w:tcPr>
            <w:tcW w:w="709" w:type="dxa"/>
          </w:tcPr>
          <w:p w14:paraId="0DF54699" w14:textId="77777777" w:rsidR="00FA78CD" w:rsidRPr="00885843" w:rsidRDefault="00FA78CD" w:rsidP="00193B9C">
            <w:pPr>
              <w:jc w:val="center"/>
            </w:pPr>
            <w:r>
              <w:t>0</w:t>
            </w:r>
          </w:p>
        </w:tc>
        <w:tc>
          <w:tcPr>
            <w:tcW w:w="3544" w:type="dxa"/>
          </w:tcPr>
          <w:p w14:paraId="15A20804" w14:textId="77777777" w:rsidR="00FA78CD" w:rsidRPr="00885843" w:rsidRDefault="00FA78CD" w:rsidP="00193B9C">
            <w:r w:rsidRPr="001E2127">
              <w:t xml:space="preserve">1   </w:t>
            </w:r>
          </w:p>
        </w:tc>
        <w:tc>
          <w:tcPr>
            <w:tcW w:w="3580" w:type="dxa"/>
          </w:tcPr>
          <w:p w14:paraId="041A5048" w14:textId="77777777" w:rsidR="00FA78CD" w:rsidRPr="00885843" w:rsidRDefault="00FA78CD" w:rsidP="00193B9C">
            <w:r w:rsidRPr="001E2127">
              <w:t xml:space="preserve">1   </w:t>
            </w:r>
          </w:p>
        </w:tc>
      </w:tr>
      <w:tr w:rsidR="00FA78CD" w:rsidRPr="00885843" w14:paraId="32D482F1" w14:textId="77777777" w:rsidTr="00193B9C">
        <w:trPr>
          <w:trHeight w:val="348"/>
        </w:trPr>
        <w:tc>
          <w:tcPr>
            <w:tcW w:w="562" w:type="dxa"/>
          </w:tcPr>
          <w:p w14:paraId="4572CBD5" w14:textId="77777777" w:rsidR="00FA78CD" w:rsidRPr="00885843" w:rsidRDefault="00FA78CD" w:rsidP="00193B9C">
            <w:pPr>
              <w:jc w:val="center"/>
            </w:pPr>
            <w:r w:rsidRPr="00885843">
              <w:t>例</w:t>
            </w:r>
            <w:r w:rsidRPr="00885843">
              <w:t>2</w:t>
            </w:r>
          </w:p>
        </w:tc>
        <w:tc>
          <w:tcPr>
            <w:tcW w:w="709" w:type="dxa"/>
          </w:tcPr>
          <w:p w14:paraId="60028E42" w14:textId="77777777" w:rsidR="00FA78CD" w:rsidRPr="00885843" w:rsidRDefault="00FA78CD" w:rsidP="00193B9C">
            <w:pPr>
              <w:jc w:val="center"/>
            </w:pPr>
            <w:r>
              <w:t>3</w:t>
            </w:r>
          </w:p>
        </w:tc>
        <w:tc>
          <w:tcPr>
            <w:tcW w:w="3544" w:type="dxa"/>
          </w:tcPr>
          <w:p w14:paraId="5D186426" w14:textId="77777777" w:rsidR="00FA78CD" w:rsidRDefault="00FA78CD" w:rsidP="00193B9C">
            <w:pPr>
              <w:spacing w:line="240" w:lineRule="exact"/>
            </w:pPr>
            <w:r>
              <w:t xml:space="preserve">         1   </w:t>
            </w:r>
          </w:p>
          <w:p w14:paraId="0BC6EE68" w14:textId="77777777" w:rsidR="00FA78CD" w:rsidRDefault="00FA78CD" w:rsidP="00193B9C">
            <w:pPr>
              <w:spacing w:line="240" w:lineRule="exact"/>
            </w:pPr>
            <w:r>
              <w:t xml:space="preserve">       1   1</w:t>
            </w:r>
          </w:p>
          <w:p w14:paraId="69B4D522" w14:textId="77777777" w:rsidR="00FA78CD" w:rsidRDefault="00FA78CD" w:rsidP="00193B9C">
            <w:pPr>
              <w:spacing w:line="240" w:lineRule="exact"/>
            </w:pPr>
            <w:r>
              <w:t xml:space="preserve">     1   2   1</w:t>
            </w:r>
          </w:p>
          <w:p w14:paraId="596172E2" w14:textId="77777777" w:rsidR="00FA78CD" w:rsidRPr="00885843" w:rsidRDefault="00FA78CD" w:rsidP="00193B9C">
            <w:pPr>
              <w:spacing w:line="240" w:lineRule="exact"/>
            </w:pPr>
            <w:r>
              <w:t xml:space="preserve">   1   3   3   1</w:t>
            </w:r>
          </w:p>
        </w:tc>
        <w:tc>
          <w:tcPr>
            <w:tcW w:w="3580" w:type="dxa"/>
          </w:tcPr>
          <w:p w14:paraId="0A8139C5" w14:textId="77777777" w:rsidR="00FA78CD" w:rsidRPr="001E2127" w:rsidRDefault="00FA78CD" w:rsidP="00193B9C">
            <w:pPr>
              <w:spacing w:line="240" w:lineRule="exact"/>
              <w:rPr>
                <w:sz w:val="24"/>
              </w:rPr>
            </w:pPr>
            <w:r w:rsidRPr="001E2127">
              <w:rPr>
                <w:sz w:val="24"/>
              </w:rPr>
              <w:t xml:space="preserve">         1   </w:t>
            </w:r>
          </w:p>
          <w:p w14:paraId="1A920319" w14:textId="77777777" w:rsidR="00FA78CD" w:rsidRPr="001E2127" w:rsidRDefault="00FA78CD" w:rsidP="00193B9C">
            <w:pPr>
              <w:spacing w:line="240" w:lineRule="exact"/>
              <w:rPr>
                <w:sz w:val="24"/>
              </w:rPr>
            </w:pPr>
            <w:r w:rsidRPr="001E2127">
              <w:rPr>
                <w:sz w:val="24"/>
              </w:rPr>
              <w:t xml:space="preserve">       1   1</w:t>
            </w:r>
          </w:p>
          <w:p w14:paraId="6E8DA953" w14:textId="77777777" w:rsidR="00FA78CD" w:rsidRPr="001E2127" w:rsidRDefault="00FA78CD" w:rsidP="00193B9C">
            <w:pPr>
              <w:spacing w:line="240" w:lineRule="exact"/>
              <w:rPr>
                <w:sz w:val="24"/>
              </w:rPr>
            </w:pPr>
            <w:r w:rsidRPr="001E2127">
              <w:rPr>
                <w:sz w:val="24"/>
              </w:rPr>
              <w:t xml:space="preserve">     1   2   1</w:t>
            </w:r>
          </w:p>
          <w:p w14:paraId="4BA5CDC9" w14:textId="77777777" w:rsidR="00FA78CD" w:rsidRPr="00885843" w:rsidRDefault="00FA78CD" w:rsidP="00193B9C">
            <w:pPr>
              <w:spacing w:line="240" w:lineRule="exact"/>
            </w:pPr>
            <w:r w:rsidRPr="001E2127">
              <w:rPr>
                <w:sz w:val="24"/>
              </w:rPr>
              <w:t xml:space="preserve">   1   3   3   1</w:t>
            </w:r>
          </w:p>
        </w:tc>
      </w:tr>
      <w:tr w:rsidR="00FA78CD" w:rsidRPr="00885843" w14:paraId="0F63E4AB" w14:textId="77777777" w:rsidTr="00193B9C">
        <w:trPr>
          <w:trHeight w:val="1062"/>
        </w:trPr>
        <w:tc>
          <w:tcPr>
            <w:tcW w:w="562" w:type="dxa"/>
          </w:tcPr>
          <w:p w14:paraId="1DB0391C" w14:textId="77777777" w:rsidR="00FA78CD" w:rsidRPr="00885843" w:rsidRDefault="00FA78CD" w:rsidP="00193B9C">
            <w:pPr>
              <w:jc w:val="center"/>
            </w:pPr>
            <w:r w:rsidRPr="00885843">
              <w:t>例</w:t>
            </w:r>
            <w:r w:rsidRPr="00885843">
              <w:t>3</w:t>
            </w:r>
          </w:p>
        </w:tc>
        <w:tc>
          <w:tcPr>
            <w:tcW w:w="709" w:type="dxa"/>
          </w:tcPr>
          <w:p w14:paraId="0C8BADAF" w14:textId="77777777" w:rsidR="00FA78CD" w:rsidRPr="00885843" w:rsidRDefault="00FA78CD" w:rsidP="00193B9C">
            <w:pPr>
              <w:jc w:val="center"/>
            </w:pPr>
            <w:r>
              <w:t>6</w:t>
            </w:r>
          </w:p>
        </w:tc>
        <w:tc>
          <w:tcPr>
            <w:tcW w:w="3544" w:type="dxa"/>
          </w:tcPr>
          <w:p w14:paraId="6592C320" w14:textId="77777777" w:rsidR="00FA78CD" w:rsidRDefault="00FA78CD" w:rsidP="00193B9C">
            <w:r>
              <w:t xml:space="preserve">                  1   </w:t>
            </w:r>
          </w:p>
          <w:p w14:paraId="4A549770" w14:textId="77777777" w:rsidR="00FA78CD" w:rsidRDefault="00FA78CD" w:rsidP="00193B9C">
            <w:r>
              <w:t xml:space="preserve">                1   1</w:t>
            </w:r>
          </w:p>
          <w:p w14:paraId="2A428459" w14:textId="77777777" w:rsidR="00FA78CD" w:rsidRDefault="00FA78CD" w:rsidP="00193B9C">
            <w:r>
              <w:t xml:space="preserve">              1   2   1</w:t>
            </w:r>
          </w:p>
          <w:p w14:paraId="54DC09F2" w14:textId="77777777" w:rsidR="00FA78CD" w:rsidRDefault="00FA78CD" w:rsidP="00193B9C">
            <w:r>
              <w:t xml:space="preserve">            1   3   3   1</w:t>
            </w:r>
          </w:p>
          <w:p w14:paraId="18766AEC" w14:textId="77777777" w:rsidR="00FA78CD" w:rsidRDefault="00FA78CD" w:rsidP="00193B9C">
            <w:r>
              <w:t xml:space="preserve">          1   4   6   4   1</w:t>
            </w:r>
          </w:p>
          <w:p w14:paraId="11F0A9B1" w14:textId="77777777" w:rsidR="00FA78CD" w:rsidRDefault="00FA78CD" w:rsidP="00193B9C">
            <w:r>
              <w:t xml:space="preserve">        1   5   </w:t>
            </w:r>
            <w:proofErr w:type="gramStart"/>
            <w:r>
              <w:t>10  10</w:t>
            </w:r>
            <w:proofErr w:type="gramEnd"/>
            <w:r>
              <w:t xml:space="preserve">  5   1</w:t>
            </w:r>
          </w:p>
          <w:p w14:paraId="58AAA97D" w14:textId="77777777" w:rsidR="00FA78CD" w:rsidRPr="00885843" w:rsidRDefault="00FA78CD" w:rsidP="00193B9C">
            <w:r>
              <w:t xml:space="preserve">      1   6   </w:t>
            </w:r>
            <w:proofErr w:type="gramStart"/>
            <w:r>
              <w:t>15  20</w:t>
            </w:r>
            <w:proofErr w:type="gramEnd"/>
            <w:r>
              <w:t xml:space="preserve">  15  6   1</w:t>
            </w:r>
          </w:p>
        </w:tc>
        <w:tc>
          <w:tcPr>
            <w:tcW w:w="3580" w:type="dxa"/>
          </w:tcPr>
          <w:p w14:paraId="26351779" w14:textId="77777777" w:rsidR="00FA78CD" w:rsidRDefault="00FA78CD" w:rsidP="00193B9C">
            <w:r>
              <w:t xml:space="preserve">                  1   </w:t>
            </w:r>
          </w:p>
          <w:p w14:paraId="5DD2487C" w14:textId="77777777" w:rsidR="00FA78CD" w:rsidRDefault="00FA78CD" w:rsidP="00193B9C">
            <w:r>
              <w:t xml:space="preserve">                1   1</w:t>
            </w:r>
          </w:p>
          <w:p w14:paraId="67339A7B" w14:textId="77777777" w:rsidR="00FA78CD" w:rsidRDefault="00FA78CD" w:rsidP="00193B9C">
            <w:r>
              <w:t xml:space="preserve">              1   2   1</w:t>
            </w:r>
          </w:p>
          <w:p w14:paraId="41BA4DEE" w14:textId="77777777" w:rsidR="00FA78CD" w:rsidRDefault="00FA78CD" w:rsidP="00193B9C">
            <w:r>
              <w:t xml:space="preserve">            1   3   3   1</w:t>
            </w:r>
          </w:p>
          <w:p w14:paraId="234C76DC" w14:textId="77777777" w:rsidR="00FA78CD" w:rsidRDefault="00FA78CD" w:rsidP="00193B9C">
            <w:r>
              <w:t xml:space="preserve">          1   4   6   4   1</w:t>
            </w:r>
          </w:p>
          <w:p w14:paraId="47788FC4" w14:textId="77777777" w:rsidR="00FA78CD" w:rsidRDefault="00FA78CD" w:rsidP="00193B9C">
            <w:r>
              <w:t xml:space="preserve">        1   5   </w:t>
            </w:r>
            <w:proofErr w:type="gramStart"/>
            <w:r>
              <w:t>10  10</w:t>
            </w:r>
            <w:proofErr w:type="gramEnd"/>
            <w:r>
              <w:t xml:space="preserve">  5   1</w:t>
            </w:r>
          </w:p>
          <w:p w14:paraId="773034BB" w14:textId="77777777" w:rsidR="00FA78CD" w:rsidRPr="00885843" w:rsidRDefault="00FA78CD" w:rsidP="00193B9C">
            <w:pPr>
              <w:spacing w:line="240" w:lineRule="exact"/>
            </w:pPr>
            <w:r>
              <w:t xml:space="preserve">      1   6   </w:t>
            </w:r>
            <w:proofErr w:type="gramStart"/>
            <w:r>
              <w:t>15  20</w:t>
            </w:r>
            <w:proofErr w:type="gramEnd"/>
            <w:r>
              <w:t xml:space="preserve">  15  6   1</w:t>
            </w:r>
          </w:p>
        </w:tc>
      </w:tr>
    </w:tbl>
    <w:p w14:paraId="06483BFB" w14:textId="77777777" w:rsidR="00FA78CD" w:rsidRPr="00885843" w:rsidRDefault="00FA78CD" w:rsidP="00FA78CD">
      <w:pPr>
        <w:spacing w:line="360" w:lineRule="auto"/>
        <w:rPr>
          <w:sz w:val="24"/>
        </w:rPr>
      </w:pPr>
      <w:r w:rsidRPr="00885843">
        <w:rPr>
          <w:sz w:val="24"/>
        </w:rPr>
        <w:t xml:space="preserve">  </w:t>
      </w:r>
      <w:r w:rsidRPr="00885843">
        <w:rPr>
          <w:sz w:val="24"/>
        </w:rPr>
        <w:t>（</w:t>
      </w:r>
      <w:r w:rsidRPr="00885843">
        <w:rPr>
          <w:sz w:val="24"/>
        </w:rPr>
        <w:t>b</w:t>
      </w:r>
      <w:r w:rsidRPr="00885843">
        <w:rPr>
          <w:sz w:val="24"/>
        </w:rPr>
        <w:t>）</w:t>
      </w:r>
      <w:r w:rsidRPr="00885843">
        <w:rPr>
          <w:sz w:val="24"/>
        </w:rPr>
        <w:t xml:space="preserve"> </w:t>
      </w:r>
      <w:r w:rsidRPr="00885843">
        <w:rPr>
          <w:sz w:val="24"/>
        </w:rPr>
        <w:t>对应测试</w:t>
      </w:r>
      <w:r>
        <w:rPr>
          <w:rFonts w:hint="eastAsia"/>
          <w:sz w:val="24"/>
        </w:rPr>
        <w:t>测试用例</w:t>
      </w:r>
      <w:r>
        <w:rPr>
          <w:rFonts w:hint="eastAsia"/>
          <w:sz w:val="24"/>
        </w:rPr>
        <w:t>1</w:t>
      </w:r>
      <w:r w:rsidRPr="00885843">
        <w:rPr>
          <w:sz w:val="24"/>
        </w:rPr>
        <w:t>的运行结果如图</w:t>
      </w:r>
      <w:r>
        <w:rPr>
          <w:sz w:val="24"/>
        </w:rPr>
        <w:t>2</w:t>
      </w:r>
      <w:r w:rsidRPr="00885843">
        <w:rPr>
          <w:sz w:val="24"/>
        </w:rPr>
        <w:t>-</w:t>
      </w:r>
      <w:r>
        <w:rPr>
          <w:sz w:val="24"/>
        </w:rPr>
        <w:t>5</w:t>
      </w:r>
      <w:r w:rsidRPr="00885843">
        <w:rPr>
          <w:sz w:val="24"/>
        </w:rPr>
        <w:t>所示。</w:t>
      </w:r>
    </w:p>
    <w:p w14:paraId="1C31C714" w14:textId="77777777" w:rsidR="00FA78CD" w:rsidRPr="00885843" w:rsidRDefault="00FA78CD" w:rsidP="00FA78CD">
      <w:pPr>
        <w:jc w:val="center"/>
      </w:pPr>
      <w:r>
        <w:rPr>
          <w:noProof/>
        </w:rPr>
        <w:drawing>
          <wp:inline distT="0" distB="0" distL="0" distR="0" wp14:anchorId="19FA4589" wp14:editId="314A552A">
            <wp:extent cx="510584" cy="411516"/>
            <wp:effectExtent l="0" t="0" r="381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0584" cy="411516"/>
                    </a:xfrm>
                    <a:prstGeom prst="rect">
                      <a:avLst/>
                    </a:prstGeom>
                  </pic:spPr>
                </pic:pic>
              </a:graphicData>
            </a:graphic>
          </wp:inline>
        </w:drawing>
      </w:r>
    </w:p>
    <w:p w14:paraId="3CAF1B43" w14:textId="77777777" w:rsidR="00FA78CD" w:rsidRPr="00885843" w:rsidRDefault="00FA78CD" w:rsidP="00FA78CD">
      <w:pPr>
        <w:jc w:val="center"/>
        <w:rPr>
          <w:rFonts w:eastAsia="黑体"/>
          <w:sz w:val="24"/>
        </w:rPr>
      </w:pPr>
      <w:r w:rsidRPr="00885843">
        <w:rPr>
          <w:rFonts w:eastAsia="黑体"/>
          <w:sz w:val="24"/>
        </w:rPr>
        <w:t>图</w:t>
      </w:r>
      <w:r>
        <w:rPr>
          <w:rFonts w:eastAsia="黑体"/>
          <w:sz w:val="24"/>
        </w:rPr>
        <w:t>2</w:t>
      </w:r>
      <w:r w:rsidRPr="00885843">
        <w:rPr>
          <w:rFonts w:eastAsia="黑体"/>
          <w:sz w:val="24"/>
        </w:rPr>
        <w:t>-</w:t>
      </w:r>
      <w:r>
        <w:rPr>
          <w:rFonts w:eastAsia="黑体"/>
          <w:sz w:val="24"/>
        </w:rPr>
        <w:t>5</w:t>
      </w:r>
      <w:r w:rsidRPr="00885843">
        <w:rPr>
          <w:rFonts w:eastAsia="黑体"/>
          <w:sz w:val="24"/>
        </w:rPr>
        <w:t xml:space="preserve"> </w:t>
      </w:r>
      <w:r w:rsidRPr="00885843">
        <w:rPr>
          <w:rFonts w:eastAsia="黑体"/>
          <w:sz w:val="24"/>
        </w:rPr>
        <w:t>编程题</w:t>
      </w:r>
      <w:r>
        <w:rPr>
          <w:rFonts w:eastAsia="黑体"/>
          <w:sz w:val="24"/>
        </w:rPr>
        <w:t>3</w:t>
      </w:r>
      <w:r w:rsidRPr="00885843">
        <w:rPr>
          <w:rFonts w:eastAsia="黑体"/>
          <w:sz w:val="24"/>
        </w:rPr>
        <w:t>的测试用例</w:t>
      </w:r>
      <w:proofErr w:type="gramStart"/>
      <w:r w:rsidRPr="00885843">
        <w:rPr>
          <w:rFonts w:eastAsia="黑体"/>
          <w:sz w:val="24"/>
        </w:rPr>
        <w:t>一</w:t>
      </w:r>
      <w:proofErr w:type="gramEnd"/>
      <w:r w:rsidRPr="00885843">
        <w:rPr>
          <w:rFonts w:eastAsia="黑体"/>
          <w:sz w:val="24"/>
        </w:rPr>
        <w:t>的运行结果</w:t>
      </w:r>
    </w:p>
    <w:p w14:paraId="24B5C0BE" w14:textId="77777777" w:rsidR="00FA78CD" w:rsidRPr="00A21585" w:rsidRDefault="00FA78CD" w:rsidP="00FA78CD">
      <w:pPr>
        <w:jc w:val="center"/>
      </w:pPr>
    </w:p>
    <w:p w14:paraId="6BB005F9" w14:textId="77777777" w:rsidR="00FA78CD" w:rsidRDefault="00FA78CD" w:rsidP="00FA78CD">
      <w:pPr>
        <w:snapToGrid w:val="0"/>
        <w:rPr>
          <w:noProof/>
        </w:rPr>
      </w:pPr>
    </w:p>
    <w:p w14:paraId="5AE21033" w14:textId="77777777" w:rsidR="00FA78CD" w:rsidRDefault="00FA78CD" w:rsidP="00FA78CD">
      <w:pPr>
        <w:snapToGrid w:val="0"/>
        <w:spacing w:line="360" w:lineRule="auto"/>
        <w:ind w:firstLine="420"/>
        <w:jc w:val="left"/>
        <w:rPr>
          <w:sz w:val="24"/>
        </w:rPr>
      </w:pPr>
      <w:r w:rsidRPr="00885843">
        <w:rPr>
          <w:sz w:val="24"/>
        </w:rPr>
        <w:t>对应测试</w:t>
      </w:r>
      <w:r>
        <w:rPr>
          <w:rFonts w:hint="eastAsia"/>
          <w:sz w:val="24"/>
        </w:rPr>
        <w:t>测试用例</w:t>
      </w:r>
      <w:r>
        <w:rPr>
          <w:rFonts w:hint="eastAsia"/>
          <w:sz w:val="24"/>
        </w:rPr>
        <w:t>2</w:t>
      </w:r>
      <w:r w:rsidRPr="00885843">
        <w:rPr>
          <w:sz w:val="24"/>
        </w:rPr>
        <w:t>的运行结果如图</w:t>
      </w:r>
      <w:r>
        <w:rPr>
          <w:sz w:val="24"/>
        </w:rPr>
        <w:t>2</w:t>
      </w:r>
      <w:r w:rsidRPr="00885843">
        <w:rPr>
          <w:sz w:val="24"/>
        </w:rPr>
        <w:t>-</w:t>
      </w:r>
      <w:r>
        <w:rPr>
          <w:sz w:val="24"/>
        </w:rPr>
        <w:t>6</w:t>
      </w:r>
      <w:r w:rsidRPr="00885843">
        <w:rPr>
          <w:sz w:val="24"/>
        </w:rPr>
        <w:t>所示。</w:t>
      </w:r>
    </w:p>
    <w:p w14:paraId="2D94605A" w14:textId="77777777" w:rsidR="00FA78CD" w:rsidRDefault="00FA78CD" w:rsidP="00FA78CD">
      <w:pPr>
        <w:snapToGrid w:val="0"/>
        <w:spacing w:line="360" w:lineRule="auto"/>
        <w:jc w:val="left"/>
        <w:rPr>
          <w:sz w:val="24"/>
        </w:rPr>
      </w:pPr>
    </w:p>
    <w:p w14:paraId="30411EC9" w14:textId="77777777" w:rsidR="00FA78CD" w:rsidRPr="00885843" w:rsidRDefault="00FA78CD" w:rsidP="00FA78CD">
      <w:pPr>
        <w:snapToGrid w:val="0"/>
        <w:spacing w:line="360" w:lineRule="auto"/>
        <w:jc w:val="center"/>
      </w:pPr>
      <w:r>
        <w:rPr>
          <w:noProof/>
        </w:rPr>
        <w:drawing>
          <wp:inline distT="0" distB="0" distL="0" distR="0" wp14:anchorId="0BB1EF2C" wp14:editId="44312654">
            <wp:extent cx="1653683" cy="944962"/>
            <wp:effectExtent l="0" t="0" r="381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53683" cy="944962"/>
                    </a:xfrm>
                    <a:prstGeom prst="rect">
                      <a:avLst/>
                    </a:prstGeom>
                  </pic:spPr>
                </pic:pic>
              </a:graphicData>
            </a:graphic>
          </wp:inline>
        </w:drawing>
      </w:r>
    </w:p>
    <w:p w14:paraId="4D46C070" w14:textId="77777777" w:rsidR="00FA78CD" w:rsidRPr="00885843" w:rsidRDefault="00FA78CD" w:rsidP="00FA78CD">
      <w:pPr>
        <w:jc w:val="center"/>
        <w:rPr>
          <w:rFonts w:eastAsia="楷体_GB2312"/>
          <w:color w:val="FF0000"/>
        </w:rPr>
      </w:pPr>
      <w:r w:rsidRPr="00885843">
        <w:rPr>
          <w:rFonts w:eastAsia="黑体"/>
          <w:sz w:val="24"/>
        </w:rPr>
        <w:t>图</w:t>
      </w:r>
      <w:r>
        <w:rPr>
          <w:rFonts w:eastAsia="黑体"/>
          <w:sz w:val="24"/>
        </w:rPr>
        <w:t>2</w:t>
      </w:r>
      <w:r w:rsidRPr="00885843">
        <w:rPr>
          <w:rFonts w:eastAsia="黑体"/>
          <w:sz w:val="24"/>
        </w:rPr>
        <w:t>-</w:t>
      </w:r>
      <w:r>
        <w:rPr>
          <w:rFonts w:eastAsia="黑体"/>
          <w:sz w:val="24"/>
        </w:rPr>
        <w:t>6</w:t>
      </w:r>
      <w:r w:rsidRPr="00885843">
        <w:rPr>
          <w:rFonts w:eastAsia="黑体"/>
          <w:sz w:val="24"/>
        </w:rPr>
        <w:t xml:space="preserve"> </w:t>
      </w:r>
      <w:r w:rsidRPr="00885843">
        <w:rPr>
          <w:rFonts w:eastAsia="黑体"/>
          <w:sz w:val="24"/>
        </w:rPr>
        <w:t>编程题</w:t>
      </w:r>
      <w:r>
        <w:rPr>
          <w:rFonts w:eastAsia="黑体"/>
          <w:sz w:val="24"/>
        </w:rPr>
        <w:t>3</w:t>
      </w:r>
      <w:r w:rsidRPr="00885843">
        <w:rPr>
          <w:rFonts w:eastAsia="黑体"/>
          <w:sz w:val="24"/>
        </w:rPr>
        <w:t>的测试用例二的运行结果</w:t>
      </w:r>
    </w:p>
    <w:p w14:paraId="2E51641A" w14:textId="77777777" w:rsidR="00FA78CD" w:rsidRDefault="00FA78CD" w:rsidP="00FA78CD">
      <w:pPr>
        <w:snapToGrid w:val="0"/>
        <w:rPr>
          <w:sz w:val="24"/>
        </w:rPr>
      </w:pPr>
      <w:r>
        <w:rPr>
          <w:rFonts w:hint="eastAsia"/>
          <w:sz w:val="24"/>
        </w:rPr>
        <w:tab/>
      </w:r>
      <w:r w:rsidRPr="00885843">
        <w:rPr>
          <w:sz w:val="24"/>
        </w:rPr>
        <w:t>对应测试</w:t>
      </w:r>
      <w:r>
        <w:rPr>
          <w:rFonts w:hint="eastAsia"/>
          <w:sz w:val="24"/>
        </w:rPr>
        <w:t>测试用例</w:t>
      </w:r>
      <w:r>
        <w:rPr>
          <w:rFonts w:hint="eastAsia"/>
          <w:sz w:val="24"/>
        </w:rPr>
        <w:t>3</w:t>
      </w:r>
      <w:r w:rsidRPr="00885843">
        <w:rPr>
          <w:sz w:val="24"/>
        </w:rPr>
        <w:t>的运行结果如图</w:t>
      </w:r>
      <w:r>
        <w:rPr>
          <w:sz w:val="24"/>
        </w:rPr>
        <w:t>2-7</w:t>
      </w:r>
      <w:r w:rsidRPr="00885843">
        <w:rPr>
          <w:sz w:val="24"/>
        </w:rPr>
        <w:t>所示。</w:t>
      </w:r>
    </w:p>
    <w:p w14:paraId="037A0401" w14:textId="77777777" w:rsidR="00FA78CD" w:rsidRDefault="00FA78CD" w:rsidP="00FA78CD">
      <w:pPr>
        <w:snapToGrid w:val="0"/>
        <w:rPr>
          <w:sz w:val="24"/>
        </w:rPr>
      </w:pPr>
    </w:p>
    <w:p w14:paraId="7AF84392" w14:textId="77777777" w:rsidR="00FA78CD" w:rsidRPr="00885843" w:rsidRDefault="00FA78CD" w:rsidP="00FA78CD">
      <w:pPr>
        <w:snapToGrid w:val="0"/>
        <w:jc w:val="center"/>
      </w:pPr>
      <w:r>
        <w:rPr>
          <w:noProof/>
        </w:rPr>
        <w:lastRenderedPageBreak/>
        <w:drawing>
          <wp:inline distT="0" distB="0" distL="0" distR="0" wp14:anchorId="2C9838F6" wp14:editId="66CE040A">
            <wp:extent cx="3139712" cy="1386960"/>
            <wp:effectExtent l="0" t="0" r="381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39712" cy="1386960"/>
                    </a:xfrm>
                    <a:prstGeom prst="rect">
                      <a:avLst/>
                    </a:prstGeom>
                  </pic:spPr>
                </pic:pic>
              </a:graphicData>
            </a:graphic>
          </wp:inline>
        </w:drawing>
      </w:r>
    </w:p>
    <w:p w14:paraId="2145347F" w14:textId="77777777" w:rsidR="00FA78CD" w:rsidRPr="00885843" w:rsidRDefault="00FA78CD" w:rsidP="00FA78CD">
      <w:pPr>
        <w:snapToGrid w:val="0"/>
      </w:pPr>
    </w:p>
    <w:p w14:paraId="76FBBABC" w14:textId="77777777" w:rsidR="00FA78CD" w:rsidRPr="00885843" w:rsidRDefault="00FA78CD" w:rsidP="00FA78CD">
      <w:pPr>
        <w:jc w:val="center"/>
        <w:rPr>
          <w:rFonts w:eastAsia="黑体"/>
          <w:sz w:val="24"/>
        </w:rPr>
      </w:pPr>
      <w:r w:rsidRPr="00885843">
        <w:rPr>
          <w:rFonts w:eastAsia="黑体"/>
          <w:sz w:val="24"/>
        </w:rPr>
        <w:t>图</w:t>
      </w:r>
      <w:r>
        <w:rPr>
          <w:rFonts w:eastAsia="黑体"/>
          <w:sz w:val="24"/>
        </w:rPr>
        <w:t>2</w:t>
      </w:r>
      <w:r w:rsidRPr="00885843">
        <w:rPr>
          <w:rFonts w:eastAsia="黑体"/>
          <w:sz w:val="24"/>
        </w:rPr>
        <w:t>-</w:t>
      </w:r>
      <w:r>
        <w:rPr>
          <w:rFonts w:eastAsia="黑体"/>
          <w:sz w:val="24"/>
        </w:rPr>
        <w:t>7</w:t>
      </w:r>
      <w:r w:rsidRPr="00885843">
        <w:rPr>
          <w:rFonts w:eastAsia="黑体"/>
          <w:sz w:val="24"/>
        </w:rPr>
        <w:t xml:space="preserve"> </w:t>
      </w:r>
      <w:r w:rsidRPr="00885843">
        <w:rPr>
          <w:rFonts w:eastAsia="黑体"/>
          <w:sz w:val="24"/>
        </w:rPr>
        <w:t>编程题</w:t>
      </w:r>
      <w:r>
        <w:rPr>
          <w:rFonts w:eastAsia="黑体"/>
          <w:sz w:val="24"/>
        </w:rPr>
        <w:t>3</w:t>
      </w:r>
      <w:r w:rsidRPr="00885843">
        <w:rPr>
          <w:rFonts w:eastAsia="黑体"/>
          <w:sz w:val="24"/>
        </w:rPr>
        <w:t>的测试用例三的运行结果</w:t>
      </w:r>
    </w:p>
    <w:p w14:paraId="3237ACE4" w14:textId="77777777" w:rsidR="00FA78CD" w:rsidRDefault="00FA78CD" w:rsidP="00FA78CD">
      <w:pPr>
        <w:snapToGrid w:val="0"/>
      </w:pPr>
    </w:p>
    <w:p w14:paraId="1CF08491" w14:textId="77777777" w:rsidR="00FA78CD" w:rsidRDefault="00FA78CD" w:rsidP="00FA78CD">
      <w:pPr>
        <w:snapToGrid w:val="0"/>
        <w:rPr>
          <w:sz w:val="24"/>
        </w:rPr>
      </w:pPr>
      <w:r>
        <w:rPr>
          <w:rFonts w:hint="eastAsia"/>
          <w:sz w:val="24"/>
        </w:rPr>
        <w:tab/>
      </w: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521A6B11" w14:textId="77777777" w:rsidR="00FA78CD" w:rsidRDefault="00FA78CD" w:rsidP="00FA78CD">
      <w:pPr>
        <w:snapToGrid w:val="0"/>
        <w:spacing w:line="360" w:lineRule="auto"/>
        <w:rPr>
          <w:sz w:val="24"/>
        </w:rPr>
      </w:pPr>
      <w:r w:rsidRPr="002E5FBA">
        <w:rPr>
          <w:sz w:val="24"/>
        </w:rPr>
        <w:t>（</w:t>
      </w:r>
      <w:r>
        <w:rPr>
          <w:sz w:val="24"/>
        </w:rPr>
        <w:t>4</w:t>
      </w:r>
      <w:r w:rsidRPr="002E5FBA">
        <w:rPr>
          <w:sz w:val="24"/>
        </w:rPr>
        <w:t>）</w:t>
      </w:r>
      <w:r w:rsidRPr="00DB3203">
        <w:rPr>
          <w:rFonts w:hint="eastAsia"/>
          <w:sz w:val="24"/>
        </w:rPr>
        <w:t xml:space="preserve">  </w:t>
      </w:r>
      <w:r w:rsidRPr="003D0B32">
        <w:rPr>
          <w:rFonts w:hint="eastAsia"/>
          <w:sz w:val="24"/>
        </w:rPr>
        <w:t>625</w:t>
      </w:r>
      <w:r w:rsidRPr="003D0B32">
        <w:rPr>
          <w:rFonts w:hint="eastAsia"/>
          <w:sz w:val="24"/>
        </w:rPr>
        <w:t>这个数很特别，</w:t>
      </w:r>
      <w:r w:rsidRPr="003D0B32">
        <w:rPr>
          <w:rFonts w:hint="eastAsia"/>
          <w:sz w:val="24"/>
        </w:rPr>
        <w:t>625</w:t>
      </w:r>
      <w:r w:rsidRPr="003D0B32">
        <w:rPr>
          <w:rFonts w:hint="eastAsia"/>
          <w:sz w:val="24"/>
        </w:rPr>
        <w:t>的平方等于</w:t>
      </w:r>
      <w:r w:rsidRPr="003D0B32">
        <w:rPr>
          <w:rFonts w:hint="eastAsia"/>
          <w:sz w:val="24"/>
        </w:rPr>
        <w:t>390625</w:t>
      </w:r>
      <w:r w:rsidRPr="003D0B32">
        <w:rPr>
          <w:rFonts w:hint="eastAsia"/>
          <w:sz w:val="24"/>
        </w:rPr>
        <w:t>，其末</w:t>
      </w:r>
      <w:r w:rsidRPr="003D0B32">
        <w:rPr>
          <w:rFonts w:hint="eastAsia"/>
          <w:sz w:val="24"/>
        </w:rPr>
        <w:t>3</w:t>
      </w:r>
      <w:r w:rsidRPr="003D0B32">
        <w:rPr>
          <w:rFonts w:hint="eastAsia"/>
          <w:sz w:val="24"/>
        </w:rPr>
        <w:t>位也是</w:t>
      </w:r>
      <w:r w:rsidRPr="003D0B32">
        <w:rPr>
          <w:rFonts w:hint="eastAsia"/>
          <w:sz w:val="24"/>
        </w:rPr>
        <w:t>625</w:t>
      </w:r>
      <w:r w:rsidRPr="003D0B32">
        <w:rPr>
          <w:rFonts w:hint="eastAsia"/>
          <w:sz w:val="24"/>
        </w:rPr>
        <w:t>。请编程输出所有这样的</w:t>
      </w:r>
      <w:r w:rsidRPr="003D0B32">
        <w:rPr>
          <w:rFonts w:hint="eastAsia"/>
          <w:sz w:val="24"/>
        </w:rPr>
        <w:t>3</w:t>
      </w:r>
      <w:r w:rsidRPr="003D0B32">
        <w:rPr>
          <w:rFonts w:hint="eastAsia"/>
          <w:sz w:val="24"/>
        </w:rPr>
        <w:t>位数：它的平方的末</w:t>
      </w:r>
      <w:r w:rsidRPr="003D0B32">
        <w:rPr>
          <w:rFonts w:hint="eastAsia"/>
          <w:sz w:val="24"/>
        </w:rPr>
        <w:t>3</w:t>
      </w:r>
      <w:r w:rsidRPr="003D0B32">
        <w:rPr>
          <w:rFonts w:hint="eastAsia"/>
          <w:sz w:val="24"/>
        </w:rPr>
        <w:t>位是这个数本身。要求这些数字从小到大排列，每个数字单独占一行。</w:t>
      </w:r>
    </w:p>
    <w:p w14:paraId="5A8A5473" w14:textId="77777777" w:rsidR="00FA78CD" w:rsidRPr="008E2B3F" w:rsidRDefault="00FA78CD" w:rsidP="00FA78CD">
      <w:pPr>
        <w:snapToGrid w:val="0"/>
        <w:spacing w:line="360" w:lineRule="auto"/>
        <w:rPr>
          <w:b/>
          <w:bCs/>
          <w:sz w:val="24"/>
        </w:rPr>
      </w:pPr>
      <w:r w:rsidRPr="008E2B3F">
        <w:rPr>
          <w:b/>
          <w:bCs/>
          <w:sz w:val="24"/>
        </w:rPr>
        <w:t>解答：</w:t>
      </w:r>
    </w:p>
    <w:p w14:paraId="07D6A17D" w14:textId="77777777" w:rsidR="00FA78CD" w:rsidRPr="003D0B32" w:rsidRDefault="00FA78CD" w:rsidP="00FA78CD">
      <w:pPr>
        <w:pStyle w:val="af6"/>
        <w:numPr>
          <w:ilvl w:val="0"/>
          <w:numId w:val="1"/>
        </w:numPr>
        <w:snapToGrid w:val="0"/>
        <w:spacing w:line="300" w:lineRule="auto"/>
        <w:ind w:firstLineChars="0"/>
        <w:rPr>
          <w:sz w:val="24"/>
        </w:rPr>
      </w:pPr>
      <w:r w:rsidRPr="003D0B32">
        <w:rPr>
          <w:sz w:val="24"/>
        </w:rPr>
        <w:t>解题思路：</w:t>
      </w:r>
      <w:r w:rsidRPr="003D0B32">
        <w:rPr>
          <w:rFonts w:hint="eastAsia"/>
          <w:sz w:val="24"/>
        </w:rPr>
        <w:t>算法流程可用算法流程图表示</w:t>
      </w:r>
    </w:p>
    <w:p w14:paraId="4FFDE67E" w14:textId="77777777" w:rsidR="00FA78CD" w:rsidRDefault="00FA78CD" w:rsidP="00FA78CD">
      <w:pPr>
        <w:pStyle w:val="af6"/>
        <w:snapToGrid w:val="0"/>
        <w:spacing w:line="300" w:lineRule="auto"/>
        <w:ind w:left="780" w:firstLineChars="0" w:firstLine="0"/>
        <w:rPr>
          <w:sz w:val="24"/>
        </w:rPr>
      </w:pPr>
      <w:r w:rsidRPr="003D0B32">
        <w:rPr>
          <w:sz w:val="24"/>
        </w:rPr>
        <w:t xml:space="preserve"> </w:t>
      </w:r>
      <w:r w:rsidRPr="00324ED5">
        <w:rPr>
          <w:noProof/>
          <w:sz w:val="24"/>
        </w:rPr>
        <w:drawing>
          <wp:inline distT="0" distB="0" distL="0" distR="0" wp14:anchorId="087DE933" wp14:editId="6167FCC7">
            <wp:extent cx="2189480" cy="4632960"/>
            <wp:effectExtent l="0" t="0" r="127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89480" cy="4632960"/>
                    </a:xfrm>
                    <a:prstGeom prst="rect">
                      <a:avLst/>
                    </a:prstGeom>
                    <a:noFill/>
                    <a:ln>
                      <a:noFill/>
                    </a:ln>
                  </pic:spPr>
                </pic:pic>
              </a:graphicData>
            </a:graphic>
          </wp:inline>
        </w:drawing>
      </w:r>
    </w:p>
    <w:p w14:paraId="5A803E72" w14:textId="77777777" w:rsidR="00FA78CD" w:rsidRPr="00885843" w:rsidRDefault="00FA78CD" w:rsidP="00FA78CD">
      <w:pPr>
        <w:snapToGrid w:val="0"/>
        <w:jc w:val="center"/>
        <w:rPr>
          <w:color w:val="FF0000"/>
          <w:sz w:val="24"/>
        </w:rPr>
      </w:pPr>
      <w:r w:rsidRPr="00885843">
        <w:rPr>
          <w:rFonts w:eastAsia="黑体"/>
          <w:sz w:val="24"/>
        </w:rPr>
        <w:t>图</w:t>
      </w:r>
      <w:r>
        <w:rPr>
          <w:rFonts w:eastAsia="黑体"/>
          <w:sz w:val="24"/>
        </w:rPr>
        <w:t>2</w:t>
      </w:r>
      <w:r w:rsidRPr="00885843">
        <w:rPr>
          <w:rFonts w:eastAsia="黑体"/>
          <w:sz w:val="24"/>
        </w:rPr>
        <w:t>-</w:t>
      </w:r>
      <w:r>
        <w:rPr>
          <w:rFonts w:eastAsia="黑体"/>
          <w:sz w:val="24"/>
        </w:rPr>
        <w:t>8</w:t>
      </w:r>
      <w:r w:rsidRPr="00885843">
        <w:rPr>
          <w:rFonts w:eastAsia="黑体"/>
          <w:sz w:val="24"/>
        </w:rPr>
        <w:t xml:space="preserve"> </w:t>
      </w:r>
      <w:r>
        <w:rPr>
          <w:rFonts w:eastAsia="黑体" w:hint="eastAsia"/>
          <w:sz w:val="24"/>
        </w:rPr>
        <w:t>编程题</w:t>
      </w:r>
      <w:r>
        <w:rPr>
          <w:rFonts w:eastAsia="黑体" w:hint="eastAsia"/>
          <w:sz w:val="24"/>
        </w:rPr>
        <w:t>4</w:t>
      </w:r>
      <w:r w:rsidRPr="00885843">
        <w:rPr>
          <w:rFonts w:eastAsia="黑体"/>
          <w:sz w:val="24"/>
        </w:rPr>
        <w:t>的程序流程图</w:t>
      </w:r>
    </w:p>
    <w:p w14:paraId="04E890FB" w14:textId="77777777" w:rsidR="00FA78CD" w:rsidRPr="00D150C2" w:rsidRDefault="00FA78CD" w:rsidP="00FA78CD">
      <w:pPr>
        <w:pStyle w:val="af6"/>
        <w:snapToGrid w:val="0"/>
        <w:spacing w:line="300" w:lineRule="auto"/>
        <w:ind w:left="780" w:firstLineChars="0" w:firstLine="0"/>
        <w:rPr>
          <w:sz w:val="24"/>
        </w:rPr>
      </w:pPr>
    </w:p>
    <w:p w14:paraId="690EA06F" w14:textId="77777777" w:rsidR="00FA78CD" w:rsidRPr="008E2B3F" w:rsidRDefault="00FA78CD" w:rsidP="00FA78CD">
      <w:pPr>
        <w:snapToGrid w:val="0"/>
        <w:spacing w:line="300" w:lineRule="auto"/>
        <w:rPr>
          <w:sz w:val="24"/>
        </w:rPr>
      </w:pPr>
      <w:r w:rsidRPr="008E2B3F">
        <w:rPr>
          <w:sz w:val="24"/>
        </w:rPr>
        <w:t xml:space="preserve">  2</w:t>
      </w:r>
      <w:r w:rsidRPr="008E2B3F">
        <w:rPr>
          <w:sz w:val="24"/>
        </w:rPr>
        <w:t>）程序清单</w:t>
      </w:r>
    </w:p>
    <w:p w14:paraId="712DA574" w14:textId="77777777" w:rsidR="00FA78CD" w:rsidRPr="008541C9" w:rsidRDefault="00FA78CD" w:rsidP="00FA78CD">
      <w:pPr>
        <w:snapToGrid w:val="0"/>
        <w:rPr>
          <w:sz w:val="24"/>
        </w:rPr>
      </w:pPr>
      <w:r w:rsidRPr="008541C9">
        <w:rPr>
          <w:sz w:val="24"/>
        </w:rPr>
        <w:lastRenderedPageBreak/>
        <w:t>#include &lt;</w:t>
      </w:r>
      <w:proofErr w:type="spellStart"/>
      <w:r w:rsidRPr="008541C9">
        <w:rPr>
          <w:sz w:val="24"/>
        </w:rPr>
        <w:t>stdio.h</w:t>
      </w:r>
      <w:proofErr w:type="spellEnd"/>
      <w:r w:rsidRPr="008541C9">
        <w:rPr>
          <w:sz w:val="24"/>
        </w:rPr>
        <w:t>&gt;</w:t>
      </w:r>
    </w:p>
    <w:p w14:paraId="7F3138E4" w14:textId="77777777" w:rsidR="00FA78CD" w:rsidRPr="008541C9" w:rsidRDefault="00FA78CD" w:rsidP="00FA78CD">
      <w:pPr>
        <w:snapToGrid w:val="0"/>
        <w:rPr>
          <w:sz w:val="24"/>
        </w:rPr>
      </w:pPr>
      <w:r w:rsidRPr="008541C9">
        <w:rPr>
          <w:sz w:val="24"/>
        </w:rPr>
        <w:t>int main(void) {</w:t>
      </w:r>
    </w:p>
    <w:p w14:paraId="1E607672" w14:textId="77777777" w:rsidR="00FA78CD" w:rsidRPr="008541C9" w:rsidRDefault="00FA78CD" w:rsidP="00FA78CD">
      <w:pPr>
        <w:snapToGrid w:val="0"/>
        <w:rPr>
          <w:sz w:val="24"/>
        </w:rPr>
      </w:pPr>
      <w:r w:rsidRPr="008541C9">
        <w:rPr>
          <w:sz w:val="24"/>
        </w:rPr>
        <w:tab/>
        <w:t xml:space="preserve">for (int </w:t>
      </w:r>
      <w:proofErr w:type="spellStart"/>
      <w:r w:rsidRPr="008541C9">
        <w:rPr>
          <w:sz w:val="24"/>
        </w:rPr>
        <w:t>i</w:t>
      </w:r>
      <w:proofErr w:type="spellEnd"/>
      <w:r w:rsidRPr="008541C9">
        <w:rPr>
          <w:sz w:val="24"/>
        </w:rPr>
        <w:t xml:space="preserve"> = 100; </w:t>
      </w:r>
      <w:proofErr w:type="spellStart"/>
      <w:r w:rsidRPr="008541C9">
        <w:rPr>
          <w:sz w:val="24"/>
        </w:rPr>
        <w:t>i</w:t>
      </w:r>
      <w:proofErr w:type="spellEnd"/>
      <w:r w:rsidRPr="008541C9">
        <w:rPr>
          <w:sz w:val="24"/>
        </w:rPr>
        <w:t xml:space="preserve"> &lt;</w:t>
      </w:r>
      <w:r>
        <w:rPr>
          <w:sz w:val="24"/>
        </w:rPr>
        <w:t xml:space="preserve"> </w:t>
      </w:r>
      <w:r w:rsidRPr="008541C9">
        <w:rPr>
          <w:sz w:val="24"/>
        </w:rPr>
        <w:t xml:space="preserve">1000; </w:t>
      </w:r>
      <w:proofErr w:type="spellStart"/>
      <w:r w:rsidRPr="008541C9">
        <w:rPr>
          <w:sz w:val="24"/>
        </w:rPr>
        <w:t>i</w:t>
      </w:r>
      <w:proofErr w:type="spellEnd"/>
      <w:r w:rsidRPr="008541C9">
        <w:rPr>
          <w:sz w:val="24"/>
        </w:rPr>
        <w:t>++)</w:t>
      </w:r>
    </w:p>
    <w:p w14:paraId="75ACB160" w14:textId="77777777" w:rsidR="00FA78CD" w:rsidRPr="008541C9" w:rsidRDefault="00FA78CD" w:rsidP="00FA78CD">
      <w:pPr>
        <w:snapToGrid w:val="0"/>
        <w:rPr>
          <w:sz w:val="24"/>
        </w:rPr>
      </w:pPr>
      <w:r w:rsidRPr="008541C9">
        <w:rPr>
          <w:sz w:val="24"/>
        </w:rPr>
        <w:tab/>
      </w:r>
      <w:r w:rsidRPr="008541C9">
        <w:rPr>
          <w:sz w:val="24"/>
        </w:rPr>
        <w:tab/>
        <w:t>if ((</w:t>
      </w:r>
      <w:proofErr w:type="spellStart"/>
      <w:r w:rsidRPr="008541C9">
        <w:rPr>
          <w:sz w:val="24"/>
        </w:rPr>
        <w:t>i</w:t>
      </w:r>
      <w:proofErr w:type="spellEnd"/>
      <w:r w:rsidRPr="008541C9">
        <w:rPr>
          <w:sz w:val="24"/>
        </w:rPr>
        <w:t xml:space="preserve"> * </w:t>
      </w:r>
      <w:proofErr w:type="spellStart"/>
      <w:r w:rsidRPr="008541C9">
        <w:rPr>
          <w:sz w:val="24"/>
        </w:rPr>
        <w:t>i</w:t>
      </w:r>
      <w:proofErr w:type="spellEnd"/>
      <w:r w:rsidRPr="008541C9">
        <w:rPr>
          <w:sz w:val="24"/>
        </w:rPr>
        <w:t xml:space="preserve">) % 1000 == </w:t>
      </w:r>
      <w:proofErr w:type="spellStart"/>
      <w:proofErr w:type="gramStart"/>
      <w:r w:rsidRPr="008541C9">
        <w:rPr>
          <w:sz w:val="24"/>
        </w:rPr>
        <w:t>i</w:t>
      </w:r>
      <w:proofErr w:type="spellEnd"/>
      <w:r w:rsidRPr="008541C9">
        <w:rPr>
          <w:sz w:val="24"/>
        </w:rPr>
        <w:t>)</w:t>
      </w:r>
      <w:proofErr w:type="spellStart"/>
      <w:r w:rsidRPr="008541C9">
        <w:rPr>
          <w:sz w:val="24"/>
        </w:rPr>
        <w:t>printf</w:t>
      </w:r>
      <w:proofErr w:type="spellEnd"/>
      <w:proofErr w:type="gramEnd"/>
      <w:r w:rsidRPr="008541C9">
        <w:rPr>
          <w:sz w:val="24"/>
        </w:rPr>
        <w:t xml:space="preserve">("%d\n", </w:t>
      </w:r>
      <w:proofErr w:type="spellStart"/>
      <w:r w:rsidRPr="008541C9">
        <w:rPr>
          <w:sz w:val="24"/>
        </w:rPr>
        <w:t>i</w:t>
      </w:r>
      <w:proofErr w:type="spellEnd"/>
      <w:r w:rsidRPr="008541C9">
        <w:rPr>
          <w:sz w:val="24"/>
        </w:rPr>
        <w:t>);</w:t>
      </w:r>
    </w:p>
    <w:p w14:paraId="7D1DB864" w14:textId="77777777" w:rsidR="00FA78CD" w:rsidRPr="008541C9" w:rsidRDefault="00FA78CD" w:rsidP="00FA78CD">
      <w:pPr>
        <w:snapToGrid w:val="0"/>
        <w:rPr>
          <w:sz w:val="24"/>
        </w:rPr>
      </w:pPr>
      <w:r w:rsidRPr="008541C9">
        <w:rPr>
          <w:sz w:val="24"/>
        </w:rPr>
        <w:tab/>
        <w:t>return 0;</w:t>
      </w:r>
    </w:p>
    <w:p w14:paraId="7837D2BB" w14:textId="77777777" w:rsidR="00FA78CD" w:rsidRDefault="00FA78CD" w:rsidP="00FA78CD">
      <w:pPr>
        <w:snapToGrid w:val="0"/>
        <w:rPr>
          <w:sz w:val="24"/>
        </w:rPr>
      </w:pPr>
      <w:r w:rsidRPr="008541C9">
        <w:rPr>
          <w:sz w:val="24"/>
        </w:rPr>
        <w:t>}</w:t>
      </w:r>
    </w:p>
    <w:p w14:paraId="109C3A43" w14:textId="77777777" w:rsidR="00FA78CD" w:rsidRPr="00885843" w:rsidRDefault="00FA78CD" w:rsidP="00FA78CD">
      <w:pPr>
        <w:snapToGrid w:val="0"/>
        <w:rPr>
          <w:sz w:val="24"/>
        </w:rPr>
      </w:pPr>
      <w:r w:rsidRPr="001E2127">
        <w:rPr>
          <w:sz w:val="24"/>
        </w:rPr>
        <w:t xml:space="preserve"> </w:t>
      </w:r>
      <w:r w:rsidRPr="00885843">
        <w:rPr>
          <w:sz w:val="24"/>
        </w:rPr>
        <w:t xml:space="preserve">  3</w:t>
      </w:r>
      <w:r w:rsidRPr="00885843">
        <w:rPr>
          <w:rFonts w:hAnsi="宋体"/>
          <w:sz w:val="24"/>
        </w:rPr>
        <w:t>）测试</w:t>
      </w:r>
    </w:p>
    <w:p w14:paraId="5473C639" w14:textId="77777777" w:rsidR="00FA78CD" w:rsidRDefault="00FA78CD" w:rsidP="00FA78CD">
      <w:pPr>
        <w:rPr>
          <w:sz w:val="24"/>
        </w:rPr>
      </w:pPr>
      <w:r w:rsidRPr="00885843">
        <w:rPr>
          <w:sz w:val="24"/>
        </w:rPr>
        <w:t xml:space="preserve">  </w:t>
      </w:r>
      <w:r w:rsidRPr="00885843">
        <w:rPr>
          <w:sz w:val="24"/>
        </w:rPr>
        <w:t>（</w:t>
      </w:r>
      <w:r w:rsidRPr="00885843">
        <w:rPr>
          <w:sz w:val="24"/>
        </w:rPr>
        <w:t>a</w:t>
      </w:r>
      <w:r w:rsidRPr="00885843">
        <w:rPr>
          <w:sz w:val="24"/>
        </w:rPr>
        <w:t>）</w:t>
      </w:r>
      <w:r w:rsidRPr="00885843">
        <w:rPr>
          <w:sz w:val="24"/>
        </w:rPr>
        <w:t xml:space="preserve"> </w:t>
      </w:r>
      <w:r w:rsidRPr="00885843">
        <w:rPr>
          <w:sz w:val="24"/>
        </w:rPr>
        <w:t>测试数据：</w:t>
      </w:r>
    </w:p>
    <w:p w14:paraId="78886726" w14:textId="77777777" w:rsidR="00FA78CD" w:rsidRDefault="00FA78CD" w:rsidP="00FA78CD">
      <w:pPr>
        <w:rPr>
          <w:sz w:val="24"/>
        </w:rPr>
      </w:pPr>
      <w:r>
        <w:rPr>
          <w:sz w:val="24"/>
        </w:rPr>
        <w:tab/>
      </w:r>
      <w:r>
        <w:rPr>
          <w:sz w:val="24"/>
        </w:rPr>
        <w:tab/>
      </w:r>
      <w:r>
        <w:rPr>
          <w:rFonts w:hint="eastAsia"/>
          <w:sz w:val="24"/>
        </w:rPr>
        <w:t>由数学推导已知，这类数的个数是有限的，可演算得仅</w:t>
      </w:r>
      <w:r>
        <w:rPr>
          <w:rFonts w:hint="eastAsia"/>
          <w:sz w:val="24"/>
        </w:rPr>
        <w:t>2</w:t>
      </w:r>
      <w:r>
        <w:rPr>
          <w:rFonts w:hint="eastAsia"/>
          <w:sz w:val="24"/>
        </w:rPr>
        <w:t>个三位数满足条件，即</w:t>
      </w:r>
      <w:r w:rsidRPr="00D150C2">
        <w:rPr>
          <w:sz w:val="24"/>
        </w:rPr>
        <w:t>376</w:t>
      </w:r>
      <w:r>
        <w:rPr>
          <w:rFonts w:hint="eastAsia"/>
          <w:sz w:val="24"/>
        </w:rPr>
        <w:t>和</w:t>
      </w:r>
      <w:r w:rsidRPr="00D150C2">
        <w:rPr>
          <w:sz w:val="24"/>
        </w:rPr>
        <w:t>625</w:t>
      </w:r>
      <w:r>
        <w:rPr>
          <w:rFonts w:hint="eastAsia"/>
          <w:sz w:val="24"/>
        </w:rPr>
        <w:t>。</w:t>
      </w:r>
    </w:p>
    <w:p w14:paraId="23EA12F8" w14:textId="77777777" w:rsidR="00FA78CD" w:rsidRPr="00885843" w:rsidRDefault="00FA78CD" w:rsidP="00FA78CD">
      <w:pPr>
        <w:ind w:firstLine="420"/>
        <w:rPr>
          <w:sz w:val="24"/>
        </w:rPr>
      </w:pPr>
      <w:r w:rsidRPr="00885843">
        <w:rPr>
          <w:sz w:val="24"/>
        </w:rPr>
        <w:t>（</w:t>
      </w:r>
      <w:r w:rsidRPr="00885843">
        <w:rPr>
          <w:sz w:val="24"/>
        </w:rPr>
        <w:t>b</w:t>
      </w:r>
      <w:r w:rsidRPr="00885843">
        <w:rPr>
          <w:sz w:val="24"/>
        </w:rPr>
        <w:t>）</w:t>
      </w:r>
      <w:r w:rsidRPr="00885843">
        <w:rPr>
          <w:sz w:val="24"/>
        </w:rPr>
        <w:t xml:space="preserve"> </w:t>
      </w:r>
      <w:r w:rsidRPr="00885843">
        <w:rPr>
          <w:sz w:val="24"/>
        </w:rPr>
        <w:t>对应测试的运行结果如图</w:t>
      </w:r>
      <w:r>
        <w:rPr>
          <w:sz w:val="24"/>
        </w:rPr>
        <w:t>2</w:t>
      </w:r>
      <w:r w:rsidRPr="00885843">
        <w:rPr>
          <w:sz w:val="24"/>
        </w:rPr>
        <w:t>-</w:t>
      </w:r>
      <w:r>
        <w:rPr>
          <w:sz w:val="24"/>
        </w:rPr>
        <w:t>8</w:t>
      </w:r>
      <w:r w:rsidRPr="00885843">
        <w:rPr>
          <w:sz w:val="24"/>
        </w:rPr>
        <w:t>所示。</w:t>
      </w:r>
    </w:p>
    <w:p w14:paraId="65E678CD" w14:textId="77777777" w:rsidR="00FA78CD" w:rsidRPr="00885843" w:rsidRDefault="00FA78CD" w:rsidP="00FA78CD">
      <w:pPr>
        <w:jc w:val="center"/>
      </w:pPr>
      <w:r>
        <w:rPr>
          <w:noProof/>
        </w:rPr>
        <w:drawing>
          <wp:inline distT="0" distB="0" distL="0" distR="0" wp14:anchorId="6D59416C" wp14:editId="142FB1FD">
            <wp:extent cx="868755" cy="487722"/>
            <wp:effectExtent l="0" t="0" r="762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68755" cy="487722"/>
                    </a:xfrm>
                    <a:prstGeom prst="rect">
                      <a:avLst/>
                    </a:prstGeom>
                  </pic:spPr>
                </pic:pic>
              </a:graphicData>
            </a:graphic>
          </wp:inline>
        </w:drawing>
      </w:r>
    </w:p>
    <w:p w14:paraId="55B53FF7" w14:textId="77777777" w:rsidR="00FA78CD" w:rsidRPr="00885843" w:rsidRDefault="00FA78CD" w:rsidP="00FA78CD">
      <w:pPr>
        <w:jc w:val="center"/>
        <w:rPr>
          <w:rFonts w:eastAsia="黑体"/>
          <w:sz w:val="24"/>
        </w:rPr>
      </w:pPr>
      <w:r w:rsidRPr="00885843">
        <w:rPr>
          <w:rFonts w:eastAsia="黑体"/>
          <w:sz w:val="24"/>
        </w:rPr>
        <w:t>图</w:t>
      </w:r>
      <w:r>
        <w:rPr>
          <w:rFonts w:eastAsia="黑体"/>
          <w:sz w:val="24"/>
        </w:rPr>
        <w:t>2</w:t>
      </w:r>
      <w:r w:rsidRPr="00885843">
        <w:rPr>
          <w:rFonts w:eastAsia="黑体"/>
          <w:sz w:val="24"/>
        </w:rPr>
        <w:t>-</w:t>
      </w:r>
      <w:r>
        <w:rPr>
          <w:rFonts w:eastAsia="黑体"/>
          <w:sz w:val="24"/>
        </w:rPr>
        <w:t>9</w:t>
      </w:r>
      <w:r w:rsidRPr="00885843">
        <w:rPr>
          <w:rFonts w:eastAsia="黑体"/>
          <w:sz w:val="24"/>
        </w:rPr>
        <w:t xml:space="preserve"> </w:t>
      </w:r>
      <w:r w:rsidRPr="00885843">
        <w:rPr>
          <w:rFonts w:eastAsia="黑体"/>
          <w:sz w:val="24"/>
        </w:rPr>
        <w:t>编程题</w:t>
      </w:r>
      <w:r>
        <w:rPr>
          <w:rFonts w:eastAsia="黑体"/>
          <w:sz w:val="24"/>
        </w:rPr>
        <w:t>4</w:t>
      </w:r>
      <w:r w:rsidRPr="00885843">
        <w:rPr>
          <w:rFonts w:eastAsia="黑体"/>
          <w:sz w:val="24"/>
        </w:rPr>
        <w:t>的测试的运行结果</w:t>
      </w:r>
    </w:p>
    <w:p w14:paraId="2563CB5C" w14:textId="77777777" w:rsidR="00FA78CD" w:rsidRDefault="00FA78CD" w:rsidP="00FA78CD">
      <w:pPr>
        <w:snapToGrid w:val="0"/>
      </w:pPr>
    </w:p>
    <w:p w14:paraId="007D6018" w14:textId="77777777" w:rsidR="00FA78CD" w:rsidRDefault="00FA78CD" w:rsidP="00FA78CD">
      <w:pPr>
        <w:snapToGrid w:val="0"/>
        <w:rPr>
          <w:sz w:val="24"/>
        </w:rPr>
      </w:pPr>
      <w:r>
        <w:rPr>
          <w:rFonts w:hint="eastAsia"/>
          <w:sz w:val="24"/>
        </w:rPr>
        <w:tab/>
      </w: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64DC19C3" w14:textId="77777777" w:rsidR="00FA78CD" w:rsidRPr="003D0B32" w:rsidRDefault="00FA78CD" w:rsidP="00FA78CD">
      <w:pPr>
        <w:snapToGrid w:val="0"/>
        <w:rPr>
          <w:sz w:val="24"/>
        </w:rPr>
      </w:pPr>
    </w:p>
    <w:p w14:paraId="6AD52BA6" w14:textId="77777777" w:rsidR="00FA78CD" w:rsidRPr="00885843" w:rsidRDefault="00FA78CD" w:rsidP="00FA78CD">
      <w:pPr>
        <w:pStyle w:val="2"/>
        <w:rPr>
          <w:rFonts w:ascii="Times New Roman" w:eastAsiaTheme="majorEastAsia" w:hAnsi="Times New Roman"/>
          <w:sz w:val="28"/>
          <w:szCs w:val="28"/>
        </w:rPr>
      </w:pPr>
      <w:bookmarkStart w:id="19" w:name="_Toc91425371"/>
      <w:r>
        <w:rPr>
          <w:rFonts w:ascii="Times New Roman" w:eastAsiaTheme="majorEastAsia" w:hAnsi="Times New Roman"/>
          <w:sz w:val="28"/>
          <w:szCs w:val="28"/>
        </w:rPr>
        <w:t>2.</w:t>
      </w:r>
      <w:r>
        <w:rPr>
          <w:rFonts w:ascii="Times New Roman" w:eastAsiaTheme="majorEastAsia" w:hAnsi="Times New Roman" w:hint="eastAsia"/>
          <w:sz w:val="28"/>
          <w:szCs w:val="28"/>
        </w:rPr>
        <w:t>3</w:t>
      </w:r>
      <w:r w:rsidRPr="00885843">
        <w:rPr>
          <w:rFonts w:ascii="Times New Roman" w:eastAsiaTheme="majorEastAsia" w:hAnsi="Times New Roman"/>
          <w:sz w:val="28"/>
          <w:szCs w:val="28"/>
        </w:rPr>
        <w:t xml:space="preserve"> </w:t>
      </w:r>
      <w:r w:rsidRPr="00885843">
        <w:rPr>
          <w:rFonts w:ascii="Times New Roman" w:eastAsiaTheme="majorEastAsia" w:hAnsiTheme="majorEastAsia"/>
          <w:sz w:val="28"/>
          <w:szCs w:val="28"/>
        </w:rPr>
        <w:t>实验小结</w:t>
      </w:r>
      <w:bookmarkEnd w:id="19"/>
    </w:p>
    <w:p w14:paraId="0EF8747F" w14:textId="77777777" w:rsidR="00FA78CD" w:rsidRDefault="00FA78CD" w:rsidP="00FA78CD">
      <w:pPr>
        <w:snapToGrid w:val="0"/>
        <w:spacing w:line="360" w:lineRule="auto"/>
        <w:ind w:firstLine="432"/>
        <w:rPr>
          <w:sz w:val="24"/>
        </w:rPr>
      </w:pPr>
      <w:r w:rsidRPr="00944D53">
        <w:rPr>
          <w:rFonts w:hAnsi="宋体"/>
          <w:sz w:val="24"/>
        </w:rPr>
        <w:t>主要叙述实验过程中遇到的问题，如何解决的，通过分析、结果问题后的体会。</w:t>
      </w:r>
    </w:p>
    <w:p w14:paraId="6C99E2E8" w14:textId="77777777" w:rsidR="00FA78CD" w:rsidRDefault="00FA78CD" w:rsidP="00FA78CD">
      <w:pPr>
        <w:snapToGrid w:val="0"/>
        <w:spacing w:line="360" w:lineRule="auto"/>
        <w:ind w:firstLine="432"/>
        <w:rPr>
          <w:sz w:val="24"/>
        </w:rPr>
      </w:pPr>
      <w:r>
        <w:rPr>
          <w:rFonts w:hint="eastAsia"/>
          <w:sz w:val="24"/>
        </w:rPr>
        <w:t>在实验</w:t>
      </w:r>
      <w:r>
        <w:rPr>
          <w:rFonts w:hint="eastAsia"/>
          <w:sz w:val="24"/>
        </w:rPr>
        <w:t>1</w:t>
      </w:r>
      <w:r w:rsidRPr="00CB0BA4">
        <w:rPr>
          <w:rFonts w:hint="eastAsia"/>
          <w:sz w:val="24"/>
        </w:rPr>
        <w:t>源程序改错</w:t>
      </w:r>
      <w:r>
        <w:rPr>
          <w:rFonts w:hint="eastAsia"/>
          <w:sz w:val="24"/>
        </w:rPr>
        <w:t>中，采用逐步调试的方法成功找出了语法上的错误，最终解决了所有改错。</w:t>
      </w:r>
    </w:p>
    <w:p w14:paraId="66A2D604" w14:textId="77777777" w:rsidR="00FA78CD" w:rsidRDefault="00FA78CD" w:rsidP="00FA78CD">
      <w:pPr>
        <w:snapToGrid w:val="0"/>
        <w:spacing w:line="360" w:lineRule="auto"/>
        <w:ind w:firstLine="432"/>
        <w:rPr>
          <w:rFonts w:hAnsi="宋体"/>
          <w:sz w:val="24"/>
        </w:rPr>
      </w:pPr>
      <w:r>
        <w:rPr>
          <w:rFonts w:hint="eastAsia"/>
          <w:sz w:val="24"/>
        </w:rPr>
        <w:t>在修改题</w:t>
      </w:r>
      <w:r>
        <w:rPr>
          <w:rFonts w:hint="eastAsia"/>
          <w:sz w:val="24"/>
        </w:rPr>
        <w:t>1</w:t>
      </w:r>
      <w:r>
        <w:rPr>
          <w:rFonts w:hint="eastAsia"/>
          <w:sz w:val="24"/>
        </w:rPr>
        <w:t>中不知道如何</w:t>
      </w:r>
      <w:r w:rsidRPr="0044203C">
        <w:rPr>
          <w:rFonts w:hint="eastAsia"/>
          <w:sz w:val="24"/>
        </w:rPr>
        <w:t>修改实验</w:t>
      </w:r>
      <w:r w:rsidRPr="0044203C">
        <w:rPr>
          <w:rFonts w:hint="eastAsia"/>
          <w:sz w:val="24"/>
        </w:rPr>
        <w:t>2-1</w:t>
      </w:r>
      <w:r w:rsidRPr="0044203C">
        <w:rPr>
          <w:rFonts w:hint="eastAsia"/>
          <w:sz w:val="24"/>
        </w:rPr>
        <w:t>程序，将内层两出口的</w:t>
      </w:r>
      <w:r w:rsidRPr="0044203C">
        <w:rPr>
          <w:rFonts w:hint="eastAsia"/>
          <w:sz w:val="24"/>
        </w:rPr>
        <w:t>for</w:t>
      </w:r>
      <w:r w:rsidRPr="0044203C">
        <w:rPr>
          <w:rFonts w:hint="eastAsia"/>
          <w:sz w:val="24"/>
        </w:rPr>
        <w:t>循环结构改用单出口结构，即不允许使用</w:t>
      </w:r>
      <w:r w:rsidRPr="0044203C">
        <w:rPr>
          <w:rFonts w:hint="eastAsia"/>
          <w:sz w:val="24"/>
        </w:rPr>
        <w:t>break</w:t>
      </w:r>
      <w:r w:rsidRPr="0044203C">
        <w:rPr>
          <w:rFonts w:hint="eastAsia"/>
          <w:sz w:val="24"/>
        </w:rPr>
        <w:t>、</w:t>
      </w:r>
      <w:proofErr w:type="spellStart"/>
      <w:r w:rsidRPr="0044203C">
        <w:rPr>
          <w:rFonts w:hint="eastAsia"/>
          <w:sz w:val="24"/>
        </w:rPr>
        <w:t>goto</w:t>
      </w:r>
      <w:proofErr w:type="spellEnd"/>
      <w:r w:rsidRPr="0044203C">
        <w:rPr>
          <w:rFonts w:hint="eastAsia"/>
          <w:sz w:val="24"/>
        </w:rPr>
        <w:t>等非结构化语句。</w:t>
      </w:r>
      <w:r>
        <w:rPr>
          <w:rFonts w:hint="eastAsia"/>
          <w:sz w:val="24"/>
        </w:rPr>
        <w:t>和同学交流过后，明白了单出口的含义，</w:t>
      </w:r>
      <w:r w:rsidRPr="0044203C">
        <w:rPr>
          <w:rFonts w:hint="eastAsia"/>
          <w:sz w:val="24"/>
        </w:rPr>
        <w:t>For</w:t>
      </w:r>
      <w:r w:rsidRPr="0044203C">
        <w:rPr>
          <w:rFonts w:hint="eastAsia"/>
          <w:sz w:val="24"/>
        </w:rPr>
        <w:t>循环中的</w:t>
      </w:r>
      <w:r w:rsidRPr="0044203C">
        <w:rPr>
          <w:rFonts w:hint="eastAsia"/>
          <w:sz w:val="24"/>
        </w:rPr>
        <w:t>break</w:t>
      </w:r>
      <w:r w:rsidRPr="0044203C">
        <w:rPr>
          <w:rFonts w:hint="eastAsia"/>
          <w:sz w:val="24"/>
        </w:rPr>
        <w:t>非结构语句破坏了单出口结构，将</w:t>
      </w:r>
      <w:r w:rsidRPr="0044203C">
        <w:rPr>
          <w:rFonts w:hint="eastAsia"/>
          <w:sz w:val="24"/>
        </w:rPr>
        <w:t>flag</w:t>
      </w:r>
      <w:r w:rsidRPr="0044203C">
        <w:rPr>
          <w:rFonts w:hint="eastAsia"/>
          <w:sz w:val="24"/>
        </w:rPr>
        <w:t>的判断放入</w:t>
      </w:r>
      <w:r w:rsidRPr="0044203C">
        <w:rPr>
          <w:rFonts w:hint="eastAsia"/>
          <w:sz w:val="24"/>
        </w:rPr>
        <w:t>for</w:t>
      </w:r>
      <w:r w:rsidRPr="0044203C">
        <w:rPr>
          <w:rFonts w:hint="eastAsia"/>
          <w:sz w:val="24"/>
        </w:rPr>
        <w:t>循环的条件控制语句，这样中途如果出现一个模数使其取模为</w:t>
      </w:r>
      <w:r w:rsidRPr="0044203C">
        <w:rPr>
          <w:rFonts w:hint="eastAsia"/>
          <w:sz w:val="24"/>
        </w:rPr>
        <w:t>0</w:t>
      </w:r>
      <w:r w:rsidRPr="0044203C">
        <w:rPr>
          <w:rFonts w:hint="eastAsia"/>
          <w:sz w:val="24"/>
        </w:rPr>
        <w:t>，即其为合数，便退出循环。</w:t>
      </w:r>
      <w:r>
        <w:rPr>
          <w:rFonts w:hint="eastAsia"/>
          <w:sz w:val="24"/>
        </w:rPr>
        <w:t>既没有破坏单出口的性质，又保证了运算的效率。</w:t>
      </w:r>
    </w:p>
    <w:p w14:paraId="0FF93B7C" w14:textId="77777777" w:rsidR="00FA78CD" w:rsidRPr="00CB0BA4" w:rsidRDefault="00FA78CD" w:rsidP="00FA78CD">
      <w:pPr>
        <w:snapToGrid w:val="0"/>
        <w:spacing w:line="360" w:lineRule="auto"/>
        <w:ind w:firstLine="432"/>
        <w:rPr>
          <w:rFonts w:hAnsi="宋体"/>
          <w:sz w:val="24"/>
        </w:rPr>
      </w:pPr>
      <w:r>
        <w:rPr>
          <w:rFonts w:hAnsi="宋体" w:hint="eastAsia"/>
          <w:sz w:val="24"/>
        </w:rPr>
        <w:t>在编程题</w:t>
      </w:r>
      <w:r>
        <w:rPr>
          <w:rFonts w:hAnsi="宋体" w:hint="eastAsia"/>
          <w:sz w:val="24"/>
        </w:rPr>
        <w:t>3</w:t>
      </w:r>
      <w:r>
        <w:rPr>
          <w:rFonts w:hAnsi="宋体" w:hint="eastAsia"/>
          <w:sz w:val="24"/>
        </w:rPr>
        <w:t>中，学会了仔细</w:t>
      </w:r>
      <w:proofErr w:type="gramStart"/>
      <w:r>
        <w:rPr>
          <w:rFonts w:hAnsi="宋体" w:hint="eastAsia"/>
          <w:sz w:val="24"/>
        </w:rPr>
        <w:t>阅读题面然后</w:t>
      </w:r>
      <w:proofErr w:type="gramEnd"/>
      <w:r>
        <w:rPr>
          <w:rFonts w:hAnsi="宋体" w:hint="eastAsia"/>
          <w:sz w:val="24"/>
        </w:rPr>
        <w:t>逐渐分析得出空格的个数解决了问题，明白了学会审题的重要意义。</w:t>
      </w:r>
    </w:p>
    <w:p w14:paraId="0FF298C8" w14:textId="7EE3E479" w:rsidR="00241671" w:rsidRDefault="00241671">
      <w:pPr>
        <w:widowControl/>
        <w:jc w:val="left"/>
      </w:pPr>
    </w:p>
    <w:p w14:paraId="07C0E827" w14:textId="0E96CCC1" w:rsidR="00FA78CD" w:rsidRDefault="00FA78CD">
      <w:pPr>
        <w:widowControl/>
        <w:jc w:val="left"/>
      </w:pPr>
    </w:p>
    <w:p w14:paraId="4A39BE83" w14:textId="15F11576" w:rsidR="00FA78CD" w:rsidRDefault="00FA78CD">
      <w:pPr>
        <w:widowControl/>
        <w:jc w:val="left"/>
      </w:pPr>
    </w:p>
    <w:p w14:paraId="5CD10571" w14:textId="2EBFD1FF" w:rsidR="00FA78CD" w:rsidRDefault="00FA78CD">
      <w:pPr>
        <w:widowControl/>
        <w:jc w:val="left"/>
      </w:pPr>
    </w:p>
    <w:p w14:paraId="0FE7FFE0" w14:textId="70D48578" w:rsidR="00FA78CD" w:rsidRDefault="00FA78CD">
      <w:pPr>
        <w:widowControl/>
        <w:jc w:val="left"/>
      </w:pPr>
    </w:p>
    <w:p w14:paraId="2411411C" w14:textId="566CA5D8" w:rsidR="00FA78CD" w:rsidRDefault="00FA78CD">
      <w:pPr>
        <w:widowControl/>
        <w:jc w:val="left"/>
      </w:pPr>
    </w:p>
    <w:p w14:paraId="039C0370" w14:textId="7AB928AF" w:rsidR="00FA78CD" w:rsidRDefault="00FA78CD">
      <w:pPr>
        <w:widowControl/>
        <w:jc w:val="left"/>
      </w:pPr>
    </w:p>
    <w:p w14:paraId="10092D9B" w14:textId="40B39A26" w:rsidR="00FA78CD" w:rsidRPr="00885843" w:rsidRDefault="00FA78CD" w:rsidP="00FA78CD">
      <w:pPr>
        <w:pStyle w:val="1"/>
        <w:jc w:val="center"/>
        <w:rPr>
          <w:rFonts w:eastAsia="黑体"/>
          <w:kern w:val="0"/>
          <w:sz w:val="36"/>
          <w:szCs w:val="36"/>
        </w:rPr>
      </w:pPr>
      <w:bookmarkStart w:id="20" w:name="_Toc91425372"/>
      <w:r>
        <w:rPr>
          <w:rFonts w:eastAsia="黑体"/>
          <w:kern w:val="0"/>
          <w:sz w:val="36"/>
          <w:szCs w:val="36"/>
        </w:rPr>
        <w:lastRenderedPageBreak/>
        <w:t>3</w:t>
      </w:r>
      <w:r w:rsidRPr="00885843">
        <w:rPr>
          <w:rFonts w:eastAsia="黑体"/>
          <w:kern w:val="0"/>
          <w:sz w:val="36"/>
          <w:szCs w:val="36"/>
        </w:rPr>
        <w:t xml:space="preserve">  </w:t>
      </w:r>
      <w:r>
        <w:rPr>
          <w:rFonts w:eastAsia="黑体" w:hint="eastAsia"/>
          <w:kern w:val="0"/>
          <w:sz w:val="36"/>
          <w:szCs w:val="36"/>
        </w:rPr>
        <w:t>函数与程序结构试验</w:t>
      </w:r>
      <w:bookmarkEnd w:id="20"/>
    </w:p>
    <w:p w14:paraId="4B27431D" w14:textId="77777777" w:rsidR="00FA78CD" w:rsidRPr="00885843" w:rsidRDefault="00FA78CD" w:rsidP="00FA78CD">
      <w:pPr>
        <w:pStyle w:val="2"/>
        <w:spacing w:beforeLines="50" w:before="156" w:afterLines="50" w:after="156"/>
        <w:rPr>
          <w:rFonts w:ascii="Times New Roman" w:hAnsi="Times New Roman"/>
          <w:b w:val="0"/>
          <w:sz w:val="28"/>
          <w:szCs w:val="28"/>
        </w:rPr>
      </w:pPr>
      <w:bookmarkStart w:id="21" w:name="_Toc91425373"/>
      <w:r>
        <w:rPr>
          <w:rFonts w:ascii="Times New Roman" w:hAnsi="Times New Roman"/>
          <w:sz w:val="28"/>
          <w:szCs w:val="28"/>
        </w:rPr>
        <w:t>3</w:t>
      </w:r>
      <w:r w:rsidRPr="00885843">
        <w:rPr>
          <w:rFonts w:ascii="Times New Roman" w:hAnsi="Times New Roman"/>
          <w:sz w:val="28"/>
          <w:szCs w:val="28"/>
        </w:rPr>
        <w:t xml:space="preserve">.1 </w:t>
      </w:r>
      <w:r w:rsidRPr="00885843">
        <w:rPr>
          <w:rFonts w:ascii="Times New Roman" w:hAnsi="Times New Roman"/>
          <w:sz w:val="28"/>
          <w:szCs w:val="28"/>
        </w:rPr>
        <w:t>实验目的</w:t>
      </w:r>
      <w:bookmarkEnd w:id="21"/>
      <w:r w:rsidRPr="00885843">
        <w:rPr>
          <w:rFonts w:ascii="Times New Roman" w:hAnsi="Times New Roman"/>
          <w:sz w:val="28"/>
          <w:szCs w:val="28"/>
        </w:rPr>
        <w:t xml:space="preserve"> </w:t>
      </w:r>
    </w:p>
    <w:p w14:paraId="3C468507" w14:textId="77777777" w:rsidR="00FA78CD" w:rsidRPr="00E3502C" w:rsidRDefault="00FA78CD" w:rsidP="00FA78CD">
      <w:pPr>
        <w:spacing w:line="360" w:lineRule="auto"/>
        <w:ind w:firstLine="420"/>
        <w:rPr>
          <w:sz w:val="24"/>
        </w:rPr>
      </w:pPr>
      <w:r w:rsidRPr="00E3502C">
        <w:rPr>
          <w:sz w:val="24"/>
        </w:rPr>
        <w:t>（</w:t>
      </w:r>
      <w:r w:rsidRPr="00E3502C">
        <w:rPr>
          <w:sz w:val="24"/>
        </w:rPr>
        <w:t>1</w:t>
      </w:r>
      <w:r w:rsidRPr="00E3502C">
        <w:rPr>
          <w:sz w:val="24"/>
        </w:rPr>
        <w:t>）熟悉和掌握函数的定义、声明；函数调用与参数传递，函数返回</w:t>
      </w:r>
      <w:proofErr w:type="gramStart"/>
      <w:r w:rsidRPr="00E3502C">
        <w:rPr>
          <w:sz w:val="24"/>
        </w:rPr>
        <w:t>值类型</w:t>
      </w:r>
      <w:proofErr w:type="gramEnd"/>
      <w:r w:rsidRPr="00E3502C">
        <w:rPr>
          <w:sz w:val="24"/>
        </w:rPr>
        <w:t>的定义和返回值使用。</w:t>
      </w:r>
    </w:p>
    <w:p w14:paraId="786A410B" w14:textId="77777777" w:rsidR="00FA78CD" w:rsidRPr="00E3502C" w:rsidRDefault="00FA78CD" w:rsidP="00FA78CD">
      <w:pPr>
        <w:spacing w:line="360" w:lineRule="auto"/>
        <w:ind w:firstLine="420"/>
        <w:rPr>
          <w:sz w:val="24"/>
        </w:rPr>
      </w:pPr>
      <w:r w:rsidRPr="00E3502C">
        <w:rPr>
          <w:sz w:val="24"/>
        </w:rPr>
        <w:t>（</w:t>
      </w:r>
      <w:r w:rsidRPr="00E3502C">
        <w:rPr>
          <w:sz w:val="24"/>
        </w:rPr>
        <w:t>2</w:t>
      </w:r>
      <w:r w:rsidRPr="00E3502C">
        <w:rPr>
          <w:sz w:val="24"/>
        </w:rPr>
        <w:t>）熟悉和掌握不同存储类型变量的使用。</w:t>
      </w:r>
    </w:p>
    <w:p w14:paraId="1F4E4B98" w14:textId="77777777" w:rsidR="00FA78CD" w:rsidRPr="00E3502C" w:rsidRDefault="00FA78CD" w:rsidP="00FA78CD">
      <w:pPr>
        <w:spacing w:line="360" w:lineRule="auto"/>
        <w:ind w:firstLine="420"/>
        <w:rPr>
          <w:sz w:val="24"/>
        </w:rPr>
      </w:pPr>
      <w:r w:rsidRPr="00E3502C">
        <w:rPr>
          <w:sz w:val="24"/>
        </w:rPr>
        <w:t>（</w:t>
      </w:r>
      <w:r w:rsidRPr="00E3502C">
        <w:rPr>
          <w:sz w:val="24"/>
        </w:rPr>
        <w:t>3</w:t>
      </w:r>
      <w:r w:rsidRPr="00E3502C">
        <w:rPr>
          <w:sz w:val="24"/>
        </w:rPr>
        <w:t>）练习使用集成开发环境中的调试功能：单步执行、设置断点、观察变量值。</w:t>
      </w:r>
    </w:p>
    <w:p w14:paraId="19B6BECB" w14:textId="77777777" w:rsidR="00FA78CD" w:rsidRPr="00885843" w:rsidRDefault="00FA78CD" w:rsidP="00FA78CD">
      <w:pPr>
        <w:pStyle w:val="2"/>
        <w:spacing w:beforeLines="50" w:before="156" w:afterLines="50" w:after="156"/>
        <w:rPr>
          <w:rFonts w:ascii="Times New Roman" w:hAnsi="Times New Roman"/>
          <w:sz w:val="28"/>
          <w:szCs w:val="28"/>
        </w:rPr>
      </w:pPr>
      <w:bookmarkStart w:id="22" w:name="_Toc91425374"/>
      <w:r>
        <w:rPr>
          <w:rFonts w:ascii="Times New Roman" w:hAnsi="Times New Roman"/>
          <w:sz w:val="28"/>
          <w:szCs w:val="28"/>
        </w:rPr>
        <w:t>3</w:t>
      </w:r>
      <w:r w:rsidRPr="00885843">
        <w:rPr>
          <w:rFonts w:ascii="Times New Roman" w:eastAsiaTheme="minorEastAsia" w:hAnsi="Times New Roman"/>
          <w:sz w:val="28"/>
          <w:szCs w:val="28"/>
        </w:rPr>
        <w:t xml:space="preserve">.2 </w:t>
      </w:r>
      <w:r w:rsidRPr="00885843">
        <w:rPr>
          <w:rFonts w:ascii="Times New Roman" w:eastAsiaTheme="minorEastAsia" w:hAnsiTheme="minorEastAsia"/>
          <w:sz w:val="28"/>
          <w:szCs w:val="28"/>
        </w:rPr>
        <w:t>实验内容</w:t>
      </w:r>
      <w:bookmarkEnd w:id="22"/>
    </w:p>
    <w:p w14:paraId="12C22A8B" w14:textId="77777777" w:rsidR="00FA78CD" w:rsidRPr="00885843" w:rsidRDefault="00FA78CD" w:rsidP="00FA78CD">
      <w:pPr>
        <w:snapToGrid w:val="0"/>
        <w:spacing w:afterLines="25" w:after="78"/>
        <w:rPr>
          <w:color w:val="FF0000"/>
          <w:sz w:val="24"/>
        </w:rPr>
      </w:pPr>
      <w:r>
        <w:rPr>
          <w:b/>
          <w:sz w:val="24"/>
        </w:rPr>
        <w:t>3</w:t>
      </w:r>
      <w:r w:rsidRPr="00885843">
        <w:rPr>
          <w:b/>
          <w:sz w:val="24"/>
        </w:rPr>
        <w:t xml:space="preserve">.2.1  </w:t>
      </w:r>
      <w:r w:rsidRPr="00885843">
        <w:rPr>
          <w:rFonts w:hAnsi="宋体"/>
          <w:b/>
          <w:sz w:val="24"/>
        </w:rPr>
        <w:t>源程序改错</w:t>
      </w:r>
      <w:r w:rsidRPr="00885843">
        <w:rPr>
          <w:b/>
          <w:sz w:val="24"/>
        </w:rPr>
        <w:t xml:space="preserve"> </w:t>
      </w:r>
    </w:p>
    <w:p w14:paraId="3DE6E432" w14:textId="77777777" w:rsidR="00FA78CD" w:rsidRDefault="00FA78CD" w:rsidP="00FA78CD">
      <w:pPr>
        <w:spacing w:line="360" w:lineRule="auto"/>
        <w:ind w:firstLine="420"/>
        <w:rPr>
          <w:b/>
          <w:sz w:val="24"/>
        </w:rPr>
      </w:pPr>
      <w:r>
        <w:rPr>
          <w:b/>
          <w:sz w:val="24"/>
        </w:rPr>
        <w:t>1</w:t>
      </w:r>
      <w:r>
        <w:rPr>
          <w:rFonts w:hAnsi="宋体"/>
          <w:b/>
          <w:sz w:val="24"/>
        </w:rPr>
        <w:t>．程序改错</w:t>
      </w:r>
    </w:p>
    <w:p w14:paraId="5DCD39DD" w14:textId="77777777" w:rsidR="00FA78CD" w:rsidRPr="00E3502C" w:rsidRDefault="00FA78CD" w:rsidP="00FA78CD">
      <w:pPr>
        <w:spacing w:line="360" w:lineRule="auto"/>
        <w:rPr>
          <w:rFonts w:hAnsi="宋体"/>
          <w:sz w:val="24"/>
        </w:rPr>
      </w:pPr>
      <w:r>
        <w:rPr>
          <w:rFonts w:hAnsi="宋体" w:hint="eastAsia"/>
          <w:sz w:val="24"/>
        </w:rPr>
        <w:tab/>
      </w:r>
      <w:r w:rsidRPr="00E3502C">
        <w:rPr>
          <w:rFonts w:hAnsi="宋体" w:hint="eastAsia"/>
          <w:sz w:val="24"/>
        </w:rPr>
        <w:t>下面是计算</w:t>
      </w:r>
      <w:r w:rsidRPr="00E3502C">
        <w:rPr>
          <w:rFonts w:hAnsi="宋体" w:hint="eastAsia"/>
          <w:sz w:val="24"/>
        </w:rPr>
        <w:t>s=1!+</w:t>
      </w:r>
      <w:proofErr w:type="gramStart"/>
      <w:r w:rsidRPr="00E3502C">
        <w:rPr>
          <w:rFonts w:hAnsi="宋体" w:hint="eastAsia"/>
          <w:sz w:val="24"/>
        </w:rPr>
        <w:t>2!+</w:t>
      </w:r>
      <w:proofErr w:type="gramEnd"/>
      <w:r w:rsidRPr="00E3502C">
        <w:rPr>
          <w:rFonts w:hAnsi="宋体" w:hint="eastAsia"/>
          <w:sz w:val="24"/>
        </w:rPr>
        <w:t>3!+</w:t>
      </w:r>
      <w:r w:rsidRPr="00E3502C">
        <w:rPr>
          <w:rFonts w:hAnsi="宋体" w:hint="eastAsia"/>
          <w:sz w:val="24"/>
        </w:rPr>
        <w:t>…</w:t>
      </w:r>
      <w:r w:rsidRPr="00E3502C">
        <w:rPr>
          <w:rFonts w:hAnsi="宋体" w:hint="eastAsia"/>
          <w:sz w:val="24"/>
        </w:rPr>
        <w:t>+n!</w:t>
      </w:r>
      <w:r w:rsidRPr="00E3502C">
        <w:rPr>
          <w:rFonts w:hAnsi="宋体" w:hint="eastAsia"/>
          <w:sz w:val="24"/>
        </w:rPr>
        <w:t>的源程序</w:t>
      </w:r>
      <w:r w:rsidRPr="00E3502C">
        <w:rPr>
          <w:rFonts w:hAnsi="宋体" w:hint="eastAsia"/>
          <w:sz w:val="24"/>
        </w:rPr>
        <w:t>(n&lt;20)</w:t>
      </w:r>
      <w:r w:rsidRPr="00E3502C">
        <w:rPr>
          <w:rFonts w:hAnsi="宋体" w:hint="eastAsia"/>
          <w:sz w:val="24"/>
        </w:rPr>
        <w:t>。在这个源程序中存在若干语法和逻辑错误。要求对该程序进行调试修改，使之能够输出如下结果：</w:t>
      </w:r>
    </w:p>
    <w:p w14:paraId="2531BC1D" w14:textId="77777777" w:rsidR="00FA78CD" w:rsidRPr="00E3502C" w:rsidRDefault="00FA78CD" w:rsidP="00FA78CD">
      <w:pPr>
        <w:spacing w:line="360" w:lineRule="auto"/>
        <w:rPr>
          <w:rFonts w:hAnsi="宋体"/>
          <w:sz w:val="24"/>
        </w:rPr>
      </w:pPr>
      <w:r w:rsidRPr="00E3502C">
        <w:rPr>
          <w:rFonts w:hAnsi="宋体"/>
          <w:sz w:val="24"/>
        </w:rPr>
        <w:t>k=1</w:t>
      </w:r>
      <w:r w:rsidRPr="00E3502C">
        <w:rPr>
          <w:rFonts w:hAnsi="宋体"/>
          <w:sz w:val="24"/>
        </w:rPr>
        <w:tab/>
      </w:r>
      <w:r w:rsidRPr="00E3502C">
        <w:rPr>
          <w:rFonts w:hAnsi="宋体"/>
          <w:sz w:val="24"/>
        </w:rPr>
        <w:tab/>
        <w:t>the sum is 1</w:t>
      </w:r>
    </w:p>
    <w:p w14:paraId="000A5C70" w14:textId="77777777" w:rsidR="00FA78CD" w:rsidRPr="00E3502C" w:rsidRDefault="00FA78CD" w:rsidP="00FA78CD">
      <w:pPr>
        <w:spacing w:line="360" w:lineRule="auto"/>
        <w:rPr>
          <w:rFonts w:hAnsi="宋体"/>
          <w:sz w:val="24"/>
        </w:rPr>
      </w:pPr>
      <w:r w:rsidRPr="00E3502C">
        <w:rPr>
          <w:rFonts w:hAnsi="宋体"/>
          <w:sz w:val="24"/>
        </w:rPr>
        <w:t>k=2</w:t>
      </w:r>
      <w:r w:rsidRPr="00E3502C">
        <w:rPr>
          <w:rFonts w:hAnsi="宋体"/>
          <w:sz w:val="24"/>
        </w:rPr>
        <w:tab/>
      </w:r>
      <w:r w:rsidRPr="00E3502C">
        <w:rPr>
          <w:rFonts w:hAnsi="宋体"/>
          <w:sz w:val="24"/>
        </w:rPr>
        <w:tab/>
        <w:t>the sum is 3</w:t>
      </w:r>
    </w:p>
    <w:p w14:paraId="2888D522" w14:textId="77777777" w:rsidR="00FA78CD" w:rsidRPr="00E3502C" w:rsidRDefault="00FA78CD" w:rsidP="00FA78CD">
      <w:pPr>
        <w:spacing w:line="360" w:lineRule="auto"/>
        <w:rPr>
          <w:rFonts w:hAnsi="宋体"/>
          <w:sz w:val="24"/>
        </w:rPr>
      </w:pPr>
      <w:r w:rsidRPr="00E3502C">
        <w:rPr>
          <w:rFonts w:hAnsi="宋体"/>
          <w:sz w:val="24"/>
        </w:rPr>
        <w:t>k=3</w:t>
      </w:r>
      <w:r w:rsidRPr="00E3502C">
        <w:rPr>
          <w:rFonts w:hAnsi="宋体"/>
          <w:sz w:val="24"/>
        </w:rPr>
        <w:tab/>
      </w:r>
      <w:r w:rsidRPr="00E3502C">
        <w:rPr>
          <w:rFonts w:hAnsi="宋体"/>
          <w:sz w:val="24"/>
        </w:rPr>
        <w:tab/>
        <w:t>the sum is 9</w:t>
      </w:r>
    </w:p>
    <w:p w14:paraId="246545C8" w14:textId="77777777" w:rsidR="00FA78CD" w:rsidRPr="00E3502C" w:rsidRDefault="00FA78CD" w:rsidP="00FA78CD">
      <w:pPr>
        <w:spacing w:line="360" w:lineRule="auto"/>
        <w:rPr>
          <w:rFonts w:hAnsi="宋体"/>
          <w:sz w:val="24"/>
        </w:rPr>
      </w:pPr>
      <w:r w:rsidRPr="00E3502C">
        <w:rPr>
          <w:rFonts w:hAnsi="宋体" w:hint="eastAsia"/>
          <w:sz w:val="24"/>
        </w:rPr>
        <w:t>……</w:t>
      </w:r>
    </w:p>
    <w:p w14:paraId="5C32D542" w14:textId="77777777" w:rsidR="00FA78CD" w:rsidRPr="00E3502C" w:rsidRDefault="00FA78CD" w:rsidP="00FA78CD">
      <w:pPr>
        <w:spacing w:line="360" w:lineRule="auto"/>
        <w:rPr>
          <w:rFonts w:hAnsi="宋体"/>
          <w:sz w:val="24"/>
        </w:rPr>
      </w:pPr>
      <w:r w:rsidRPr="00E3502C">
        <w:rPr>
          <w:rFonts w:hAnsi="宋体"/>
          <w:sz w:val="24"/>
        </w:rPr>
        <w:t>k=20</w:t>
      </w:r>
      <w:r w:rsidRPr="00E3502C">
        <w:rPr>
          <w:rFonts w:hAnsi="宋体"/>
          <w:sz w:val="24"/>
        </w:rPr>
        <w:tab/>
        <w:t>the sum is 2561327494111820313</w:t>
      </w:r>
    </w:p>
    <w:p w14:paraId="252C2962" w14:textId="77777777" w:rsidR="00FA78CD" w:rsidRPr="00E3502C" w:rsidRDefault="00FA78CD" w:rsidP="00FA78CD">
      <w:pPr>
        <w:spacing w:line="300" w:lineRule="auto"/>
        <w:rPr>
          <w:rFonts w:hAnsi="宋体"/>
          <w:sz w:val="24"/>
        </w:rPr>
      </w:pPr>
      <w:r>
        <w:rPr>
          <w:rFonts w:hAnsi="宋体"/>
          <w:sz w:val="24"/>
        </w:rPr>
        <w:t xml:space="preserve">1 </w:t>
      </w:r>
      <w:r w:rsidRPr="00E3502C">
        <w:rPr>
          <w:rFonts w:hAnsi="宋体" w:hint="eastAsia"/>
          <w:sz w:val="24"/>
        </w:rPr>
        <w:t>/*</w:t>
      </w:r>
      <w:r w:rsidRPr="00E3502C">
        <w:rPr>
          <w:rFonts w:hAnsi="宋体" w:hint="eastAsia"/>
          <w:sz w:val="24"/>
        </w:rPr>
        <w:t>实验</w:t>
      </w:r>
      <w:r w:rsidRPr="00E3502C">
        <w:rPr>
          <w:rFonts w:hAnsi="宋体" w:hint="eastAsia"/>
          <w:sz w:val="24"/>
        </w:rPr>
        <w:t>3-1</w:t>
      </w:r>
      <w:r w:rsidRPr="00E3502C">
        <w:rPr>
          <w:rFonts w:hAnsi="宋体" w:hint="eastAsia"/>
          <w:sz w:val="24"/>
        </w:rPr>
        <w:t>改错题程序：计算</w:t>
      </w:r>
      <w:r w:rsidRPr="00E3502C">
        <w:rPr>
          <w:rFonts w:hAnsi="宋体" w:hint="eastAsia"/>
          <w:sz w:val="24"/>
        </w:rPr>
        <w:t>s=1!+</w:t>
      </w:r>
      <w:proofErr w:type="gramStart"/>
      <w:r w:rsidRPr="00E3502C">
        <w:rPr>
          <w:rFonts w:hAnsi="宋体" w:hint="eastAsia"/>
          <w:sz w:val="24"/>
        </w:rPr>
        <w:t>2!+</w:t>
      </w:r>
      <w:proofErr w:type="gramEnd"/>
      <w:r w:rsidRPr="00E3502C">
        <w:rPr>
          <w:rFonts w:hAnsi="宋体" w:hint="eastAsia"/>
          <w:sz w:val="24"/>
        </w:rPr>
        <w:t>3!+</w:t>
      </w:r>
      <w:r w:rsidRPr="00E3502C">
        <w:rPr>
          <w:rFonts w:hAnsi="宋体" w:hint="eastAsia"/>
          <w:sz w:val="24"/>
        </w:rPr>
        <w:t>…</w:t>
      </w:r>
      <w:r w:rsidRPr="00E3502C">
        <w:rPr>
          <w:rFonts w:hAnsi="宋体" w:hint="eastAsia"/>
          <w:sz w:val="24"/>
        </w:rPr>
        <w:t>+n!*/</w:t>
      </w:r>
    </w:p>
    <w:p w14:paraId="2A3C575D" w14:textId="77777777" w:rsidR="00FA78CD" w:rsidRPr="00E3502C" w:rsidRDefault="00FA78CD" w:rsidP="00FA78CD">
      <w:pPr>
        <w:spacing w:line="300" w:lineRule="auto"/>
        <w:rPr>
          <w:rFonts w:hAnsi="宋体"/>
          <w:sz w:val="24"/>
        </w:rPr>
      </w:pPr>
      <w:r>
        <w:rPr>
          <w:rFonts w:hAnsi="宋体"/>
          <w:sz w:val="24"/>
        </w:rPr>
        <w:t xml:space="preserve">2 </w:t>
      </w:r>
      <w:r w:rsidRPr="00E3502C">
        <w:rPr>
          <w:rFonts w:hAnsi="宋体"/>
          <w:sz w:val="24"/>
        </w:rPr>
        <w:t>#include &lt;</w:t>
      </w:r>
      <w:proofErr w:type="spellStart"/>
      <w:r w:rsidRPr="00E3502C">
        <w:rPr>
          <w:rFonts w:hAnsi="宋体"/>
          <w:sz w:val="24"/>
        </w:rPr>
        <w:t>stdio.h</w:t>
      </w:r>
      <w:proofErr w:type="spellEnd"/>
      <w:r w:rsidRPr="00E3502C">
        <w:rPr>
          <w:rFonts w:hAnsi="宋体"/>
          <w:sz w:val="24"/>
        </w:rPr>
        <w:t>&gt;</w:t>
      </w:r>
    </w:p>
    <w:p w14:paraId="67F05E8E" w14:textId="77777777" w:rsidR="00FA78CD" w:rsidRPr="00E3502C" w:rsidRDefault="00FA78CD" w:rsidP="00FA78CD">
      <w:pPr>
        <w:spacing w:line="300" w:lineRule="auto"/>
        <w:rPr>
          <w:rFonts w:hAnsi="宋体"/>
          <w:sz w:val="24"/>
        </w:rPr>
      </w:pPr>
      <w:r>
        <w:rPr>
          <w:rFonts w:hAnsi="宋体"/>
          <w:sz w:val="24"/>
        </w:rPr>
        <w:t xml:space="preserve">3 </w:t>
      </w:r>
      <w:r w:rsidRPr="00E3502C">
        <w:rPr>
          <w:rFonts w:hAnsi="宋体"/>
          <w:sz w:val="24"/>
        </w:rPr>
        <w:t>int main(void)</w:t>
      </w:r>
    </w:p>
    <w:p w14:paraId="0B684A47" w14:textId="77777777" w:rsidR="00FA78CD" w:rsidRPr="00E3502C" w:rsidRDefault="00FA78CD" w:rsidP="00FA78CD">
      <w:pPr>
        <w:spacing w:line="300" w:lineRule="auto"/>
        <w:rPr>
          <w:rFonts w:hAnsi="宋体"/>
          <w:sz w:val="24"/>
        </w:rPr>
      </w:pPr>
      <w:r>
        <w:rPr>
          <w:rFonts w:hAnsi="宋体"/>
          <w:sz w:val="24"/>
        </w:rPr>
        <w:t xml:space="preserve">4 </w:t>
      </w:r>
      <w:r w:rsidRPr="00E3502C">
        <w:rPr>
          <w:rFonts w:hAnsi="宋体"/>
          <w:sz w:val="24"/>
        </w:rPr>
        <w:t>{</w:t>
      </w:r>
    </w:p>
    <w:p w14:paraId="3AF62D5B" w14:textId="77777777" w:rsidR="00FA78CD" w:rsidRPr="00E3502C" w:rsidRDefault="00FA78CD" w:rsidP="00FA78CD">
      <w:pPr>
        <w:spacing w:line="300" w:lineRule="auto"/>
        <w:rPr>
          <w:rFonts w:hAnsi="宋体"/>
          <w:sz w:val="24"/>
        </w:rPr>
      </w:pPr>
      <w:r>
        <w:rPr>
          <w:rFonts w:hAnsi="宋体"/>
          <w:sz w:val="24"/>
        </w:rPr>
        <w:t xml:space="preserve">5 </w:t>
      </w:r>
      <w:r w:rsidRPr="00E3502C">
        <w:rPr>
          <w:rFonts w:hAnsi="宋体"/>
          <w:sz w:val="24"/>
        </w:rPr>
        <w:t xml:space="preserve">    int k;</w:t>
      </w:r>
    </w:p>
    <w:p w14:paraId="1136D24E" w14:textId="77777777" w:rsidR="00FA78CD" w:rsidRPr="00E3502C" w:rsidRDefault="00FA78CD" w:rsidP="00FA78CD">
      <w:pPr>
        <w:spacing w:line="300" w:lineRule="auto"/>
        <w:rPr>
          <w:rFonts w:hAnsi="宋体"/>
          <w:sz w:val="24"/>
        </w:rPr>
      </w:pPr>
      <w:r>
        <w:rPr>
          <w:rFonts w:hAnsi="宋体"/>
          <w:sz w:val="24"/>
        </w:rPr>
        <w:t xml:space="preserve">6 </w:t>
      </w:r>
      <w:r w:rsidRPr="00E3502C">
        <w:rPr>
          <w:rFonts w:hAnsi="宋体"/>
          <w:sz w:val="24"/>
        </w:rPr>
        <w:t xml:space="preserve">    for(k=</w:t>
      </w:r>
      <w:proofErr w:type="gramStart"/>
      <w:r w:rsidRPr="00E3502C">
        <w:rPr>
          <w:rFonts w:hAnsi="宋体"/>
          <w:sz w:val="24"/>
        </w:rPr>
        <w:t>1;k</w:t>
      </w:r>
      <w:proofErr w:type="gramEnd"/>
      <w:r w:rsidRPr="00E3502C">
        <w:rPr>
          <w:rFonts w:hAnsi="宋体"/>
          <w:sz w:val="24"/>
        </w:rPr>
        <w:t>&lt;=20;k++)</w:t>
      </w:r>
    </w:p>
    <w:p w14:paraId="7F2EB06E" w14:textId="77777777" w:rsidR="00FA78CD" w:rsidRPr="00E3502C" w:rsidRDefault="00FA78CD" w:rsidP="00FA78CD">
      <w:pPr>
        <w:spacing w:line="300" w:lineRule="auto"/>
        <w:rPr>
          <w:rFonts w:hAnsi="宋体"/>
          <w:sz w:val="24"/>
        </w:rPr>
      </w:pPr>
      <w:r>
        <w:rPr>
          <w:rFonts w:hAnsi="宋体"/>
          <w:sz w:val="24"/>
        </w:rPr>
        <w:t xml:space="preserve">7 </w:t>
      </w:r>
      <w:r w:rsidRPr="00E3502C">
        <w:rPr>
          <w:rFonts w:hAnsi="宋体"/>
          <w:sz w:val="24"/>
        </w:rPr>
        <w:t xml:space="preserve">         </w:t>
      </w:r>
      <w:proofErr w:type="spellStart"/>
      <w:proofErr w:type="gramStart"/>
      <w:r w:rsidRPr="00E3502C">
        <w:rPr>
          <w:rFonts w:hAnsi="宋体"/>
          <w:sz w:val="24"/>
        </w:rPr>
        <w:t>printf</w:t>
      </w:r>
      <w:proofErr w:type="spellEnd"/>
      <w:r w:rsidRPr="00E3502C">
        <w:rPr>
          <w:rFonts w:hAnsi="宋体"/>
          <w:sz w:val="24"/>
        </w:rPr>
        <w:t>(</w:t>
      </w:r>
      <w:proofErr w:type="gramEnd"/>
      <w:r w:rsidRPr="00E3502C">
        <w:rPr>
          <w:rFonts w:hAnsi="宋体"/>
          <w:sz w:val="24"/>
        </w:rPr>
        <w:t>"k=%d\</w:t>
      </w:r>
      <w:proofErr w:type="spellStart"/>
      <w:r w:rsidRPr="00E3502C">
        <w:rPr>
          <w:rFonts w:hAnsi="宋体"/>
          <w:sz w:val="24"/>
        </w:rPr>
        <w:t>tthe</w:t>
      </w:r>
      <w:proofErr w:type="spellEnd"/>
      <w:r w:rsidRPr="00E3502C">
        <w:rPr>
          <w:rFonts w:hAnsi="宋体"/>
          <w:sz w:val="24"/>
        </w:rPr>
        <w:t xml:space="preserve"> sum is %</w:t>
      </w:r>
      <w:proofErr w:type="spellStart"/>
      <w:r w:rsidRPr="00E3502C">
        <w:rPr>
          <w:rFonts w:hAnsi="宋体"/>
          <w:sz w:val="24"/>
        </w:rPr>
        <w:t>ld</w:t>
      </w:r>
      <w:proofErr w:type="spellEnd"/>
      <w:r w:rsidRPr="00E3502C">
        <w:rPr>
          <w:rFonts w:hAnsi="宋体"/>
          <w:sz w:val="24"/>
        </w:rPr>
        <w:t>\n",</w:t>
      </w:r>
      <w:proofErr w:type="spellStart"/>
      <w:r w:rsidRPr="00E3502C">
        <w:rPr>
          <w:rFonts w:hAnsi="宋体"/>
          <w:sz w:val="24"/>
        </w:rPr>
        <w:t>k,sum_fac</w:t>
      </w:r>
      <w:proofErr w:type="spellEnd"/>
      <w:r w:rsidRPr="00E3502C">
        <w:rPr>
          <w:rFonts w:hAnsi="宋体"/>
          <w:sz w:val="24"/>
        </w:rPr>
        <w:t>(k));</w:t>
      </w:r>
    </w:p>
    <w:p w14:paraId="3D3371B5" w14:textId="77777777" w:rsidR="00FA78CD" w:rsidRPr="00E3502C" w:rsidRDefault="00FA78CD" w:rsidP="00FA78CD">
      <w:pPr>
        <w:spacing w:line="300" w:lineRule="auto"/>
        <w:rPr>
          <w:rFonts w:hAnsi="宋体"/>
          <w:sz w:val="24"/>
        </w:rPr>
      </w:pPr>
      <w:r>
        <w:rPr>
          <w:rFonts w:hAnsi="宋体"/>
          <w:sz w:val="24"/>
        </w:rPr>
        <w:t xml:space="preserve">8 </w:t>
      </w:r>
      <w:r w:rsidRPr="00E3502C">
        <w:rPr>
          <w:rFonts w:hAnsi="宋体"/>
          <w:sz w:val="24"/>
        </w:rPr>
        <w:t xml:space="preserve">    return 0;</w:t>
      </w:r>
    </w:p>
    <w:p w14:paraId="799E0F6E" w14:textId="77777777" w:rsidR="00FA78CD" w:rsidRPr="00E3502C" w:rsidRDefault="00FA78CD" w:rsidP="00FA78CD">
      <w:pPr>
        <w:spacing w:line="300" w:lineRule="auto"/>
        <w:rPr>
          <w:rFonts w:hAnsi="宋体"/>
          <w:sz w:val="24"/>
        </w:rPr>
      </w:pPr>
      <w:proofErr w:type="gramStart"/>
      <w:r>
        <w:rPr>
          <w:rFonts w:hAnsi="宋体"/>
          <w:sz w:val="24"/>
        </w:rPr>
        <w:t xml:space="preserve">9 </w:t>
      </w:r>
      <w:r w:rsidRPr="00E3502C">
        <w:rPr>
          <w:rFonts w:hAnsi="宋体"/>
          <w:sz w:val="24"/>
        </w:rPr>
        <w:t>}</w:t>
      </w:r>
      <w:proofErr w:type="gramEnd"/>
    </w:p>
    <w:p w14:paraId="3FC2F7A1" w14:textId="77777777" w:rsidR="00FA78CD" w:rsidRPr="00E3502C" w:rsidRDefault="00FA78CD" w:rsidP="00FA78CD">
      <w:pPr>
        <w:spacing w:line="300" w:lineRule="auto"/>
        <w:rPr>
          <w:rFonts w:hAnsi="宋体"/>
          <w:sz w:val="24"/>
        </w:rPr>
      </w:pPr>
      <w:r>
        <w:rPr>
          <w:rFonts w:hAnsi="宋体"/>
          <w:sz w:val="24"/>
        </w:rPr>
        <w:t>10</w:t>
      </w:r>
      <w:r w:rsidRPr="00E3502C">
        <w:rPr>
          <w:rFonts w:hAnsi="宋体"/>
          <w:sz w:val="24"/>
        </w:rPr>
        <w:t xml:space="preserve">long </w:t>
      </w:r>
      <w:proofErr w:type="spellStart"/>
      <w:r w:rsidRPr="00E3502C">
        <w:rPr>
          <w:rFonts w:hAnsi="宋体"/>
          <w:sz w:val="24"/>
        </w:rPr>
        <w:t>sum_</w:t>
      </w:r>
      <w:proofErr w:type="gramStart"/>
      <w:r w:rsidRPr="00E3502C">
        <w:rPr>
          <w:rFonts w:hAnsi="宋体"/>
          <w:sz w:val="24"/>
        </w:rPr>
        <w:t>fac</w:t>
      </w:r>
      <w:proofErr w:type="spellEnd"/>
      <w:r w:rsidRPr="00E3502C">
        <w:rPr>
          <w:rFonts w:hAnsi="宋体"/>
          <w:sz w:val="24"/>
        </w:rPr>
        <w:t>(</w:t>
      </w:r>
      <w:proofErr w:type="gramEnd"/>
      <w:r w:rsidRPr="00E3502C">
        <w:rPr>
          <w:rFonts w:hAnsi="宋体"/>
          <w:sz w:val="24"/>
        </w:rPr>
        <w:t>int n)</w:t>
      </w:r>
    </w:p>
    <w:p w14:paraId="35A2C151" w14:textId="77777777" w:rsidR="00FA78CD" w:rsidRPr="00E3502C" w:rsidRDefault="00FA78CD" w:rsidP="00FA78CD">
      <w:pPr>
        <w:spacing w:line="300" w:lineRule="auto"/>
        <w:rPr>
          <w:rFonts w:hAnsi="宋体"/>
          <w:sz w:val="24"/>
        </w:rPr>
      </w:pPr>
      <w:r>
        <w:rPr>
          <w:rFonts w:hAnsi="宋体"/>
          <w:sz w:val="24"/>
        </w:rPr>
        <w:t>11</w:t>
      </w:r>
      <w:r w:rsidRPr="00E3502C">
        <w:rPr>
          <w:rFonts w:hAnsi="宋体"/>
          <w:sz w:val="24"/>
        </w:rPr>
        <w:t>{</w:t>
      </w:r>
    </w:p>
    <w:p w14:paraId="3FDF147F" w14:textId="77777777" w:rsidR="00FA78CD" w:rsidRPr="00E3502C" w:rsidRDefault="00FA78CD" w:rsidP="00FA78CD">
      <w:pPr>
        <w:spacing w:line="300" w:lineRule="auto"/>
        <w:rPr>
          <w:rFonts w:hAnsi="宋体"/>
          <w:sz w:val="24"/>
        </w:rPr>
      </w:pPr>
      <w:r>
        <w:rPr>
          <w:rFonts w:hAnsi="宋体"/>
          <w:sz w:val="24"/>
        </w:rPr>
        <w:t>12</w:t>
      </w:r>
      <w:r w:rsidRPr="00E3502C">
        <w:rPr>
          <w:rFonts w:hAnsi="宋体"/>
          <w:sz w:val="24"/>
        </w:rPr>
        <w:t xml:space="preserve">    long s=0;</w:t>
      </w:r>
    </w:p>
    <w:p w14:paraId="6C221E55" w14:textId="77777777" w:rsidR="00FA78CD" w:rsidRPr="00E3502C" w:rsidRDefault="00FA78CD" w:rsidP="00FA78CD">
      <w:pPr>
        <w:spacing w:line="300" w:lineRule="auto"/>
        <w:rPr>
          <w:rFonts w:hAnsi="宋体"/>
          <w:sz w:val="24"/>
        </w:rPr>
      </w:pPr>
      <w:r>
        <w:rPr>
          <w:rFonts w:hAnsi="宋体"/>
          <w:sz w:val="24"/>
        </w:rPr>
        <w:lastRenderedPageBreak/>
        <w:t>13</w:t>
      </w:r>
      <w:r w:rsidRPr="00E3502C">
        <w:rPr>
          <w:rFonts w:hAnsi="宋体"/>
          <w:sz w:val="24"/>
        </w:rPr>
        <w:t xml:space="preserve">    int </w:t>
      </w:r>
      <w:proofErr w:type="spellStart"/>
      <w:proofErr w:type="gramStart"/>
      <w:r w:rsidRPr="00E3502C">
        <w:rPr>
          <w:rFonts w:hAnsi="宋体"/>
          <w:sz w:val="24"/>
        </w:rPr>
        <w:t>i,fac</w:t>
      </w:r>
      <w:proofErr w:type="spellEnd"/>
      <w:proofErr w:type="gramEnd"/>
      <w:r w:rsidRPr="00E3502C">
        <w:rPr>
          <w:rFonts w:hAnsi="宋体"/>
          <w:sz w:val="24"/>
        </w:rPr>
        <w:t>;</w:t>
      </w:r>
    </w:p>
    <w:p w14:paraId="73F286AE" w14:textId="77777777" w:rsidR="00FA78CD" w:rsidRPr="00E3502C" w:rsidRDefault="00FA78CD" w:rsidP="00FA78CD">
      <w:pPr>
        <w:spacing w:line="300" w:lineRule="auto"/>
        <w:rPr>
          <w:rFonts w:hAnsi="宋体"/>
          <w:sz w:val="24"/>
        </w:rPr>
      </w:pPr>
      <w:r>
        <w:rPr>
          <w:rFonts w:hAnsi="宋体"/>
          <w:sz w:val="24"/>
        </w:rPr>
        <w:t>14</w:t>
      </w:r>
      <w:r w:rsidRPr="00E3502C">
        <w:rPr>
          <w:rFonts w:hAnsi="宋体"/>
          <w:sz w:val="24"/>
        </w:rPr>
        <w:t xml:space="preserve">   for(</w:t>
      </w:r>
      <w:proofErr w:type="spellStart"/>
      <w:r w:rsidRPr="00E3502C">
        <w:rPr>
          <w:rFonts w:hAnsi="宋体"/>
          <w:sz w:val="24"/>
        </w:rPr>
        <w:t>i</w:t>
      </w:r>
      <w:proofErr w:type="spellEnd"/>
      <w:r w:rsidRPr="00E3502C">
        <w:rPr>
          <w:rFonts w:hAnsi="宋体"/>
          <w:sz w:val="24"/>
        </w:rPr>
        <w:t>=</w:t>
      </w:r>
      <w:proofErr w:type="gramStart"/>
      <w:r w:rsidRPr="00E3502C">
        <w:rPr>
          <w:rFonts w:hAnsi="宋体"/>
          <w:sz w:val="24"/>
        </w:rPr>
        <w:t>1;i</w:t>
      </w:r>
      <w:proofErr w:type="gramEnd"/>
      <w:r w:rsidRPr="00E3502C">
        <w:rPr>
          <w:rFonts w:hAnsi="宋体"/>
          <w:sz w:val="24"/>
        </w:rPr>
        <w:t>&lt;=</w:t>
      </w:r>
      <w:proofErr w:type="spellStart"/>
      <w:r w:rsidRPr="00E3502C">
        <w:rPr>
          <w:rFonts w:hAnsi="宋体"/>
          <w:sz w:val="24"/>
        </w:rPr>
        <w:t>n;i</w:t>
      </w:r>
      <w:proofErr w:type="spellEnd"/>
      <w:r w:rsidRPr="00E3502C">
        <w:rPr>
          <w:rFonts w:hAnsi="宋体"/>
          <w:sz w:val="24"/>
        </w:rPr>
        <w:t>++)</w:t>
      </w:r>
    </w:p>
    <w:p w14:paraId="3A25BF51" w14:textId="77777777" w:rsidR="00FA78CD" w:rsidRPr="00E3502C" w:rsidRDefault="00FA78CD" w:rsidP="00FA78CD">
      <w:pPr>
        <w:spacing w:line="300" w:lineRule="auto"/>
        <w:rPr>
          <w:rFonts w:hAnsi="宋体"/>
          <w:sz w:val="24"/>
        </w:rPr>
      </w:pPr>
      <w:r>
        <w:rPr>
          <w:rFonts w:hAnsi="宋体"/>
          <w:sz w:val="24"/>
        </w:rPr>
        <w:t>15</w:t>
      </w:r>
      <w:r w:rsidRPr="00E3502C">
        <w:rPr>
          <w:rFonts w:hAnsi="宋体"/>
          <w:sz w:val="24"/>
        </w:rPr>
        <w:t xml:space="preserve">        fac*=</w:t>
      </w:r>
      <w:proofErr w:type="spellStart"/>
      <w:r w:rsidRPr="00E3502C">
        <w:rPr>
          <w:rFonts w:hAnsi="宋体"/>
          <w:sz w:val="24"/>
        </w:rPr>
        <w:t>i</w:t>
      </w:r>
      <w:proofErr w:type="spellEnd"/>
      <w:r w:rsidRPr="00E3502C">
        <w:rPr>
          <w:rFonts w:hAnsi="宋体"/>
          <w:sz w:val="24"/>
        </w:rPr>
        <w:t>;</w:t>
      </w:r>
    </w:p>
    <w:p w14:paraId="552954E0" w14:textId="77777777" w:rsidR="00FA78CD" w:rsidRDefault="00FA78CD" w:rsidP="00FA78CD">
      <w:pPr>
        <w:spacing w:line="300" w:lineRule="auto"/>
        <w:rPr>
          <w:rFonts w:hAnsi="宋体"/>
          <w:sz w:val="24"/>
        </w:rPr>
      </w:pPr>
      <w:r>
        <w:rPr>
          <w:rFonts w:hAnsi="宋体"/>
          <w:sz w:val="24"/>
        </w:rPr>
        <w:t>16</w:t>
      </w:r>
      <w:proofErr w:type="gramStart"/>
      <w:r>
        <w:rPr>
          <w:rFonts w:hAnsi="宋体"/>
          <w:sz w:val="24"/>
        </w:rPr>
        <w:tab/>
        <w:t xml:space="preserve">  </w:t>
      </w:r>
      <w:r w:rsidRPr="00E3502C">
        <w:rPr>
          <w:rFonts w:hAnsi="宋体"/>
          <w:sz w:val="24"/>
        </w:rPr>
        <w:t>s</w:t>
      </w:r>
      <w:proofErr w:type="gramEnd"/>
      <w:r w:rsidRPr="00E3502C">
        <w:rPr>
          <w:rFonts w:hAnsi="宋体"/>
          <w:sz w:val="24"/>
        </w:rPr>
        <w:t>+=fac;</w:t>
      </w:r>
    </w:p>
    <w:p w14:paraId="2DA9F609" w14:textId="77777777" w:rsidR="00FA78CD" w:rsidRDefault="00FA78CD" w:rsidP="00FA78CD">
      <w:pPr>
        <w:spacing w:line="300" w:lineRule="auto"/>
        <w:rPr>
          <w:rFonts w:hAnsi="宋体"/>
          <w:sz w:val="24"/>
        </w:rPr>
      </w:pPr>
      <w:r>
        <w:rPr>
          <w:rFonts w:hAnsi="宋体"/>
          <w:sz w:val="24"/>
        </w:rPr>
        <w:t>17</w:t>
      </w:r>
      <w:r>
        <w:rPr>
          <w:rFonts w:hAnsi="宋体" w:hint="eastAsia"/>
          <w:sz w:val="24"/>
        </w:rPr>
        <w:t>}</w:t>
      </w:r>
    </w:p>
    <w:p w14:paraId="6C5076E2" w14:textId="77777777" w:rsidR="00FA78CD" w:rsidRPr="00A15D17" w:rsidRDefault="00FA78CD" w:rsidP="00FA78CD">
      <w:pPr>
        <w:spacing w:line="360" w:lineRule="auto"/>
        <w:rPr>
          <w:b/>
          <w:sz w:val="24"/>
          <w:lang w:val="pt-BR"/>
        </w:rPr>
      </w:pPr>
      <w:r w:rsidRPr="00885843">
        <w:rPr>
          <w:rFonts w:hAnsi="宋体"/>
          <w:b/>
          <w:sz w:val="24"/>
        </w:rPr>
        <w:t>解答</w:t>
      </w:r>
      <w:r w:rsidRPr="00A15D17">
        <w:rPr>
          <w:rFonts w:hAnsi="宋体"/>
          <w:b/>
          <w:sz w:val="24"/>
          <w:lang w:val="pt-BR"/>
        </w:rPr>
        <w:t>：</w:t>
      </w:r>
    </w:p>
    <w:p w14:paraId="65ED9E1B" w14:textId="77777777" w:rsidR="00FA78CD" w:rsidRPr="00A15D17" w:rsidRDefault="00FA78CD" w:rsidP="00FA78CD">
      <w:pPr>
        <w:snapToGrid w:val="0"/>
        <w:spacing w:line="360" w:lineRule="auto"/>
        <w:rPr>
          <w:sz w:val="24"/>
          <w:lang w:val="pt-BR"/>
        </w:rPr>
      </w:pPr>
      <w:r w:rsidRPr="00A15D17">
        <w:rPr>
          <w:sz w:val="24"/>
          <w:lang w:val="pt-BR"/>
        </w:rPr>
        <w:t xml:space="preserve">  </w:t>
      </w:r>
      <w:r w:rsidRPr="00A15D17">
        <w:rPr>
          <w:rFonts w:hAnsi="宋体"/>
          <w:sz w:val="24"/>
          <w:lang w:val="pt-BR"/>
        </w:rPr>
        <w:t>（</w:t>
      </w:r>
      <w:r w:rsidRPr="00A15D17">
        <w:rPr>
          <w:sz w:val="24"/>
          <w:lang w:val="pt-BR"/>
        </w:rPr>
        <w:t>1</w:t>
      </w:r>
      <w:r w:rsidRPr="00A15D17">
        <w:rPr>
          <w:rFonts w:hAnsi="宋体"/>
          <w:sz w:val="24"/>
          <w:lang w:val="pt-BR"/>
        </w:rPr>
        <w:t>）</w:t>
      </w:r>
      <w:r w:rsidRPr="00885843">
        <w:rPr>
          <w:rFonts w:hAnsi="宋体"/>
          <w:sz w:val="24"/>
        </w:rPr>
        <w:t>错误修改</w:t>
      </w:r>
      <w:r w:rsidRPr="00A15D17">
        <w:rPr>
          <w:rFonts w:hAnsi="宋体"/>
          <w:sz w:val="24"/>
          <w:lang w:val="pt-BR"/>
        </w:rPr>
        <w:t>：</w:t>
      </w:r>
    </w:p>
    <w:p w14:paraId="67D76220" w14:textId="77777777" w:rsidR="00FA78CD" w:rsidRPr="00885843" w:rsidRDefault="00FA78CD" w:rsidP="00FA78CD">
      <w:pPr>
        <w:snapToGrid w:val="0"/>
        <w:spacing w:line="360" w:lineRule="auto"/>
        <w:rPr>
          <w:sz w:val="24"/>
        </w:rPr>
      </w:pPr>
      <w:r w:rsidRPr="00A15D17">
        <w:rPr>
          <w:sz w:val="24"/>
          <w:lang w:val="pt-BR"/>
        </w:rPr>
        <w:t xml:space="preserve">      </w:t>
      </w:r>
      <w:r w:rsidRPr="00885843">
        <w:rPr>
          <w:sz w:val="24"/>
        </w:rPr>
        <w:t>1)</w:t>
      </w:r>
      <w:r w:rsidRPr="00546818">
        <w:rPr>
          <w:rFonts w:hAnsi="宋体"/>
          <w:sz w:val="24"/>
        </w:rPr>
        <w:t xml:space="preserve"> </w:t>
      </w:r>
      <w:r w:rsidRPr="00885843">
        <w:rPr>
          <w:rFonts w:hAnsi="宋体"/>
          <w:sz w:val="24"/>
        </w:rPr>
        <w:t>第</w:t>
      </w:r>
      <w:r>
        <w:rPr>
          <w:sz w:val="24"/>
        </w:rPr>
        <w:t>2</w:t>
      </w:r>
      <w:r>
        <w:rPr>
          <w:rFonts w:hint="eastAsia"/>
          <w:sz w:val="24"/>
        </w:rPr>
        <w:t>，</w:t>
      </w:r>
      <w:r>
        <w:rPr>
          <w:rFonts w:hint="eastAsia"/>
          <w:sz w:val="24"/>
        </w:rPr>
        <w:t>3</w:t>
      </w:r>
      <w:r w:rsidRPr="00885843">
        <w:rPr>
          <w:rFonts w:hAnsi="宋体"/>
          <w:sz w:val="24"/>
        </w:rPr>
        <w:t>行</w:t>
      </w:r>
      <w:r>
        <w:rPr>
          <w:rFonts w:hAnsi="宋体" w:hint="eastAsia"/>
          <w:sz w:val="24"/>
        </w:rPr>
        <w:t>间应声明函数</w:t>
      </w:r>
      <w:proofErr w:type="spellStart"/>
      <w:r>
        <w:rPr>
          <w:rFonts w:hAnsi="宋体" w:hint="eastAsia"/>
          <w:sz w:val="24"/>
        </w:rPr>
        <w:t>sum</w:t>
      </w:r>
      <w:r>
        <w:rPr>
          <w:rFonts w:hAnsi="宋体"/>
          <w:sz w:val="24"/>
        </w:rPr>
        <w:t>_fac</w:t>
      </w:r>
      <w:proofErr w:type="spellEnd"/>
      <w:r w:rsidRPr="00885843">
        <w:rPr>
          <w:rFonts w:hAnsi="宋体"/>
          <w:sz w:val="24"/>
        </w:rPr>
        <w:t>，正确形式为：</w:t>
      </w:r>
    </w:p>
    <w:p w14:paraId="4CDC4A2E" w14:textId="77777777" w:rsidR="00FA78CD" w:rsidRDefault="00FA78CD" w:rsidP="00FA78CD">
      <w:pPr>
        <w:snapToGrid w:val="0"/>
        <w:spacing w:line="360" w:lineRule="auto"/>
        <w:rPr>
          <w:sz w:val="24"/>
        </w:rPr>
      </w:pPr>
      <w:r w:rsidRPr="00885843">
        <w:rPr>
          <w:sz w:val="24"/>
        </w:rPr>
        <w:tab/>
      </w:r>
      <w:r w:rsidRPr="00885843">
        <w:rPr>
          <w:sz w:val="24"/>
        </w:rPr>
        <w:tab/>
      </w:r>
      <w:r w:rsidRPr="004A78A0">
        <w:rPr>
          <w:rFonts w:hint="eastAsia"/>
          <w:sz w:val="24"/>
        </w:rPr>
        <w:t xml:space="preserve">long </w:t>
      </w:r>
      <w:proofErr w:type="spellStart"/>
      <w:r w:rsidRPr="004A78A0">
        <w:rPr>
          <w:rFonts w:hint="eastAsia"/>
          <w:sz w:val="24"/>
        </w:rPr>
        <w:t>long</w:t>
      </w:r>
      <w:proofErr w:type="spellEnd"/>
      <w:r w:rsidRPr="004A78A0">
        <w:rPr>
          <w:rFonts w:hint="eastAsia"/>
          <w:sz w:val="24"/>
        </w:rPr>
        <w:t xml:space="preserve"> </w:t>
      </w:r>
      <w:proofErr w:type="spellStart"/>
      <w:r w:rsidRPr="004A78A0">
        <w:rPr>
          <w:rFonts w:hint="eastAsia"/>
          <w:sz w:val="24"/>
        </w:rPr>
        <w:t>sum_</w:t>
      </w:r>
      <w:proofErr w:type="gramStart"/>
      <w:r w:rsidRPr="004A78A0">
        <w:rPr>
          <w:rFonts w:hint="eastAsia"/>
          <w:sz w:val="24"/>
        </w:rPr>
        <w:t>fac</w:t>
      </w:r>
      <w:proofErr w:type="spellEnd"/>
      <w:r w:rsidRPr="004A78A0">
        <w:rPr>
          <w:rFonts w:hint="eastAsia"/>
          <w:sz w:val="24"/>
        </w:rPr>
        <w:t>(</w:t>
      </w:r>
      <w:proofErr w:type="gramEnd"/>
      <w:r w:rsidRPr="004A78A0">
        <w:rPr>
          <w:rFonts w:hint="eastAsia"/>
          <w:sz w:val="24"/>
        </w:rPr>
        <w:t>int );</w:t>
      </w:r>
    </w:p>
    <w:p w14:paraId="3A169769" w14:textId="77777777" w:rsidR="00FA78CD" w:rsidRPr="00885843" w:rsidRDefault="00FA78CD" w:rsidP="00FA78CD">
      <w:pPr>
        <w:snapToGrid w:val="0"/>
        <w:spacing w:line="360" w:lineRule="auto"/>
        <w:rPr>
          <w:sz w:val="24"/>
        </w:rPr>
      </w:pPr>
      <w:r w:rsidRPr="00885843">
        <w:rPr>
          <w:sz w:val="24"/>
        </w:rPr>
        <w:t xml:space="preserve">      2) </w:t>
      </w:r>
      <w:r w:rsidRPr="00885843">
        <w:rPr>
          <w:rFonts w:hAnsi="宋体"/>
          <w:sz w:val="24"/>
        </w:rPr>
        <w:t>第</w:t>
      </w:r>
      <w:r>
        <w:rPr>
          <w:sz w:val="24"/>
        </w:rPr>
        <w:t>7</w:t>
      </w:r>
      <w:r w:rsidRPr="00885843">
        <w:rPr>
          <w:rFonts w:hAnsi="宋体"/>
          <w:sz w:val="24"/>
        </w:rPr>
        <w:t>行的</w:t>
      </w:r>
      <w:proofErr w:type="spellStart"/>
      <w:r>
        <w:rPr>
          <w:rFonts w:hAnsi="宋体" w:hint="eastAsia"/>
          <w:sz w:val="24"/>
        </w:rPr>
        <w:t>sum</w:t>
      </w:r>
      <w:r>
        <w:rPr>
          <w:rFonts w:hAnsi="宋体"/>
          <w:sz w:val="24"/>
        </w:rPr>
        <w:t>_fac</w:t>
      </w:r>
      <w:proofErr w:type="spellEnd"/>
      <w:r>
        <w:rPr>
          <w:rFonts w:hAnsi="宋体" w:hint="eastAsia"/>
          <w:sz w:val="24"/>
        </w:rPr>
        <w:t>返回</w:t>
      </w:r>
      <w:proofErr w:type="gramStart"/>
      <w:r>
        <w:rPr>
          <w:rFonts w:hAnsi="宋体" w:hint="eastAsia"/>
          <w:sz w:val="24"/>
        </w:rPr>
        <w:t>值类型</w:t>
      </w:r>
      <w:proofErr w:type="gramEnd"/>
      <w:r>
        <w:rPr>
          <w:rFonts w:hAnsi="宋体" w:hint="eastAsia"/>
          <w:sz w:val="24"/>
        </w:rPr>
        <w:t>为</w:t>
      </w:r>
      <w:r>
        <w:rPr>
          <w:rFonts w:hAnsi="宋体" w:hint="eastAsia"/>
          <w:sz w:val="24"/>
        </w:rPr>
        <w:t>long</w:t>
      </w:r>
      <w:r>
        <w:rPr>
          <w:rFonts w:hAnsi="宋体"/>
          <w:sz w:val="24"/>
        </w:rPr>
        <w:t xml:space="preserve"> </w:t>
      </w:r>
      <w:proofErr w:type="spellStart"/>
      <w:r>
        <w:rPr>
          <w:rFonts w:hAnsi="宋体" w:hint="eastAsia"/>
          <w:sz w:val="24"/>
        </w:rPr>
        <w:t>long</w:t>
      </w:r>
      <w:proofErr w:type="spellEnd"/>
      <w:r w:rsidRPr="00885843">
        <w:rPr>
          <w:rFonts w:hAnsi="宋体"/>
          <w:sz w:val="24"/>
        </w:rPr>
        <w:t>，正确形式为：</w:t>
      </w:r>
    </w:p>
    <w:p w14:paraId="0FBB62AD" w14:textId="77777777" w:rsidR="00FA78CD" w:rsidRPr="004A78A0" w:rsidRDefault="00FA78CD" w:rsidP="00FA78CD">
      <w:pPr>
        <w:snapToGrid w:val="0"/>
        <w:spacing w:line="360" w:lineRule="auto"/>
        <w:rPr>
          <w:sz w:val="24"/>
        </w:rPr>
      </w:pPr>
      <w:r w:rsidRPr="00885843">
        <w:rPr>
          <w:sz w:val="24"/>
        </w:rPr>
        <w:tab/>
      </w:r>
      <w:r w:rsidRPr="00885843">
        <w:rPr>
          <w:sz w:val="24"/>
        </w:rPr>
        <w:tab/>
      </w:r>
      <w:proofErr w:type="spellStart"/>
      <w:proofErr w:type="gramStart"/>
      <w:r w:rsidRPr="004A78A0">
        <w:rPr>
          <w:sz w:val="24"/>
        </w:rPr>
        <w:t>printf</w:t>
      </w:r>
      <w:proofErr w:type="spellEnd"/>
      <w:r w:rsidRPr="004A78A0">
        <w:rPr>
          <w:sz w:val="24"/>
        </w:rPr>
        <w:t>(</w:t>
      </w:r>
      <w:proofErr w:type="gramEnd"/>
      <w:r w:rsidRPr="004A78A0">
        <w:rPr>
          <w:sz w:val="24"/>
        </w:rPr>
        <w:t>"k=%d\</w:t>
      </w:r>
      <w:proofErr w:type="spellStart"/>
      <w:r w:rsidRPr="004A78A0">
        <w:rPr>
          <w:sz w:val="24"/>
        </w:rPr>
        <w:t>tthe</w:t>
      </w:r>
      <w:proofErr w:type="spellEnd"/>
      <w:r w:rsidRPr="004A78A0">
        <w:rPr>
          <w:sz w:val="24"/>
        </w:rPr>
        <w:t xml:space="preserve"> sum is %</w:t>
      </w:r>
      <w:proofErr w:type="spellStart"/>
      <w:r w:rsidRPr="004A78A0">
        <w:rPr>
          <w:sz w:val="24"/>
        </w:rPr>
        <w:t>lld</w:t>
      </w:r>
      <w:proofErr w:type="spellEnd"/>
      <w:r w:rsidRPr="004A78A0">
        <w:rPr>
          <w:sz w:val="24"/>
        </w:rPr>
        <w:t>\n",</w:t>
      </w:r>
      <w:proofErr w:type="spellStart"/>
      <w:r w:rsidRPr="004A78A0">
        <w:rPr>
          <w:sz w:val="24"/>
        </w:rPr>
        <w:t>k,sum_fac</w:t>
      </w:r>
      <w:proofErr w:type="spellEnd"/>
      <w:r w:rsidRPr="004A78A0">
        <w:rPr>
          <w:sz w:val="24"/>
        </w:rPr>
        <w:t>(k));</w:t>
      </w:r>
    </w:p>
    <w:p w14:paraId="22C53DEC" w14:textId="77777777" w:rsidR="00FA78CD" w:rsidRPr="00885843" w:rsidRDefault="00FA78CD" w:rsidP="00FA78CD">
      <w:pPr>
        <w:snapToGrid w:val="0"/>
        <w:spacing w:line="360" w:lineRule="auto"/>
        <w:rPr>
          <w:sz w:val="24"/>
        </w:rPr>
      </w:pPr>
      <w:r w:rsidRPr="00885843">
        <w:rPr>
          <w:sz w:val="24"/>
        </w:rPr>
        <w:t xml:space="preserve">      </w:t>
      </w:r>
      <w:r>
        <w:rPr>
          <w:sz w:val="24"/>
        </w:rPr>
        <w:t>3</w:t>
      </w:r>
      <w:r w:rsidRPr="00885843">
        <w:rPr>
          <w:sz w:val="24"/>
        </w:rPr>
        <w:t xml:space="preserve">) </w:t>
      </w:r>
      <w:r w:rsidRPr="00885843">
        <w:rPr>
          <w:rFonts w:hAnsi="宋体"/>
          <w:sz w:val="24"/>
        </w:rPr>
        <w:t>第</w:t>
      </w:r>
      <w:r>
        <w:rPr>
          <w:sz w:val="24"/>
        </w:rPr>
        <w:t>10</w:t>
      </w:r>
      <w:r>
        <w:rPr>
          <w:rFonts w:hint="eastAsia"/>
          <w:sz w:val="24"/>
        </w:rPr>
        <w:t>，</w:t>
      </w:r>
      <w:r>
        <w:rPr>
          <w:rFonts w:hint="eastAsia"/>
          <w:sz w:val="24"/>
        </w:rPr>
        <w:t>1</w:t>
      </w:r>
      <w:r>
        <w:rPr>
          <w:sz w:val="24"/>
        </w:rPr>
        <w:t>2</w:t>
      </w:r>
      <w:r>
        <w:rPr>
          <w:rFonts w:hint="eastAsia"/>
          <w:sz w:val="24"/>
        </w:rPr>
        <w:t>，</w:t>
      </w:r>
      <w:r>
        <w:rPr>
          <w:rFonts w:hint="eastAsia"/>
          <w:sz w:val="24"/>
        </w:rPr>
        <w:t>1</w:t>
      </w:r>
      <w:r>
        <w:rPr>
          <w:sz w:val="24"/>
        </w:rPr>
        <w:t>3</w:t>
      </w:r>
      <w:r w:rsidRPr="00885843">
        <w:rPr>
          <w:rFonts w:hAnsi="宋体"/>
          <w:sz w:val="24"/>
        </w:rPr>
        <w:t>行</w:t>
      </w:r>
      <w:r>
        <w:rPr>
          <w:rFonts w:hAnsi="宋体" w:hint="eastAsia"/>
          <w:sz w:val="24"/>
        </w:rPr>
        <w:t>，由于计算的是阶乘之和，应使用</w:t>
      </w:r>
      <w:r>
        <w:rPr>
          <w:rFonts w:hAnsi="宋体" w:hint="eastAsia"/>
          <w:sz w:val="24"/>
        </w:rPr>
        <w:t>long</w:t>
      </w:r>
      <w:r>
        <w:rPr>
          <w:rFonts w:hAnsi="宋体"/>
          <w:sz w:val="24"/>
        </w:rPr>
        <w:t xml:space="preserve"> </w:t>
      </w:r>
      <w:proofErr w:type="spellStart"/>
      <w:r>
        <w:rPr>
          <w:rFonts w:hAnsi="宋体" w:hint="eastAsia"/>
          <w:sz w:val="24"/>
        </w:rPr>
        <w:t>long</w:t>
      </w:r>
      <w:proofErr w:type="spellEnd"/>
      <w:r>
        <w:rPr>
          <w:rFonts w:hAnsi="宋体" w:hint="eastAsia"/>
          <w:sz w:val="24"/>
        </w:rPr>
        <w:t>作为函数返回值</w:t>
      </w:r>
      <w:r w:rsidRPr="00885843">
        <w:rPr>
          <w:rFonts w:hAnsi="宋体"/>
          <w:sz w:val="24"/>
        </w:rPr>
        <w:t>，正确形式为：</w:t>
      </w:r>
    </w:p>
    <w:p w14:paraId="03E54D9F" w14:textId="77777777" w:rsidR="00FA78CD" w:rsidRPr="008C13EF" w:rsidRDefault="00FA78CD" w:rsidP="00FA78CD">
      <w:pPr>
        <w:snapToGrid w:val="0"/>
        <w:spacing w:line="360" w:lineRule="auto"/>
        <w:rPr>
          <w:sz w:val="24"/>
        </w:rPr>
      </w:pPr>
      <w:r w:rsidRPr="00885843">
        <w:rPr>
          <w:sz w:val="24"/>
        </w:rPr>
        <w:tab/>
      </w:r>
      <w:r w:rsidRPr="00885843">
        <w:rPr>
          <w:sz w:val="24"/>
        </w:rPr>
        <w:tab/>
      </w:r>
      <w:r w:rsidRPr="008C13EF">
        <w:rPr>
          <w:sz w:val="24"/>
        </w:rPr>
        <w:t xml:space="preserve">long </w:t>
      </w:r>
      <w:proofErr w:type="spellStart"/>
      <w:r w:rsidRPr="008C13EF">
        <w:rPr>
          <w:sz w:val="24"/>
        </w:rPr>
        <w:t>long</w:t>
      </w:r>
      <w:proofErr w:type="spellEnd"/>
      <w:r w:rsidRPr="008C13EF">
        <w:rPr>
          <w:sz w:val="24"/>
        </w:rPr>
        <w:t xml:space="preserve"> </w:t>
      </w:r>
      <w:proofErr w:type="spellStart"/>
      <w:r w:rsidRPr="008C13EF">
        <w:rPr>
          <w:sz w:val="24"/>
        </w:rPr>
        <w:t>sum_</w:t>
      </w:r>
      <w:proofErr w:type="gramStart"/>
      <w:r w:rsidRPr="008C13EF">
        <w:rPr>
          <w:sz w:val="24"/>
        </w:rPr>
        <w:t>fac</w:t>
      </w:r>
      <w:proofErr w:type="spellEnd"/>
      <w:r w:rsidRPr="008C13EF">
        <w:rPr>
          <w:sz w:val="24"/>
        </w:rPr>
        <w:t>(</w:t>
      </w:r>
      <w:proofErr w:type="gramEnd"/>
      <w:r w:rsidRPr="008C13EF">
        <w:rPr>
          <w:sz w:val="24"/>
        </w:rPr>
        <w:t>int n)</w:t>
      </w:r>
    </w:p>
    <w:p w14:paraId="0EDF79CC" w14:textId="77777777" w:rsidR="00FA78CD" w:rsidRPr="008C13EF" w:rsidRDefault="00FA78CD" w:rsidP="00FA78CD">
      <w:pPr>
        <w:snapToGrid w:val="0"/>
        <w:spacing w:line="360" w:lineRule="auto"/>
        <w:rPr>
          <w:sz w:val="24"/>
        </w:rPr>
      </w:pPr>
      <w:r w:rsidRPr="008C13EF">
        <w:rPr>
          <w:sz w:val="24"/>
        </w:rPr>
        <w:t xml:space="preserve">    </w:t>
      </w:r>
      <w:r>
        <w:rPr>
          <w:sz w:val="24"/>
        </w:rPr>
        <w:tab/>
      </w:r>
      <w:r w:rsidRPr="008C13EF">
        <w:rPr>
          <w:sz w:val="24"/>
        </w:rPr>
        <w:t xml:space="preserve">long </w:t>
      </w:r>
      <w:proofErr w:type="spellStart"/>
      <w:r w:rsidRPr="008C13EF">
        <w:rPr>
          <w:sz w:val="24"/>
        </w:rPr>
        <w:t>long</w:t>
      </w:r>
      <w:proofErr w:type="spellEnd"/>
      <w:r w:rsidRPr="008C13EF">
        <w:rPr>
          <w:sz w:val="24"/>
        </w:rPr>
        <w:t xml:space="preserve"> s = 0;</w:t>
      </w:r>
    </w:p>
    <w:p w14:paraId="2E5040F5" w14:textId="77777777" w:rsidR="00FA78CD" w:rsidRPr="008C13EF" w:rsidRDefault="00FA78CD" w:rsidP="00FA78CD">
      <w:pPr>
        <w:snapToGrid w:val="0"/>
        <w:spacing w:line="360" w:lineRule="auto"/>
        <w:rPr>
          <w:sz w:val="24"/>
        </w:rPr>
      </w:pPr>
      <w:r w:rsidRPr="008C13EF">
        <w:rPr>
          <w:sz w:val="24"/>
        </w:rPr>
        <w:t xml:space="preserve">    </w:t>
      </w:r>
      <w:r>
        <w:rPr>
          <w:sz w:val="24"/>
        </w:rPr>
        <w:tab/>
      </w:r>
      <w:r w:rsidRPr="008C13EF">
        <w:rPr>
          <w:sz w:val="24"/>
        </w:rPr>
        <w:t xml:space="preserve">long </w:t>
      </w:r>
      <w:proofErr w:type="spellStart"/>
      <w:r w:rsidRPr="008C13EF">
        <w:rPr>
          <w:sz w:val="24"/>
        </w:rPr>
        <w:t>long</w:t>
      </w:r>
      <w:proofErr w:type="spellEnd"/>
      <w:r w:rsidRPr="008C13EF">
        <w:rPr>
          <w:sz w:val="24"/>
        </w:rPr>
        <w:t xml:space="preserve"> </w:t>
      </w:r>
      <w:proofErr w:type="spellStart"/>
      <w:r w:rsidRPr="008C13EF">
        <w:rPr>
          <w:sz w:val="24"/>
        </w:rPr>
        <w:t>i</w:t>
      </w:r>
      <w:proofErr w:type="spellEnd"/>
      <w:r w:rsidRPr="008C13EF">
        <w:rPr>
          <w:sz w:val="24"/>
        </w:rPr>
        <w:t>, fac = 1;</w:t>
      </w:r>
    </w:p>
    <w:p w14:paraId="57D8B32C" w14:textId="77777777" w:rsidR="00FA78CD" w:rsidRPr="00885843" w:rsidRDefault="00FA78CD" w:rsidP="00FA78CD">
      <w:pPr>
        <w:snapToGrid w:val="0"/>
        <w:spacing w:line="360" w:lineRule="auto"/>
        <w:rPr>
          <w:sz w:val="24"/>
        </w:rPr>
      </w:pPr>
      <w:r w:rsidRPr="00885843">
        <w:rPr>
          <w:sz w:val="24"/>
        </w:rPr>
        <w:t xml:space="preserve">      </w:t>
      </w:r>
      <w:r>
        <w:rPr>
          <w:sz w:val="24"/>
        </w:rPr>
        <w:t>4</w:t>
      </w:r>
      <w:r w:rsidRPr="00885843">
        <w:rPr>
          <w:sz w:val="24"/>
        </w:rPr>
        <w:t xml:space="preserve">) </w:t>
      </w:r>
      <w:r w:rsidRPr="00885843">
        <w:rPr>
          <w:rFonts w:hAnsi="宋体"/>
          <w:sz w:val="24"/>
        </w:rPr>
        <w:t>第</w:t>
      </w:r>
      <w:r>
        <w:rPr>
          <w:sz w:val="24"/>
        </w:rPr>
        <w:t>16</w:t>
      </w:r>
      <w:r w:rsidRPr="00885843">
        <w:rPr>
          <w:rFonts w:hAnsi="宋体"/>
          <w:sz w:val="24"/>
        </w:rPr>
        <w:t>行</w:t>
      </w:r>
      <w:r>
        <w:rPr>
          <w:rFonts w:hAnsi="宋体" w:hint="eastAsia"/>
          <w:sz w:val="24"/>
        </w:rPr>
        <w:t>为计算阶乘之和</w:t>
      </w:r>
      <w:proofErr w:type="gramStart"/>
      <w:r>
        <w:rPr>
          <w:rFonts w:hAnsi="宋体" w:hint="eastAsia"/>
          <w:sz w:val="24"/>
        </w:rPr>
        <w:t>而</w:t>
      </w:r>
      <w:proofErr w:type="gramEnd"/>
      <w:r>
        <w:rPr>
          <w:rFonts w:hAnsi="宋体" w:hint="eastAsia"/>
          <w:sz w:val="24"/>
        </w:rPr>
        <w:t>非单独一个阶乘</w:t>
      </w:r>
      <w:r w:rsidRPr="00885843">
        <w:rPr>
          <w:rFonts w:hAnsi="宋体"/>
          <w:sz w:val="24"/>
        </w:rPr>
        <w:t>，</w:t>
      </w:r>
      <w:r>
        <w:rPr>
          <w:rFonts w:hAnsi="宋体" w:hint="eastAsia"/>
          <w:sz w:val="24"/>
        </w:rPr>
        <w:t>应进入循环中，</w:t>
      </w:r>
      <w:r w:rsidRPr="00885843">
        <w:rPr>
          <w:rFonts w:hAnsi="宋体"/>
          <w:sz w:val="24"/>
        </w:rPr>
        <w:t>正确形式为：</w:t>
      </w:r>
    </w:p>
    <w:p w14:paraId="2F5E735B" w14:textId="77777777" w:rsidR="00FA78CD" w:rsidRPr="008C13EF" w:rsidRDefault="00FA78CD" w:rsidP="00FA78CD">
      <w:pPr>
        <w:snapToGrid w:val="0"/>
        <w:spacing w:line="360" w:lineRule="auto"/>
        <w:ind w:leftChars="100" w:left="210"/>
        <w:rPr>
          <w:sz w:val="24"/>
        </w:rPr>
      </w:pPr>
      <w:r w:rsidRPr="008C13EF">
        <w:rPr>
          <w:sz w:val="24"/>
        </w:rPr>
        <w:t xml:space="preserve">    for(</w:t>
      </w:r>
      <w:proofErr w:type="spellStart"/>
      <w:r w:rsidRPr="008C13EF">
        <w:rPr>
          <w:sz w:val="24"/>
        </w:rPr>
        <w:t>i</w:t>
      </w:r>
      <w:proofErr w:type="spellEnd"/>
      <w:r w:rsidRPr="008C13EF">
        <w:rPr>
          <w:sz w:val="24"/>
        </w:rPr>
        <w:t>=</w:t>
      </w:r>
      <w:proofErr w:type="gramStart"/>
      <w:r w:rsidRPr="008C13EF">
        <w:rPr>
          <w:sz w:val="24"/>
        </w:rPr>
        <w:t>1;i</w:t>
      </w:r>
      <w:proofErr w:type="gramEnd"/>
      <w:r w:rsidRPr="008C13EF">
        <w:rPr>
          <w:sz w:val="24"/>
        </w:rPr>
        <w:t>&lt;=</w:t>
      </w:r>
      <w:proofErr w:type="spellStart"/>
      <w:r w:rsidRPr="008C13EF">
        <w:rPr>
          <w:sz w:val="24"/>
        </w:rPr>
        <w:t>n;i</w:t>
      </w:r>
      <w:proofErr w:type="spellEnd"/>
      <w:r w:rsidRPr="008C13EF">
        <w:rPr>
          <w:sz w:val="24"/>
        </w:rPr>
        <w:t>++) {</w:t>
      </w:r>
    </w:p>
    <w:p w14:paraId="557C31C4" w14:textId="77777777" w:rsidR="00FA78CD" w:rsidRPr="008C13EF" w:rsidRDefault="00FA78CD" w:rsidP="00FA78CD">
      <w:pPr>
        <w:snapToGrid w:val="0"/>
        <w:spacing w:line="360" w:lineRule="auto"/>
        <w:ind w:leftChars="100" w:left="210"/>
        <w:rPr>
          <w:sz w:val="24"/>
        </w:rPr>
      </w:pPr>
      <w:r w:rsidRPr="008C13EF">
        <w:rPr>
          <w:sz w:val="24"/>
        </w:rPr>
        <w:t xml:space="preserve">        fac*=</w:t>
      </w:r>
      <w:proofErr w:type="spellStart"/>
      <w:r w:rsidRPr="008C13EF">
        <w:rPr>
          <w:sz w:val="24"/>
        </w:rPr>
        <w:t>i</w:t>
      </w:r>
      <w:proofErr w:type="spellEnd"/>
      <w:r w:rsidRPr="008C13EF">
        <w:rPr>
          <w:sz w:val="24"/>
        </w:rPr>
        <w:t>;</w:t>
      </w:r>
    </w:p>
    <w:p w14:paraId="188DFF87" w14:textId="77777777" w:rsidR="00FA78CD" w:rsidRPr="008C13EF" w:rsidRDefault="00FA78CD" w:rsidP="00FA78CD">
      <w:pPr>
        <w:snapToGrid w:val="0"/>
        <w:spacing w:line="360" w:lineRule="auto"/>
        <w:ind w:leftChars="100" w:left="210"/>
        <w:rPr>
          <w:sz w:val="24"/>
        </w:rPr>
      </w:pPr>
      <w:r w:rsidRPr="008C13EF">
        <w:rPr>
          <w:rFonts w:hint="eastAsia"/>
          <w:sz w:val="24"/>
        </w:rPr>
        <w:t xml:space="preserve">        s+=fac; //</w:t>
      </w:r>
      <w:r w:rsidRPr="008C13EF">
        <w:rPr>
          <w:rFonts w:hint="eastAsia"/>
          <w:sz w:val="24"/>
        </w:rPr>
        <w:t>挪进来</w:t>
      </w:r>
    </w:p>
    <w:p w14:paraId="1A9090EC" w14:textId="77777777" w:rsidR="00FA78CD" w:rsidRPr="00411412" w:rsidRDefault="00FA78CD" w:rsidP="00FA78CD">
      <w:pPr>
        <w:snapToGrid w:val="0"/>
        <w:spacing w:line="360" w:lineRule="auto"/>
        <w:ind w:leftChars="100" w:left="210"/>
        <w:rPr>
          <w:sz w:val="24"/>
        </w:rPr>
      </w:pPr>
      <w:r w:rsidRPr="008C13EF">
        <w:rPr>
          <w:sz w:val="24"/>
        </w:rPr>
        <w:t xml:space="preserve">    }</w:t>
      </w:r>
    </w:p>
    <w:p w14:paraId="37146E06" w14:textId="77777777" w:rsidR="00FA78CD" w:rsidRPr="00885843" w:rsidRDefault="00FA78CD" w:rsidP="00FA78CD">
      <w:pPr>
        <w:snapToGrid w:val="0"/>
        <w:spacing w:line="360" w:lineRule="auto"/>
        <w:rPr>
          <w:sz w:val="24"/>
        </w:rPr>
      </w:pPr>
      <w:r w:rsidRPr="00885843">
        <w:rPr>
          <w:sz w:val="24"/>
        </w:rPr>
        <w:t xml:space="preserve">  </w:t>
      </w:r>
      <w:r w:rsidRPr="00885843">
        <w:rPr>
          <w:rFonts w:hAnsi="宋体"/>
          <w:sz w:val="24"/>
        </w:rPr>
        <w:t>（</w:t>
      </w:r>
      <w:r w:rsidRPr="00885843">
        <w:rPr>
          <w:sz w:val="24"/>
        </w:rPr>
        <w:t>2</w:t>
      </w:r>
      <w:r w:rsidRPr="00885843">
        <w:rPr>
          <w:rFonts w:hAnsi="宋体"/>
          <w:sz w:val="24"/>
        </w:rPr>
        <w:t>）错误修改后运行结果：</w:t>
      </w:r>
    </w:p>
    <w:p w14:paraId="25CDB02D" w14:textId="77777777" w:rsidR="00FA78CD" w:rsidRPr="00885843" w:rsidRDefault="00FA78CD" w:rsidP="00FA78CD">
      <w:pPr>
        <w:snapToGrid w:val="0"/>
        <w:rPr>
          <w:b/>
          <w:sz w:val="24"/>
        </w:rPr>
      </w:pPr>
      <w:r w:rsidRPr="00885843">
        <w:rPr>
          <w:b/>
          <w:sz w:val="24"/>
        </w:rPr>
        <w:t xml:space="preserve">   </w:t>
      </w:r>
      <w:r w:rsidRPr="00885843">
        <w:rPr>
          <w:sz w:val="24"/>
        </w:rPr>
        <w:t xml:space="preserve">  </w:t>
      </w:r>
      <w:r>
        <w:rPr>
          <w:noProof/>
        </w:rPr>
        <w:drawing>
          <wp:inline distT="0" distB="0" distL="0" distR="0" wp14:anchorId="3F4348CF" wp14:editId="134CF44F">
            <wp:extent cx="2500122" cy="2148782"/>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11856" cy="2158867"/>
                    </a:xfrm>
                    <a:prstGeom prst="rect">
                      <a:avLst/>
                    </a:prstGeom>
                  </pic:spPr>
                </pic:pic>
              </a:graphicData>
            </a:graphic>
          </wp:inline>
        </w:drawing>
      </w:r>
    </w:p>
    <w:p w14:paraId="5EEC7993" w14:textId="77777777" w:rsidR="00FA78CD" w:rsidRPr="00885843" w:rsidRDefault="00FA78CD" w:rsidP="00FA78CD">
      <w:pPr>
        <w:snapToGrid w:val="0"/>
        <w:spacing w:afterLines="25" w:after="78" w:line="360" w:lineRule="auto"/>
        <w:rPr>
          <w:b/>
          <w:sz w:val="24"/>
        </w:rPr>
      </w:pPr>
      <w:r>
        <w:rPr>
          <w:b/>
          <w:sz w:val="24"/>
        </w:rPr>
        <w:t>3</w:t>
      </w:r>
      <w:r w:rsidRPr="00885843">
        <w:rPr>
          <w:b/>
          <w:sz w:val="24"/>
        </w:rPr>
        <w:t xml:space="preserve">.2.2 </w:t>
      </w:r>
      <w:r w:rsidRPr="00885843">
        <w:rPr>
          <w:rFonts w:hAnsi="宋体"/>
          <w:b/>
          <w:sz w:val="24"/>
        </w:rPr>
        <w:t>源程序修改替换</w:t>
      </w:r>
    </w:p>
    <w:p w14:paraId="3100E454" w14:textId="77777777" w:rsidR="00FA78CD" w:rsidRPr="00460653" w:rsidRDefault="00FA78CD" w:rsidP="00FA78CD">
      <w:pPr>
        <w:spacing w:line="360" w:lineRule="auto"/>
        <w:ind w:firstLine="420"/>
      </w:pPr>
      <w:r>
        <w:rPr>
          <w:sz w:val="24"/>
        </w:rPr>
        <w:lastRenderedPageBreak/>
        <w:t>（</w:t>
      </w:r>
      <w:r>
        <w:rPr>
          <w:sz w:val="24"/>
        </w:rPr>
        <w:t>1</w:t>
      </w:r>
      <w:r>
        <w:rPr>
          <w:sz w:val="24"/>
        </w:rPr>
        <w:t>）根据</w:t>
      </w:r>
      <w:r>
        <w:rPr>
          <w:position w:val="-28"/>
        </w:rPr>
        <w:object w:dxaOrig="2120" w:dyaOrig="699" w14:anchorId="32470F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106.25pt;height:35.4pt;mso-position-horizontal-relative:page;mso-position-vertical-relative:page" o:ole="">
            <v:imagedata r:id="rId42" o:title=""/>
          </v:shape>
          <o:OLEObject Type="Embed" ProgID="Equation.DSMT4" ShapeID="对象 1" DrawAspect="Content" ObjectID="_1702039504" r:id="rId43"/>
        </w:object>
      </w:r>
      <w:r>
        <w:rPr>
          <w:sz w:val="24"/>
        </w:rPr>
        <w:t>将实验</w:t>
      </w:r>
      <w:r>
        <w:rPr>
          <w:sz w:val="24"/>
        </w:rPr>
        <w:t>3-1</w:t>
      </w:r>
      <w:r>
        <w:rPr>
          <w:sz w:val="24"/>
        </w:rPr>
        <w:t>改错</w:t>
      </w:r>
      <w:proofErr w:type="gramStart"/>
      <w:r>
        <w:rPr>
          <w:sz w:val="24"/>
        </w:rPr>
        <w:t>题程序</w:t>
      </w:r>
      <w:proofErr w:type="gramEnd"/>
      <w:r>
        <w:rPr>
          <w:sz w:val="24"/>
        </w:rPr>
        <w:t>中</w:t>
      </w:r>
      <w:proofErr w:type="spellStart"/>
      <w:r>
        <w:rPr>
          <w:sz w:val="24"/>
        </w:rPr>
        <w:t>sum_fac</w:t>
      </w:r>
      <w:proofErr w:type="spellEnd"/>
      <w:r>
        <w:rPr>
          <w:sz w:val="24"/>
        </w:rPr>
        <w:t>函数修改为一个递归函数，用递归的方式计算</w:t>
      </w:r>
      <w:r>
        <w:rPr>
          <w:position w:val="-28"/>
        </w:rPr>
        <w:object w:dxaOrig="619" w:dyaOrig="699" w14:anchorId="6B34A093">
          <v:shape id="对象 2" o:spid="_x0000_i1026" type="#_x0000_t75" style="width:31.35pt;height:35.4pt;mso-position-horizontal-relative:page;mso-position-vertical-relative:page" o:ole="">
            <v:imagedata r:id="rId44" o:title=""/>
          </v:shape>
          <o:OLEObject Type="Embed" ProgID="Equation.DSMT4" ShapeID="对象 2" DrawAspect="Content" ObjectID="_1702039505" r:id="rId45"/>
        </w:object>
      </w:r>
      <w:r>
        <w:t>。</w:t>
      </w:r>
    </w:p>
    <w:p w14:paraId="0A4441E3" w14:textId="77777777" w:rsidR="00FA78CD" w:rsidRPr="00885843" w:rsidRDefault="00FA78CD" w:rsidP="00FA78CD">
      <w:pPr>
        <w:snapToGrid w:val="0"/>
        <w:spacing w:line="360" w:lineRule="auto"/>
        <w:rPr>
          <w:b/>
          <w:sz w:val="24"/>
        </w:rPr>
      </w:pPr>
      <w:r w:rsidRPr="00885843">
        <w:rPr>
          <w:rFonts w:hAnsi="宋体"/>
          <w:b/>
          <w:sz w:val="24"/>
        </w:rPr>
        <w:t>解答：</w:t>
      </w:r>
    </w:p>
    <w:p w14:paraId="77A04CFF" w14:textId="77777777" w:rsidR="00FA78CD" w:rsidRDefault="00FA78CD" w:rsidP="00FA78CD">
      <w:pPr>
        <w:snapToGrid w:val="0"/>
        <w:spacing w:line="300" w:lineRule="auto"/>
      </w:pPr>
      <w:r w:rsidRPr="00885843">
        <w:rPr>
          <w:sz w:val="24"/>
        </w:rPr>
        <w:tab/>
      </w:r>
      <w:r>
        <w:rPr>
          <w:rFonts w:hint="eastAsia"/>
          <w:sz w:val="24"/>
        </w:rPr>
        <w:t>由</w:t>
      </w:r>
      <w:r>
        <w:rPr>
          <w:position w:val="-28"/>
        </w:rPr>
        <w:object w:dxaOrig="2120" w:dyaOrig="699" w14:anchorId="5D012774">
          <v:shape id="_x0000_i1027" type="#_x0000_t75" style="width:106.25pt;height:35.4pt;mso-position-horizontal-relative:page;mso-position-vertical-relative:page" o:ole="">
            <v:imagedata r:id="rId42" o:title=""/>
          </v:shape>
          <o:OLEObject Type="Embed" ProgID="Equation.DSMT4" ShapeID="_x0000_i1027" DrawAspect="Content" ObjectID="_1702039506" r:id="rId46"/>
        </w:object>
      </w:r>
      <w:r>
        <w:rPr>
          <w:rFonts w:hint="eastAsia"/>
        </w:rPr>
        <w:t>方程知，可写出递归方程</w:t>
      </w:r>
      <w:proofErr w:type="spellStart"/>
      <w:r>
        <w:rPr>
          <w:rFonts w:hint="eastAsia"/>
        </w:rPr>
        <w:t>s</w:t>
      </w:r>
      <w:r>
        <w:t>um_fac</w:t>
      </w:r>
      <w:proofErr w:type="spellEnd"/>
      <w:r>
        <w:t xml:space="preserve">(n) = </w:t>
      </w:r>
      <w:proofErr w:type="spellStart"/>
      <w:r>
        <w:t>sum_fac</w:t>
      </w:r>
      <w:proofErr w:type="spellEnd"/>
      <w:r>
        <w:t>(n-1) + n!</w:t>
      </w:r>
      <w:r>
        <w:rPr>
          <w:rFonts w:hint="eastAsia"/>
        </w:rPr>
        <w:t>。</w:t>
      </w:r>
    </w:p>
    <w:p w14:paraId="5BB6C0EE" w14:textId="77777777" w:rsidR="00FA78CD" w:rsidRDefault="00FA78CD" w:rsidP="00FA78CD">
      <w:pPr>
        <w:snapToGrid w:val="0"/>
        <w:spacing w:line="300" w:lineRule="auto"/>
      </w:pPr>
      <w:r>
        <w:tab/>
      </w:r>
      <w:r>
        <w:rPr>
          <w:rFonts w:hint="eastAsia"/>
        </w:rPr>
        <w:t>而递归的边界条件为当</w:t>
      </w:r>
      <w:r>
        <w:rPr>
          <w:rFonts w:hint="eastAsia"/>
        </w:rPr>
        <w:t>n</w:t>
      </w:r>
      <w:r>
        <w:t>=0</w:t>
      </w:r>
      <w:r>
        <w:rPr>
          <w:rFonts w:hint="eastAsia"/>
        </w:rPr>
        <w:t>时，</w:t>
      </w:r>
      <w:proofErr w:type="spellStart"/>
      <w:r>
        <w:rPr>
          <w:rFonts w:hint="eastAsia"/>
        </w:rPr>
        <w:t>sum</w:t>
      </w:r>
      <w:r>
        <w:t>_fac</w:t>
      </w:r>
      <w:proofErr w:type="spellEnd"/>
      <w:r>
        <w:t>(n) = 0</w:t>
      </w:r>
      <w:r>
        <w:rPr>
          <w:rFonts w:hint="eastAsia"/>
        </w:rPr>
        <w:t>。</w:t>
      </w:r>
    </w:p>
    <w:p w14:paraId="0D1452B1" w14:textId="77777777" w:rsidR="00FA78CD" w:rsidRPr="00A15D17" w:rsidRDefault="00FA78CD" w:rsidP="00FA78CD">
      <w:pPr>
        <w:snapToGrid w:val="0"/>
        <w:spacing w:line="300" w:lineRule="auto"/>
        <w:rPr>
          <w:sz w:val="24"/>
        </w:rPr>
      </w:pPr>
      <w:r>
        <w:tab/>
      </w:r>
      <w:r>
        <w:rPr>
          <w:rFonts w:hint="eastAsia"/>
        </w:rPr>
        <w:t>使用</w:t>
      </w:r>
      <w:r>
        <w:rPr>
          <w:rFonts w:hint="eastAsia"/>
        </w:rPr>
        <w:t>C</w:t>
      </w:r>
      <w:r>
        <w:rPr>
          <w:rFonts w:hint="eastAsia"/>
        </w:rPr>
        <w:t>语言完成递归的程序。</w:t>
      </w:r>
    </w:p>
    <w:p w14:paraId="5FB4F6D0" w14:textId="77777777" w:rsidR="00FA78CD" w:rsidRPr="00841D13" w:rsidRDefault="00FA78CD" w:rsidP="00FA78CD">
      <w:pPr>
        <w:snapToGrid w:val="0"/>
        <w:spacing w:line="300" w:lineRule="auto"/>
        <w:ind w:firstLine="420"/>
        <w:rPr>
          <w:sz w:val="24"/>
        </w:rPr>
      </w:pPr>
      <w:r w:rsidRPr="00841D13">
        <w:rPr>
          <w:sz w:val="24"/>
        </w:rPr>
        <w:t>/*</w:t>
      </w:r>
      <w:r w:rsidRPr="00841D13">
        <w:rPr>
          <w:sz w:val="24"/>
        </w:rPr>
        <w:t>实验</w:t>
      </w:r>
      <w:r w:rsidRPr="00841D13">
        <w:rPr>
          <w:sz w:val="24"/>
        </w:rPr>
        <w:t>3-1</w:t>
      </w:r>
      <w:r w:rsidRPr="00841D13">
        <w:rPr>
          <w:sz w:val="24"/>
        </w:rPr>
        <w:t>改错</w:t>
      </w:r>
      <w:proofErr w:type="gramStart"/>
      <w:r w:rsidRPr="00841D13">
        <w:rPr>
          <w:sz w:val="24"/>
        </w:rPr>
        <w:t>题程序</w:t>
      </w:r>
      <w:proofErr w:type="gramEnd"/>
      <w:r w:rsidRPr="00841D13">
        <w:rPr>
          <w:sz w:val="24"/>
        </w:rPr>
        <w:t>中</w:t>
      </w:r>
      <w:proofErr w:type="spellStart"/>
      <w:r w:rsidRPr="00841D13">
        <w:rPr>
          <w:sz w:val="24"/>
        </w:rPr>
        <w:t>sum_fac</w:t>
      </w:r>
      <w:proofErr w:type="spellEnd"/>
      <w:r w:rsidRPr="00841D13">
        <w:rPr>
          <w:sz w:val="24"/>
        </w:rPr>
        <w:t>函数修改为一个递归函数，用递归的方式</w:t>
      </w:r>
      <w:r w:rsidRPr="00841D13">
        <w:rPr>
          <w:sz w:val="24"/>
        </w:rPr>
        <w:t>*/</w:t>
      </w:r>
    </w:p>
    <w:p w14:paraId="3C6D7157" w14:textId="77777777" w:rsidR="00FA78CD" w:rsidRPr="00F3052C" w:rsidRDefault="00FA78CD" w:rsidP="00FA78CD">
      <w:pPr>
        <w:snapToGrid w:val="0"/>
        <w:spacing w:line="360" w:lineRule="auto"/>
        <w:rPr>
          <w:sz w:val="24"/>
        </w:rPr>
      </w:pPr>
      <w:r w:rsidRPr="00F3052C">
        <w:rPr>
          <w:sz w:val="24"/>
        </w:rPr>
        <w:t>#include &lt;</w:t>
      </w:r>
      <w:proofErr w:type="spellStart"/>
      <w:r w:rsidRPr="00F3052C">
        <w:rPr>
          <w:sz w:val="24"/>
        </w:rPr>
        <w:t>stdio.h</w:t>
      </w:r>
      <w:proofErr w:type="spellEnd"/>
      <w:r w:rsidRPr="00F3052C">
        <w:rPr>
          <w:sz w:val="24"/>
        </w:rPr>
        <w:t>&gt;</w:t>
      </w:r>
    </w:p>
    <w:p w14:paraId="4DA1E009" w14:textId="77777777" w:rsidR="00FA78CD" w:rsidRPr="00F3052C" w:rsidRDefault="00FA78CD" w:rsidP="00FA78CD">
      <w:pPr>
        <w:snapToGrid w:val="0"/>
        <w:spacing w:line="360" w:lineRule="auto"/>
        <w:rPr>
          <w:sz w:val="24"/>
        </w:rPr>
      </w:pPr>
      <w:r w:rsidRPr="00F3052C">
        <w:rPr>
          <w:sz w:val="24"/>
        </w:rPr>
        <w:t xml:space="preserve">long </w:t>
      </w:r>
      <w:proofErr w:type="spellStart"/>
      <w:r w:rsidRPr="00F3052C">
        <w:rPr>
          <w:sz w:val="24"/>
        </w:rPr>
        <w:t>long</w:t>
      </w:r>
      <w:proofErr w:type="spellEnd"/>
      <w:r w:rsidRPr="00F3052C">
        <w:rPr>
          <w:sz w:val="24"/>
        </w:rPr>
        <w:t xml:space="preserve"> </w:t>
      </w:r>
      <w:proofErr w:type="spellStart"/>
      <w:r w:rsidRPr="00F3052C">
        <w:rPr>
          <w:sz w:val="24"/>
        </w:rPr>
        <w:t>sum_fac</w:t>
      </w:r>
      <w:proofErr w:type="spellEnd"/>
      <w:r w:rsidRPr="00F3052C">
        <w:rPr>
          <w:sz w:val="24"/>
        </w:rPr>
        <w:t>(int);</w:t>
      </w:r>
    </w:p>
    <w:p w14:paraId="561C9368" w14:textId="77777777" w:rsidR="00FA78CD" w:rsidRPr="00F3052C" w:rsidRDefault="00FA78CD" w:rsidP="00FA78CD">
      <w:pPr>
        <w:snapToGrid w:val="0"/>
        <w:spacing w:line="360" w:lineRule="auto"/>
        <w:rPr>
          <w:sz w:val="24"/>
        </w:rPr>
      </w:pPr>
      <w:r w:rsidRPr="00F3052C">
        <w:rPr>
          <w:sz w:val="24"/>
        </w:rPr>
        <w:t>int main(void)</w:t>
      </w:r>
    </w:p>
    <w:p w14:paraId="214FEA54" w14:textId="77777777" w:rsidR="00FA78CD" w:rsidRPr="00F3052C" w:rsidRDefault="00FA78CD" w:rsidP="00FA78CD">
      <w:pPr>
        <w:snapToGrid w:val="0"/>
        <w:spacing w:line="360" w:lineRule="auto"/>
        <w:rPr>
          <w:sz w:val="24"/>
        </w:rPr>
      </w:pPr>
      <w:r w:rsidRPr="00F3052C">
        <w:rPr>
          <w:sz w:val="24"/>
        </w:rPr>
        <w:t>{</w:t>
      </w:r>
    </w:p>
    <w:p w14:paraId="11DD616D" w14:textId="77777777" w:rsidR="00FA78CD" w:rsidRPr="00F3052C" w:rsidRDefault="00FA78CD" w:rsidP="00FA78CD">
      <w:pPr>
        <w:snapToGrid w:val="0"/>
        <w:spacing w:line="360" w:lineRule="auto"/>
        <w:rPr>
          <w:sz w:val="24"/>
        </w:rPr>
      </w:pPr>
      <w:r w:rsidRPr="00F3052C">
        <w:rPr>
          <w:sz w:val="24"/>
        </w:rPr>
        <w:t xml:space="preserve">    int k;</w:t>
      </w:r>
    </w:p>
    <w:p w14:paraId="74EF3BF5" w14:textId="77777777" w:rsidR="00FA78CD" w:rsidRPr="00F3052C" w:rsidRDefault="00FA78CD" w:rsidP="00FA78CD">
      <w:pPr>
        <w:snapToGrid w:val="0"/>
        <w:spacing w:line="360" w:lineRule="auto"/>
        <w:rPr>
          <w:sz w:val="24"/>
        </w:rPr>
      </w:pPr>
      <w:r w:rsidRPr="00F3052C">
        <w:rPr>
          <w:sz w:val="24"/>
        </w:rPr>
        <w:t xml:space="preserve">    for (k = 1; k &lt;= 20; k++)</w:t>
      </w:r>
    </w:p>
    <w:p w14:paraId="18DC0A09" w14:textId="77777777" w:rsidR="00FA78CD" w:rsidRPr="00F3052C" w:rsidRDefault="00FA78CD" w:rsidP="00FA78CD">
      <w:pPr>
        <w:snapToGrid w:val="0"/>
        <w:spacing w:line="360" w:lineRule="auto"/>
        <w:rPr>
          <w:sz w:val="24"/>
        </w:rPr>
      </w:pPr>
      <w:r w:rsidRPr="00F3052C">
        <w:rPr>
          <w:sz w:val="24"/>
        </w:rPr>
        <w:t xml:space="preserve">        </w:t>
      </w:r>
      <w:proofErr w:type="spellStart"/>
      <w:proofErr w:type="gramStart"/>
      <w:r w:rsidRPr="00F3052C">
        <w:rPr>
          <w:sz w:val="24"/>
        </w:rPr>
        <w:t>printf</w:t>
      </w:r>
      <w:proofErr w:type="spellEnd"/>
      <w:r w:rsidRPr="00F3052C">
        <w:rPr>
          <w:sz w:val="24"/>
        </w:rPr>
        <w:t>(</w:t>
      </w:r>
      <w:proofErr w:type="gramEnd"/>
      <w:r w:rsidRPr="00F3052C">
        <w:rPr>
          <w:sz w:val="24"/>
        </w:rPr>
        <w:t>"k=%d\</w:t>
      </w:r>
      <w:proofErr w:type="spellStart"/>
      <w:r w:rsidRPr="00F3052C">
        <w:rPr>
          <w:sz w:val="24"/>
        </w:rPr>
        <w:t>tthe</w:t>
      </w:r>
      <w:proofErr w:type="spellEnd"/>
      <w:r w:rsidRPr="00F3052C">
        <w:rPr>
          <w:sz w:val="24"/>
        </w:rPr>
        <w:t xml:space="preserve"> sum is %</w:t>
      </w:r>
      <w:proofErr w:type="spellStart"/>
      <w:r w:rsidRPr="00F3052C">
        <w:rPr>
          <w:sz w:val="24"/>
        </w:rPr>
        <w:t>lld</w:t>
      </w:r>
      <w:proofErr w:type="spellEnd"/>
      <w:r w:rsidRPr="00F3052C">
        <w:rPr>
          <w:sz w:val="24"/>
        </w:rPr>
        <w:t xml:space="preserve">\n", k, </w:t>
      </w:r>
      <w:proofErr w:type="spellStart"/>
      <w:r w:rsidRPr="00F3052C">
        <w:rPr>
          <w:sz w:val="24"/>
        </w:rPr>
        <w:t>sum_fac</w:t>
      </w:r>
      <w:proofErr w:type="spellEnd"/>
      <w:r w:rsidRPr="00F3052C">
        <w:rPr>
          <w:sz w:val="24"/>
        </w:rPr>
        <w:t>(k));</w:t>
      </w:r>
    </w:p>
    <w:p w14:paraId="4C79C1A0" w14:textId="77777777" w:rsidR="00FA78CD" w:rsidRPr="00F3052C" w:rsidRDefault="00FA78CD" w:rsidP="00FA78CD">
      <w:pPr>
        <w:snapToGrid w:val="0"/>
        <w:spacing w:line="360" w:lineRule="auto"/>
        <w:rPr>
          <w:sz w:val="24"/>
        </w:rPr>
      </w:pPr>
      <w:r w:rsidRPr="00F3052C">
        <w:rPr>
          <w:sz w:val="24"/>
        </w:rPr>
        <w:t xml:space="preserve">    return 0;</w:t>
      </w:r>
    </w:p>
    <w:p w14:paraId="76060677" w14:textId="77777777" w:rsidR="00FA78CD" w:rsidRPr="00F3052C" w:rsidRDefault="00FA78CD" w:rsidP="00FA78CD">
      <w:pPr>
        <w:snapToGrid w:val="0"/>
        <w:spacing w:line="360" w:lineRule="auto"/>
        <w:rPr>
          <w:sz w:val="24"/>
        </w:rPr>
      </w:pPr>
      <w:r w:rsidRPr="00F3052C">
        <w:rPr>
          <w:sz w:val="24"/>
        </w:rPr>
        <w:t>}</w:t>
      </w:r>
    </w:p>
    <w:p w14:paraId="60330049" w14:textId="77777777" w:rsidR="00FA78CD" w:rsidRPr="00F3052C" w:rsidRDefault="00FA78CD" w:rsidP="00FA78CD">
      <w:pPr>
        <w:snapToGrid w:val="0"/>
        <w:spacing w:line="360" w:lineRule="auto"/>
        <w:rPr>
          <w:sz w:val="24"/>
        </w:rPr>
      </w:pPr>
      <w:r w:rsidRPr="00F3052C">
        <w:rPr>
          <w:sz w:val="24"/>
        </w:rPr>
        <w:t xml:space="preserve">long </w:t>
      </w:r>
      <w:proofErr w:type="spellStart"/>
      <w:r w:rsidRPr="00F3052C">
        <w:rPr>
          <w:sz w:val="24"/>
        </w:rPr>
        <w:t>long</w:t>
      </w:r>
      <w:proofErr w:type="spellEnd"/>
      <w:r w:rsidRPr="00F3052C">
        <w:rPr>
          <w:sz w:val="24"/>
        </w:rPr>
        <w:t xml:space="preserve"> </w:t>
      </w:r>
      <w:proofErr w:type="spellStart"/>
      <w:r w:rsidRPr="00F3052C">
        <w:rPr>
          <w:sz w:val="24"/>
        </w:rPr>
        <w:t>sum_</w:t>
      </w:r>
      <w:proofErr w:type="gramStart"/>
      <w:r w:rsidRPr="00F3052C">
        <w:rPr>
          <w:sz w:val="24"/>
        </w:rPr>
        <w:t>fac</w:t>
      </w:r>
      <w:proofErr w:type="spellEnd"/>
      <w:r w:rsidRPr="00F3052C">
        <w:rPr>
          <w:sz w:val="24"/>
        </w:rPr>
        <w:t>(</w:t>
      </w:r>
      <w:proofErr w:type="gramEnd"/>
      <w:r w:rsidRPr="00F3052C">
        <w:rPr>
          <w:sz w:val="24"/>
        </w:rPr>
        <w:t>int n)</w:t>
      </w:r>
    </w:p>
    <w:p w14:paraId="1F9ED081" w14:textId="77777777" w:rsidR="00FA78CD" w:rsidRPr="00F3052C" w:rsidRDefault="00FA78CD" w:rsidP="00FA78CD">
      <w:pPr>
        <w:snapToGrid w:val="0"/>
        <w:spacing w:line="360" w:lineRule="auto"/>
        <w:rPr>
          <w:sz w:val="24"/>
        </w:rPr>
      </w:pPr>
      <w:r w:rsidRPr="00F3052C">
        <w:rPr>
          <w:sz w:val="24"/>
        </w:rPr>
        <w:t>{</w:t>
      </w:r>
    </w:p>
    <w:p w14:paraId="2AB1B27E" w14:textId="77777777" w:rsidR="00FA78CD" w:rsidRPr="00F3052C" w:rsidRDefault="00FA78CD" w:rsidP="00FA78CD">
      <w:pPr>
        <w:snapToGrid w:val="0"/>
        <w:spacing w:line="360" w:lineRule="auto"/>
        <w:rPr>
          <w:sz w:val="24"/>
        </w:rPr>
      </w:pPr>
      <w:r w:rsidRPr="00F3052C">
        <w:rPr>
          <w:sz w:val="24"/>
        </w:rPr>
        <w:t xml:space="preserve">    long </w:t>
      </w:r>
      <w:proofErr w:type="spellStart"/>
      <w:r w:rsidRPr="00F3052C">
        <w:rPr>
          <w:sz w:val="24"/>
        </w:rPr>
        <w:t>long</w:t>
      </w:r>
      <w:proofErr w:type="spellEnd"/>
      <w:r w:rsidRPr="00F3052C">
        <w:rPr>
          <w:sz w:val="24"/>
        </w:rPr>
        <w:t xml:space="preserve"> s = 0;</w:t>
      </w:r>
    </w:p>
    <w:p w14:paraId="7E194624" w14:textId="77777777" w:rsidR="00FA78CD" w:rsidRPr="00F3052C" w:rsidRDefault="00FA78CD" w:rsidP="00FA78CD">
      <w:pPr>
        <w:snapToGrid w:val="0"/>
        <w:spacing w:line="360" w:lineRule="auto"/>
        <w:rPr>
          <w:sz w:val="24"/>
        </w:rPr>
      </w:pPr>
      <w:r w:rsidRPr="00F3052C">
        <w:rPr>
          <w:sz w:val="24"/>
        </w:rPr>
        <w:t xml:space="preserve">    int </w:t>
      </w:r>
      <w:proofErr w:type="spellStart"/>
      <w:r w:rsidRPr="00F3052C">
        <w:rPr>
          <w:sz w:val="24"/>
        </w:rPr>
        <w:t>i</w:t>
      </w:r>
      <w:proofErr w:type="spellEnd"/>
      <w:r w:rsidRPr="00F3052C">
        <w:rPr>
          <w:sz w:val="24"/>
        </w:rPr>
        <w:t>;</w:t>
      </w:r>
    </w:p>
    <w:p w14:paraId="2AA4C007" w14:textId="77777777" w:rsidR="00FA78CD" w:rsidRPr="00F3052C" w:rsidRDefault="00FA78CD" w:rsidP="00FA78CD">
      <w:pPr>
        <w:snapToGrid w:val="0"/>
        <w:spacing w:line="360" w:lineRule="auto"/>
        <w:rPr>
          <w:sz w:val="24"/>
        </w:rPr>
      </w:pPr>
      <w:r w:rsidRPr="00F3052C">
        <w:rPr>
          <w:sz w:val="24"/>
        </w:rPr>
        <w:t xml:space="preserve">    long </w:t>
      </w:r>
      <w:proofErr w:type="spellStart"/>
      <w:r w:rsidRPr="00F3052C">
        <w:rPr>
          <w:sz w:val="24"/>
        </w:rPr>
        <w:t>long</w:t>
      </w:r>
      <w:proofErr w:type="spellEnd"/>
      <w:r w:rsidRPr="00F3052C">
        <w:rPr>
          <w:sz w:val="24"/>
        </w:rPr>
        <w:t xml:space="preserve"> fac=1;</w:t>
      </w:r>
    </w:p>
    <w:p w14:paraId="0D678438" w14:textId="77777777" w:rsidR="00FA78CD" w:rsidRPr="00F3052C" w:rsidRDefault="00FA78CD" w:rsidP="00FA78CD">
      <w:pPr>
        <w:snapToGrid w:val="0"/>
        <w:spacing w:line="360" w:lineRule="auto"/>
        <w:rPr>
          <w:sz w:val="24"/>
        </w:rPr>
      </w:pPr>
      <w:r w:rsidRPr="00F3052C">
        <w:rPr>
          <w:sz w:val="24"/>
        </w:rPr>
        <w:t xml:space="preserve">    for (</w:t>
      </w:r>
      <w:proofErr w:type="spellStart"/>
      <w:r w:rsidRPr="00F3052C">
        <w:rPr>
          <w:sz w:val="24"/>
        </w:rPr>
        <w:t>i</w:t>
      </w:r>
      <w:proofErr w:type="spellEnd"/>
      <w:r w:rsidRPr="00F3052C">
        <w:rPr>
          <w:sz w:val="24"/>
        </w:rPr>
        <w:t xml:space="preserve"> = 1; </w:t>
      </w:r>
      <w:proofErr w:type="spellStart"/>
      <w:r w:rsidRPr="00F3052C">
        <w:rPr>
          <w:sz w:val="24"/>
        </w:rPr>
        <w:t>i</w:t>
      </w:r>
      <w:proofErr w:type="spellEnd"/>
      <w:r w:rsidRPr="00F3052C">
        <w:rPr>
          <w:sz w:val="24"/>
        </w:rPr>
        <w:t xml:space="preserve"> &lt;= n; </w:t>
      </w:r>
      <w:proofErr w:type="spellStart"/>
      <w:r w:rsidRPr="00F3052C">
        <w:rPr>
          <w:sz w:val="24"/>
        </w:rPr>
        <w:t>i</w:t>
      </w:r>
      <w:proofErr w:type="spellEnd"/>
      <w:r w:rsidRPr="00F3052C">
        <w:rPr>
          <w:sz w:val="24"/>
        </w:rPr>
        <w:t xml:space="preserve">++) fac *= </w:t>
      </w:r>
      <w:proofErr w:type="spellStart"/>
      <w:r w:rsidRPr="00F3052C">
        <w:rPr>
          <w:sz w:val="24"/>
        </w:rPr>
        <w:t>i</w:t>
      </w:r>
      <w:proofErr w:type="spellEnd"/>
      <w:r w:rsidRPr="00F3052C">
        <w:rPr>
          <w:sz w:val="24"/>
        </w:rPr>
        <w:t>;</w:t>
      </w:r>
    </w:p>
    <w:p w14:paraId="57480A3F" w14:textId="77777777" w:rsidR="00FA78CD" w:rsidRPr="00F3052C" w:rsidRDefault="00FA78CD" w:rsidP="00FA78CD">
      <w:pPr>
        <w:snapToGrid w:val="0"/>
        <w:spacing w:line="360" w:lineRule="auto"/>
        <w:rPr>
          <w:sz w:val="24"/>
        </w:rPr>
      </w:pPr>
      <w:r w:rsidRPr="00F3052C">
        <w:rPr>
          <w:sz w:val="24"/>
        </w:rPr>
        <w:t xml:space="preserve">    if (n == </w:t>
      </w:r>
      <w:proofErr w:type="gramStart"/>
      <w:r w:rsidRPr="00F3052C">
        <w:rPr>
          <w:sz w:val="24"/>
        </w:rPr>
        <w:t>1)return</w:t>
      </w:r>
      <w:proofErr w:type="gramEnd"/>
      <w:r w:rsidRPr="00F3052C">
        <w:rPr>
          <w:sz w:val="24"/>
        </w:rPr>
        <w:t xml:space="preserve"> 1;</w:t>
      </w:r>
    </w:p>
    <w:p w14:paraId="01BDEBAE" w14:textId="77777777" w:rsidR="00FA78CD" w:rsidRPr="00F3052C" w:rsidRDefault="00FA78CD" w:rsidP="00FA78CD">
      <w:pPr>
        <w:snapToGrid w:val="0"/>
        <w:spacing w:line="360" w:lineRule="auto"/>
        <w:rPr>
          <w:sz w:val="24"/>
        </w:rPr>
      </w:pPr>
      <w:r w:rsidRPr="00F3052C">
        <w:rPr>
          <w:sz w:val="24"/>
        </w:rPr>
        <w:t xml:space="preserve">    return </w:t>
      </w:r>
      <w:proofErr w:type="spellStart"/>
      <w:r w:rsidRPr="00F3052C">
        <w:rPr>
          <w:sz w:val="24"/>
        </w:rPr>
        <w:t>fac+sum_fac</w:t>
      </w:r>
      <w:proofErr w:type="spellEnd"/>
      <w:r w:rsidRPr="00F3052C">
        <w:rPr>
          <w:sz w:val="24"/>
        </w:rPr>
        <w:t>(n-1);</w:t>
      </w:r>
    </w:p>
    <w:p w14:paraId="6E072F0D" w14:textId="77777777" w:rsidR="00FA78CD" w:rsidRDefault="00FA78CD" w:rsidP="00FA78CD">
      <w:pPr>
        <w:snapToGrid w:val="0"/>
        <w:spacing w:line="360" w:lineRule="auto"/>
        <w:rPr>
          <w:sz w:val="24"/>
        </w:rPr>
      </w:pPr>
      <w:r w:rsidRPr="00F3052C">
        <w:rPr>
          <w:sz w:val="24"/>
        </w:rPr>
        <w:t>}</w:t>
      </w:r>
      <w:r>
        <w:rPr>
          <w:sz w:val="24"/>
        </w:rPr>
        <w:tab/>
      </w:r>
    </w:p>
    <w:p w14:paraId="24A4F273" w14:textId="77777777" w:rsidR="00FA78CD" w:rsidRDefault="00FA78CD" w:rsidP="00FA78CD">
      <w:pPr>
        <w:snapToGrid w:val="0"/>
        <w:spacing w:line="360" w:lineRule="auto"/>
        <w:rPr>
          <w:sz w:val="24"/>
        </w:rPr>
      </w:pPr>
      <w:r>
        <w:rPr>
          <w:noProof/>
        </w:rPr>
        <w:lastRenderedPageBreak/>
        <w:drawing>
          <wp:inline distT="0" distB="0" distL="0" distR="0" wp14:anchorId="0A453CA4" wp14:editId="1D340D10">
            <wp:extent cx="3579843" cy="2811780"/>
            <wp:effectExtent l="0" t="0" r="1905"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85665" cy="2816353"/>
                    </a:xfrm>
                    <a:prstGeom prst="rect">
                      <a:avLst/>
                    </a:prstGeom>
                  </pic:spPr>
                </pic:pic>
              </a:graphicData>
            </a:graphic>
          </wp:inline>
        </w:drawing>
      </w:r>
    </w:p>
    <w:p w14:paraId="66F5DF65" w14:textId="77777777" w:rsidR="00FA78CD" w:rsidRDefault="00FA78CD" w:rsidP="00FA78CD">
      <w:pPr>
        <w:spacing w:line="360" w:lineRule="auto"/>
        <w:ind w:firstLine="420"/>
        <w:rPr>
          <w:sz w:val="24"/>
        </w:rPr>
      </w:pPr>
      <w:r>
        <w:rPr>
          <w:rFonts w:hAnsi="宋体"/>
          <w:sz w:val="24"/>
        </w:rPr>
        <w:t>（</w:t>
      </w:r>
      <w:r>
        <w:rPr>
          <w:sz w:val="24"/>
        </w:rPr>
        <w:t>2</w:t>
      </w:r>
      <w:r>
        <w:rPr>
          <w:rFonts w:hAnsi="宋体"/>
          <w:sz w:val="24"/>
        </w:rPr>
        <w:t>）</w:t>
      </w:r>
      <w:r>
        <w:rPr>
          <w:sz w:val="24"/>
        </w:rPr>
        <w:t>下面是计算</w:t>
      </w:r>
      <w:r>
        <w:rPr>
          <w:position w:val="-24"/>
        </w:rPr>
        <w:object w:dxaOrig="3540" w:dyaOrig="660" w14:anchorId="10537751">
          <v:shape id="对象 3" o:spid="_x0000_i1028" type="#_x0000_t75" style="width:176.5pt;height:32.5pt;mso-position-horizontal-relative:page;mso-position-vertical-relative:page" o:ole="">
            <v:imagedata r:id="rId48" o:title=""/>
          </v:shape>
          <o:OLEObject Type="Embed" ProgID="Equation.DSMT4" ShapeID="对象 3" DrawAspect="Content" ObjectID="_1702039507" r:id="rId49"/>
        </w:object>
      </w:r>
      <w:r>
        <w:rPr>
          <w:sz w:val="24"/>
        </w:rPr>
        <w:t>的源程序，其中</w:t>
      </w:r>
      <w:r>
        <w:rPr>
          <w:sz w:val="24"/>
        </w:rPr>
        <w:t>x</w:t>
      </w:r>
      <w:r>
        <w:rPr>
          <w:sz w:val="24"/>
        </w:rPr>
        <w:t>是浮点数，</w:t>
      </w:r>
      <w:r>
        <w:rPr>
          <w:sz w:val="24"/>
        </w:rPr>
        <w:t>n</w:t>
      </w:r>
      <w:r>
        <w:rPr>
          <w:sz w:val="24"/>
        </w:rPr>
        <w:t>是整数。从键盘输入</w:t>
      </w:r>
      <w:r>
        <w:rPr>
          <w:sz w:val="24"/>
        </w:rPr>
        <w:t>x</w:t>
      </w:r>
      <w:r>
        <w:rPr>
          <w:sz w:val="24"/>
        </w:rPr>
        <w:t>和</w:t>
      </w:r>
      <w:r>
        <w:rPr>
          <w:sz w:val="24"/>
        </w:rPr>
        <w:t>n</w:t>
      </w:r>
      <w:r>
        <w:rPr>
          <w:sz w:val="24"/>
        </w:rPr>
        <w:t>，然后计算</w:t>
      </w:r>
      <w:r>
        <w:rPr>
          <w:sz w:val="24"/>
        </w:rPr>
        <w:t>s</w:t>
      </w:r>
      <w:r>
        <w:rPr>
          <w:sz w:val="24"/>
        </w:rPr>
        <w:t>的值。修改该程序中的</w:t>
      </w:r>
      <w:r>
        <w:rPr>
          <w:sz w:val="24"/>
        </w:rPr>
        <w:t>sum</w:t>
      </w:r>
      <w:r>
        <w:rPr>
          <w:sz w:val="24"/>
        </w:rPr>
        <w:t>和</w:t>
      </w:r>
      <w:r>
        <w:rPr>
          <w:sz w:val="24"/>
        </w:rPr>
        <w:t>fac</w:t>
      </w:r>
      <w:r>
        <w:rPr>
          <w:sz w:val="24"/>
        </w:rPr>
        <w:t>函数，使之计算量最小。</w:t>
      </w:r>
    </w:p>
    <w:p w14:paraId="018819AF" w14:textId="77777777" w:rsidR="00FA78CD" w:rsidRPr="00DA68D1" w:rsidRDefault="00FA78CD" w:rsidP="00FA78CD">
      <w:pPr>
        <w:spacing w:line="300" w:lineRule="auto"/>
        <w:ind w:firstLine="420"/>
        <w:rPr>
          <w:rFonts w:hAnsi="宋体"/>
          <w:bCs/>
          <w:sz w:val="24"/>
        </w:rPr>
      </w:pPr>
      <w:r w:rsidRPr="00DA68D1">
        <w:rPr>
          <w:rFonts w:hAnsi="宋体" w:hint="eastAsia"/>
          <w:bCs/>
          <w:sz w:val="24"/>
        </w:rPr>
        <w:t>/*</w:t>
      </w:r>
      <w:r w:rsidRPr="00DA68D1">
        <w:rPr>
          <w:rFonts w:hAnsi="宋体" w:hint="eastAsia"/>
          <w:bCs/>
          <w:sz w:val="24"/>
        </w:rPr>
        <w:t>实验</w:t>
      </w:r>
      <w:r w:rsidRPr="00DA68D1">
        <w:rPr>
          <w:rFonts w:hAnsi="宋体" w:hint="eastAsia"/>
          <w:bCs/>
          <w:sz w:val="24"/>
        </w:rPr>
        <w:t>3-2</w:t>
      </w:r>
      <w:r w:rsidRPr="00DA68D1">
        <w:rPr>
          <w:rFonts w:hAnsi="宋体" w:hint="eastAsia"/>
          <w:bCs/>
          <w:sz w:val="24"/>
        </w:rPr>
        <w:t>程序修改替换第</w:t>
      </w:r>
      <w:r w:rsidRPr="00DA68D1">
        <w:rPr>
          <w:rFonts w:hAnsi="宋体" w:hint="eastAsia"/>
          <w:bCs/>
          <w:sz w:val="24"/>
        </w:rPr>
        <w:t>(2)</w:t>
      </w:r>
      <w:r w:rsidRPr="00DA68D1">
        <w:rPr>
          <w:rFonts w:hAnsi="宋体" w:hint="eastAsia"/>
          <w:bCs/>
          <w:sz w:val="24"/>
        </w:rPr>
        <w:t>题程序：根据公式计算</w:t>
      </w:r>
      <w:r w:rsidRPr="00DA68D1">
        <w:rPr>
          <w:rFonts w:hAnsi="宋体" w:hint="eastAsia"/>
          <w:bCs/>
          <w:sz w:val="24"/>
        </w:rPr>
        <w:t xml:space="preserve"> s*/</w:t>
      </w:r>
    </w:p>
    <w:p w14:paraId="5D4E08F1" w14:textId="77777777" w:rsidR="00FA78CD" w:rsidRPr="00DA68D1" w:rsidRDefault="00FA78CD" w:rsidP="00FA78CD">
      <w:pPr>
        <w:spacing w:line="300" w:lineRule="auto"/>
        <w:ind w:firstLine="420"/>
        <w:rPr>
          <w:rFonts w:hAnsi="宋体"/>
          <w:bCs/>
          <w:sz w:val="24"/>
        </w:rPr>
      </w:pPr>
      <w:r w:rsidRPr="00DA68D1">
        <w:rPr>
          <w:rFonts w:hAnsi="宋体"/>
          <w:bCs/>
          <w:sz w:val="24"/>
        </w:rPr>
        <w:t>#include&lt;stdio.h&gt;</w:t>
      </w:r>
    </w:p>
    <w:p w14:paraId="15B9F280" w14:textId="77777777" w:rsidR="00FA78CD" w:rsidRPr="00DA68D1" w:rsidRDefault="00FA78CD" w:rsidP="00FA78CD">
      <w:pPr>
        <w:spacing w:line="300" w:lineRule="auto"/>
        <w:ind w:firstLine="420"/>
        <w:rPr>
          <w:rFonts w:hAnsi="宋体"/>
          <w:bCs/>
          <w:sz w:val="24"/>
        </w:rPr>
      </w:pPr>
      <w:r w:rsidRPr="00DA68D1">
        <w:rPr>
          <w:rFonts w:hAnsi="宋体"/>
          <w:bCs/>
          <w:sz w:val="24"/>
        </w:rPr>
        <w:t xml:space="preserve">double </w:t>
      </w:r>
      <w:proofErr w:type="spellStart"/>
      <w:proofErr w:type="gramStart"/>
      <w:r w:rsidRPr="00DA68D1">
        <w:rPr>
          <w:rFonts w:hAnsi="宋体"/>
          <w:bCs/>
          <w:sz w:val="24"/>
        </w:rPr>
        <w:t>mulx</w:t>
      </w:r>
      <w:proofErr w:type="spellEnd"/>
      <w:r w:rsidRPr="00DA68D1">
        <w:rPr>
          <w:rFonts w:hAnsi="宋体"/>
          <w:bCs/>
          <w:sz w:val="24"/>
        </w:rPr>
        <w:t>(</w:t>
      </w:r>
      <w:proofErr w:type="gramEnd"/>
      <w:r w:rsidRPr="00DA68D1">
        <w:rPr>
          <w:rFonts w:hAnsi="宋体"/>
          <w:bCs/>
          <w:sz w:val="24"/>
        </w:rPr>
        <w:t xml:space="preserve">double </w:t>
      </w:r>
      <w:proofErr w:type="spellStart"/>
      <w:r w:rsidRPr="00DA68D1">
        <w:rPr>
          <w:rFonts w:hAnsi="宋体"/>
          <w:bCs/>
          <w:sz w:val="24"/>
        </w:rPr>
        <w:t>x,int</w:t>
      </w:r>
      <w:proofErr w:type="spellEnd"/>
      <w:r w:rsidRPr="00DA68D1">
        <w:rPr>
          <w:rFonts w:hAnsi="宋体"/>
          <w:bCs/>
          <w:sz w:val="24"/>
        </w:rPr>
        <w:t xml:space="preserve"> n);</w:t>
      </w:r>
    </w:p>
    <w:p w14:paraId="1998DB7D" w14:textId="77777777" w:rsidR="00FA78CD" w:rsidRPr="00DA68D1" w:rsidRDefault="00FA78CD" w:rsidP="00FA78CD">
      <w:pPr>
        <w:spacing w:line="300" w:lineRule="auto"/>
        <w:ind w:firstLine="420"/>
        <w:rPr>
          <w:rFonts w:hAnsi="宋体"/>
          <w:bCs/>
          <w:sz w:val="24"/>
        </w:rPr>
      </w:pPr>
      <w:r w:rsidRPr="00DA68D1">
        <w:rPr>
          <w:rFonts w:hAnsi="宋体"/>
          <w:bCs/>
          <w:sz w:val="24"/>
        </w:rPr>
        <w:t xml:space="preserve">long </w:t>
      </w:r>
      <w:proofErr w:type="gramStart"/>
      <w:r w:rsidRPr="00DA68D1">
        <w:rPr>
          <w:rFonts w:hAnsi="宋体"/>
          <w:bCs/>
          <w:sz w:val="24"/>
        </w:rPr>
        <w:t>fac(</w:t>
      </w:r>
      <w:proofErr w:type="gramEnd"/>
      <w:r w:rsidRPr="00DA68D1">
        <w:rPr>
          <w:rFonts w:hAnsi="宋体"/>
          <w:bCs/>
          <w:sz w:val="24"/>
        </w:rPr>
        <w:t>int n);</w:t>
      </w:r>
    </w:p>
    <w:p w14:paraId="18290CB9" w14:textId="77777777" w:rsidR="00FA78CD" w:rsidRPr="00DA68D1" w:rsidRDefault="00FA78CD" w:rsidP="00FA78CD">
      <w:pPr>
        <w:spacing w:line="300" w:lineRule="auto"/>
        <w:ind w:firstLine="420"/>
        <w:rPr>
          <w:rFonts w:hAnsi="宋体"/>
          <w:bCs/>
          <w:sz w:val="24"/>
        </w:rPr>
      </w:pPr>
      <w:r w:rsidRPr="00DA68D1">
        <w:rPr>
          <w:rFonts w:hAnsi="宋体"/>
          <w:bCs/>
          <w:sz w:val="24"/>
        </w:rPr>
        <w:t xml:space="preserve">double </w:t>
      </w:r>
      <w:proofErr w:type="gramStart"/>
      <w:r w:rsidRPr="00DA68D1">
        <w:rPr>
          <w:rFonts w:hAnsi="宋体"/>
          <w:bCs/>
          <w:sz w:val="24"/>
        </w:rPr>
        <w:t>sum(</w:t>
      </w:r>
      <w:proofErr w:type="gramEnd"/>
      <w:r w:rsidRPr="00DA68D1">
        <w:rPr>
          <w:rFonts w:hAnsi="宋体"/>
          <w:bCs/>
          <w:sz w:val="24"/>
        </w:rPr>
        <w:t xml:space="preserve">double </w:t>
      </w:r>
      <w:proofErr w:type="spellStart"/>
      <w:r w:rsidRPr="00DA68D1">
        <w:rPr>
          <w:rFonts w:hAnsi="宋体"/>
          <w:bCs/>
          <w:sz w:val="24"/>
        </w:rPr>
        <w:t>x,int</w:t>
      </w:r>
      <w:proofErr w:type="spellEnd"/>
      <w:r w:rsidRPr="00DA68D1">
        <w:rPr>
          <w:rFonts w:hAnsi="宋体"/>
          <w:bCs/>
          <w:sz w:val="24"/>
        </w:rPr>
        <w:t xml:space="preserve"> n)</w:t>
      </w:r>
    </w:p>
    <w:p w14:paraId="79D9E587" w14:textId="77777777" w:rsidR="00FA78CD" w:rsidRPr="00DA68D1" w:rsidRDefault="00FA78CD" w:rsidP="00FA78CD">
      <w:pPr>
        <w:spacing w:line="300" w:lineRule="auto"/>
        <w:ind w:firstLine="420"/>
        <w:rPr>
          <w:rFonts w:hAnsi="宋体"/>
          <w:bCs/>
          <w:sz w:val="24"/>
        </w:rPr>
      </w:pPr>
      <w:r w:rsidRPr="00DA68D1">
        <w:rPr>
          <w:rFonts w:hAnsi="宋体"/>
          <w:bCs/>
          <w:sz w:val="24"/>
        </w:rPr>
        <w:t>{</w:t>
      </w:r>
    </w:p>
    <w:p w14:paraId="37476175" w14:textId="77777777" w:rsidR="00FA78CD" w:rsidRPr="00DA68D1" w:rsidRDefault="00FA78CD" w:rsidP="00FA78CD">
      <w:pPr>
        <w:spacing w:line="300" w:lineRule="auto"/>
        <w:ind w:firstLine="420"/>
        <w:rPr>
          <w:rFonts w:hAnsi="宋体"/>
          <w:bCs/>
          <w:sz w:val="24"/>
        </w:rPr>
      </w:pPr>
      <w:r w:rsidRPr="00DA68D1">
        <w:rPr>
          <w:rFonts w:hAnsi="宋体"/>
          <w:bCs/>
          <w:sz w:val="24"/>
        </w:rPr>
        <w:tab/>
        <w:t xml:space="preserve">int </w:t>
      </w:r>
      <w:proofErr w:type="spellStart"/>
      <w:r w:rsidRPr="00DA68D1">
        <w:rPr>
          <w:rFonts w:hAnsi="宋体"/>
          <w:bCs/>
          <w:sz w:val="24"/>
        </w:rPr>
        <w:t>i</w:t>
      </w:r>
      <w:proofErr w:type="spellEnd"/>
      <w:r w:rsidRPr="00DA68D1">
        <w:rPr>
          <w:rFonts w:hAnsi="宋体"/>
          <w:bCs/>
          <w:sz w:val="24"/>
        </w:rPr>
        <w:t>;</w:t>
      </w:r>
    </w:p>
    <w:p w14:paraId="48729142" w14:textId="77777777" w:rsidR="00FA78CD" w:rsidRPr="00DA68D1" w:rsidRDefault="00FA78CD" w:rsidP="00FA78CD">
      <w:pPr>
        <w:spacing w:line="300" w:lineRule="auto"/>
        <w:ind w:firstLine="420"/>
        <w:rPr>
          <w:rFonts w:hAnsi="宋体"/>
          <w:bCs/>
          <w:sz w:val="24"/>
        </w:rPr>
      </w:pPr>
      <w:r w:rsidRPr="00DA68D1">
        <w:rPr>
          <w:rFonts w:hAnsi="宋体"/>
          <w:bCs/>
          <w:sz w:val="24"/>
        </w:rPr>
        <w:tab/>
        <w:t>double z=1.0;</w:t>
      </w:r>
    </w:p>
    <w:p w14:paraId="6E3B5CF4" w14:textId="77777777" w:rsidR="00FA78CD" w:rsidRPr="00DA68D1" w:rsidRDefault="00FA78CD" w:rsidP="00FA78CD">
      <w:pPr>
        <w:spacing w:line="300" w:lineRule="auto"/>
        <w:ind w:firstLine="420"/>
        <w:rPr>
          <w:rFonts w:hAnsi="宋体"/>
          <w:bCs/>
          <w:sz w:val="24"/>
        </w:rPr>
      </w:pPr>
      <w:r w:rsidRPr="00DA68D1">
        <w:rPr>
          <w:rFonts w:hAnsi="宋体"/>
          <w:bCs/>
          <w:sz w:val="24"/>
        </w:rPr>
        <w:tab/>
        <w:t>for(</w:t>
      </w:r>
      <w:proofErr w:type="spellStart"/>
      <w:r w:rsidRPr="00DA68D1">
        <w:rPr>
          <w:rFonts w:hAnsi="宋体"/>
          <w:bCs/>
          <w:sz w:val="24"/>
        </w:rPr>
        <w:t>i</w:t>
      </w:r>
      <w:proofErr w:type="spellEnd"/>
      <w:r w:rsidRPr="00DA68D1">
        <w:rPr>
          <w:rFonts w:hAnsi="宋体"/>
          <w:bCs/>
          <w:sz w:val="24"/>
        </w:rPr>
        <w:t>=</w:t>
      </w:r>
      <w:proofErr w:type="gramStart"/>
      <w:r w:rsidRPr="00DA68D1">
        <w:rPr>
          <w:rFonts w:hAnsi="宋体"/>
          <w:bCs/>
          <w:sz w:val="24"/>
        </w:rPr>
        <w:t>1;i</w:t>
      </w:r>
      <w:proofErr w:type="gramEnd"/>
      <w:r w:rsidRPr="00DA68D1">
        <w:rPr>
          <w:rFonts w:hAnsi="宋体"/>
          <w:bCs/>
          <w:sz w:val="24"/>
        </w:rPr>
        <w:t>&lt;=</w:t>
      </w:r>
      <w:proofErr w:type="spellStart"/>
      <w:r w:rsidRPr="00DA68D1">
        <w:rPr>
          <w:rFonts w:hAnsi="宋体"/>
          <w:bCs/>
          <w:sz w:val="24"/>
        </w:rPr>
        <w:t>n;i</w:t>
      </w:r>
      <w:proofErr w:type="spellEnd"/>
      <w:r w:rsidRPr="00DA68D1">
        <w:rPr>
          <w:rFonts w:hAnsi="宋体"/>
          <w:bCs/>
          <w:sz w:val="24"/>
        </w:rPr>
        <w:t>++)</w:t>
      </w:r>
    </w:p>
    <w:p w14:paraId="7669DD85" w14:textId="77777777" w:rsidR="00FA78CD" w:rsidRPr="00DA68D1" w:rsidRDefault="00FA78CD" w:rsidP="00FA78CD">
      <w:pPr>
        <w:spacing w:line="300" w:lineRule="auto"/>
        <w:ind w:firstLine="420"/>
        <w:rPr>
          <w:rFonts w:hAnsi="宋体"/>
          <w:bCs/>
          <w:sz w:val="24"/>
        </w:rPr>
      </w:pPr>
      <w:r w:rsidRPr="00DA68D1">
        <w:rPr>
          <w:rFonts w:hAnsi="宋体"/>
          <w:bCs/>
          <w:sz w:val="24"/>
        </w:rPr>
        <w:tab/>
        <w:t>{</w:t>
      </w:r>
    </w:p>
    <w:p w14:paraId="56643246" w14:textId="77777777" w:rsidR="00FA78CD" w:rsidRPr="00DA68D1" w:rsidRDefault="00FA78CD" w:rsidP="00FA78CD">
      <w:pPr>
        <w:spacing w:line="300" w:lineRule="auto"/>
        <w:ind w:firstLine="420"/>
        <w:rPr>
          <w:rFonts w:hAnsi="宋体"/>
          <w:bCs/>
          <w:sz w:val="24"/>
        </w:rPr>
      </w:pPr>
      <w:r w:rsidRPr="00DA68D1">
        <w:rPr>
          <w:rFonts w:hAnsi="宋体"/>
          <w:bCs/>
          <w:sz w:val="24"/>
        </w:rPr>
        <w:tab/>
      </w:r>
      <w:r w:rsidRPr="00DA68D1">
        <w:rPr>
          <w:rFonts w:hAnsi="宋体"/>
          <w:bCs/>
          <w:sz w:val="24"/>
        </w:rPr>
        <w:tab/>
        <w:t>z=</w:t>
      </w:r>
      <w:proofErr w:type="spellStart"/>
      <w:r w:rsidRPr="00DA68D1">
        <w:rPr>
          <w:rFonts w:hAnsi="宋体"/>
          <w:bCs/>
          <w:sz w:val="24"/>
        </w:rPr>
        <w:t>z+mulx</w:t>
      </w:r>
      <w:proofErr w:type="spellEnd"/>
      <w:r w:rsidRPr="00DA68D1">
        <w:rPr>
          <w:rFonts w:hAnsi="宋体"/>
          <w:bCs/>
          <w:sz w:val="24"/>
        </w:rPr>
        <w:t>(</w:t>
      </w:r>
      <w:proofErr w:type="spellStart"/>
      <w:proofErr w:type="gramStart"/>
      <w:r w:rsidRPr="00DA68D1">
        <w:rPr>
          <w:rFonts w:hAnsi="宋体"/>
          <w:bCs/>
          <w:sz w:val="24"/>
        </w:rPr>
        <w:t>x,i</w:t>
      </w:r>
      <w:proofErr w:type="spellEnd"/>
      <w:proofErr w:type="gramEnd"/>
      <w:r w:rsidRPr="00DA68D1">
        <w:rPr>
          <w:rFonts w:hAnsi="宋体"/>
          <w:bCs/>
          <w:sz w:val="24"/>
        </w:rPr>
        <w:t>)/fac(</w:t>
      </w:r>
      <w:proofErr w:type="spellStart"/>
      <w:r w:rsidRPr="00DA68D1">
        <w:rPr>
          <w:rFonts w:hAnsi="宋体"/>
          <w:bCs/>
          <w:sz w:val="24"/>
        </w:rPr>
        <w:t>i</w:t>
      </w:r>
      <w:proofErr w:type="spellEnd"/>
      <w:r w:rsidRPr="00DA68D1">
        <w:rPr>
          <w:rFonts w:hAnsi="宋体"/>
          <w:bCs/>
          <w:sz w:val="24"/>
        </w:rPr>
        <w:t>);</w:t>
      </w:r>
    </w:p>
    <w:p w14:paraId="5CE9841D" w14:textId="77777777" w:rsidR="00FA78CD" w:rsidRPr="00DA68D1" w:rsidRDefault="00FA78CD" w:rsidP="00FA78CD">
      <w:pPr>
        <w:spacing w:line="300" w:lineRule="auto"/>
        <w:ind w:firstLine="420"/>
        <w:rPr>
          <w:rFonts w:hAnsi="宋体"/>
          <w:bCs/>
          <w:sz w:val="24"/>
        </w:rPr>
      </w:pPr>
      <w:r w:rsidRPr="00DA68D1">
        <w:rPr>
          <w:rFonts w:hAnsi="宋体"/>
          <w:bCs/>
          <w:sz w:val="24"/>
        </w:rPr>
        <w:tab/>
        <w:t>}</w:t>
      </w:r>
    </w:p>
    <w:p w14:paraId="057E40D4" w14:textId="77777777" w:rsidR="00FA78CD" w:rsidRPr="00DA68D1" w:rsidRDefault="00FA78CD" w:rsidP="00FA78CD">
      <w:pPr>
        <w:spacing w:line="300" w:lineRule="auto"/>
        <w:ind w:firstLine="420"/>
        <w:rPr>
          <w:rFonts w:hAnsi="宋体"/>
          <w:bCs/>
          <w:sz w:val="24"/>
        </w:rPr>
      </w:pPr>
      <w:r w:rsidRPr="00DA68D1">
        <w:rPr>
          <w:rFonts w:hAnsi="宋体"/>
          <w:bCs/>
          <w:sz w:val="24"/>
        </w:rPr>
        <w:tab/>
        <w:t>return z;</w:t>
      </w:r>
    </w:p>
    <w:p w14:paraId="5789B4E5" w14:textId="77777777" w:rsidR="00FA78CD" w:rsidRPr="00DA68D1" w:rsidRDefault="00FA78CD" w:rsidP="00FA78CD">
      <w:pPr>
        <w:spacing w:line="300" w:lineRule="auto"/>
        <w:ind w:firstLine="420"/>
        <w:rPr>
          <w:rFonts w:hAnsi="宋体"/>
          <w:bCs/>
          <w:sz w:val="24"/>
        </w:rPr>
      </w:pPr>
      <w:r w:rsidRPr="00DA68D1">
        <w:rPr>
          <w:rFonts w:hAnsi="宋体"/>
          <w:bCs/>
          <w:sz w:val="24"/>
        </w:rPr>
        <w:t xml:space="preserve"> } </w:t>
      </w:r>
    </w:p>
    <w:p w14:paraId="58ED91A7" w14:textId="77777777" w:rsidR="00FA78CD" w:rsidRPr="00DA68D1" w:rsidRDefault="00FA78CD" w:rsidP="00FA78CD">
      <w:pPr>
        <w:spacing w:line="300" w:lineRule="auto"/>
        <w:ind w:firstLine="420"/>
        <w:rPr>
          <w:rFonts w:hAnsi="宋体"/>
          <w:bCs/>
          <w:sz w:val="24"/>
        </w:rPr>
      </w:pPr>
      <w:r w:rsidRPr="00DA68D1">
        <w:rPr>
          <w:rFonts w:hAnsi="宋体"/>
          <w:bCs/>
          <w:sz w:val="24"/>
        </w:rPr>
        <w:t xml:space="preserve"> double </w:t>
      </w:r>
      <w:proofErr w:type="spellStart"/>
      <w:proofErr w:type="gramStart"/>
      <w:r w:rsidRPr="00DA68D1">
        <w:rPr>
          <w:rFonts w:hAnsi="宋体"/>
          <w:bCs/>
          <w:sz w:val="24"/>
        </w:rPr>
        <w:t>mulx</w:t>
      </w:r>
      <w:proofErr w:type="spellEnd"/>
      <w:r w:rsidRPr="00DA68D1">
        <w:rPr>
          <w:rFonts w:hAnsi="宋体"/>
          <w:bCs/>
          <w:sz w:val="24"/>
        </w:rPr>
        <w:t>(</w:t>
      </w:r>
      <w:proofErr w:type="gramEnd"/>
      <w:r w:rsidRPr="00DA68D1">
        <w:rPr>
          <w:rFonts w:hAnsi="宋体"/>
          <w:bCs/>
          <w:sz w:val="24"/>
        </w:rPr>
        <w:t xml:space="preserve">double </w:t>
      </w:r>
      <w:proofErr w:type="spellStart"/>
      <w:r w:rsidRPr="00DA68D1">
        <w:rPr>
          <w:rFonts w:hAnsi="宋体"/>
          <w:bCs/>
          <w:sz w:val="24"/>
        </w:rPr>
        <w:t>x,int</w:t>
      </w:r>
      <w:proofErr w:type="spellEnd"/>
      <w:r w:rsidRPr="00DA68D1">
        <w:rPr>
          <w:rFonts w:hAnsi="宋体"/>
          <w:bCs/>
          <w:sz w:val="24"/>
        </w:rPr>
        <w:t xml:space="preserve"> n)</w:t>
      </w:r>
    </w:p>
    <w:p w14:paraId="2CF9930E" w14:textId="77777777" w:rsidR="00FA78CD" w:rsidRPr="00DA68D1" w:rsidRDefault="00FA78CD" w:rsidP="00FA78CD">
      <w:pPr>
        <w:spacing w:line="300" w:lineRule="auto"/>
        <w:ind w:firstLine="420"/>
        <w:rPr>
          <w:rFonts w:hAnsi="宋体"/>
          <w:bCs/>
          <w:sz w:val="24"/>
        </w:rPr>
      </w:pPr>
      <w:r w:rsidRPr="00DA68D1">
        <w:rPr>
          <w:rFonts w:hAnsi="宋体"/>
          <w:bCs/>
          <w:sz w:val="24"/>
        </w:rPr>
        <w:t>{</w:t>
      </w:r>
    </w:p>
    <w:p w14:paraId="7D8B3C53" w14:textId="77777777" w:rsidR="00FA78CD" w:rsidRPr="00DA68D1" w:rsidRDefault="00FA78CD" w:rsidP="00FA78CD">
      <w:pPr>
        <w:spacing w:line="300" w:lineRule="auto"/>
        <w:ind w:firstLine="420"/>
        <w:rPr>
          <w:rFonts w:hAnsi="宋体"/>
          <w:bCs/>
          <w:sz w:val="24"/>
        </w:rPr>
      </w:pPr>
      <w:r w:rsidRPr="00DA68D1">
        <w:rPr>
          <w:rFonts w:hAnsi="宋体"/>
          <w:bCs/>
          <w:sz w:val="24"/>
        </w:rPr>
        <w:tab/>
        <w:t xml:space="preserve">int </w:t>
      </w:r>
      <w:proofErr w:type="spellStart"/>
      <w:r w:rsidRPr="00DA68D1">
        <w:rPr>
          <w:rFonts w:hAnsi="宋体"/>
          <w:bCs/>
          <w:sz w:val="24"/>
        </w:rPr>
        <w:t>i</w:t>
      </w:r>
      <w:proofErr w:type="spellEnd"/>
      <w:r w:rsidRPr="00DA68D1">
        <w:rPr>
          <w:rFonts w:hAnsi="宋体"/>
          <w:bCs/>
          <w:sz w:val="24"/>
        </w:rPr>
        <w:t>;</w:t>
      </w:r>
    </w:p>
    <w:p w14:paraId="61963DDA" w14:textId="77777777" w:rsidR="00FA78CD" w:rsidRPr="00DA68D1" w:rsidRDefault="00FA78CD" w:rsidP="00FA78CD">
      <w:pPr>
        <w:spacing w:line="300" w:lineRule="auto"/>
        <w:ind w:firstLine="420"/>
        <w:rPr>
          <w:rFonts w:hAnsi="宋体"/>
          <w:bCs/>
          <w:sz w:val="24"/>
        </w:rPr>
      </w:pPr>
      <w:r w:rsidRPr="00DA68D1">
        <w:rPr>
          <w:rFonts w:hAnsi="宋体"/>
          <w:bCs/>
          <w:sz w:val="24"/>
        </w:rPr>
        <w:tab/>
        <w:t>double z=1.0;</w:t>
      </w:r>
    </w:p>
    <w:p w14:paraId="5BCFBE38" w14:textId="77777777" w:rsidR="00FA78CD" w:rsidRPr="00DA68D1" w:rsidRDefault="00FA78CD" w:rsidP="00FA78CD">
      <w:pPr>
        <w:spacing w:line="300" w:lineRule="auto"/>
        <w:ind w:firstLine="420"/>
        <w:rPr>
          <w:rFonts w:hAnsi="宋体"/>
          <w:bCs/>
          <w:sz w:val="24"/>
        </w:rPr>
      </w:pPr>
      <w:r w:rsidRPr="00DA68D1">
        <w:rPr>
          <w:rFonts w:hAnsi="宋体"/>
          <w:bCs/>
          <w:sz w:val="24"/>
        </w:rPr>
        <w:tab/>
        <w:t>for(</w:t>
      </w:r>
      <w:proofErr w:type="spellStart"/>
      <w:r w:rsidRPr="00DA68D1">
        <w:rPr>
          <w:rFonts w:hAnsi="宋体"/>
          <w:bCs/>
          <w:sz w:val="24"/>
        </w:rPr>
        <w:t>i</w:t>
      </w:r>
      <w:proofErr w:type="spellEnd"/>
      <w:r w:rsidRPr="00DA68D1">
        <w:rPr>
          <w:rFonts w:hAnsi="宋体"/>
          <w:bCs/>
          <w:sz w:val="24"/>
        </w:rPr>
        <w:t>=</w:t>
      </w:r>
      <w:proofErr w:type="gramStart"/>
      <w:r w:rsidRPr="00DA68D1">
        <w:rPr>
          <w:rFonts w:hAnsi="宋体"/>
          <w:bCs/>
          <w:sz w:val="24"/>
        </w:rPr>
        <w:t>0;i</w:t>
      </w:r>
      <w:proofErr w:type="gramEnd"/>
      <w:r w:rsidRPr="00DA68D1">
        <w:rPr>
          <w:rFonts w:hAnsi="宋体"/>
          <w:bCs/>
          <w:sz w:val="24"/>
        </w:rPr>
        <w:t>&lt;</w:t>
      </w:r>
      <w:proofErr w:type="spellStart"/>
      <w:r w:rsidRPr="00DA68D1">
        <w:rPr>
          <w:rFonts w:hAnsi="宋体"/>
          <w:bCs/>
          <w:sz w:val="24"/>
        </w:rPr>
        <w:t>n;i</w:t>
      </w:r>
      <w:proofErr w:type="spellEnd"/>
      <w:r w:rsidRPr="00DA68D1">
        <w:rPr>
          <w:rFonts w:hAnsi="宋体"/>
          <w:bCs/>
          <w:sz w:val="24"/>
        </w:rPr>
        <w:t>++)</w:t>
      </w:r>
    </w:p>
    <w:p w14:paraId="4BC14502" w14:textId="77777777" w:rsidR="00FA78CD" w:rsidRPr="00DA68D1" w:rsidRDefault="00FA78CD" w:rsidP="00FA78CD">
      <w:pPr>
        <w:spacing w:line="300" w:lineRule="auto"/>
        <w:ind w:firstLine="420"/>
        <w:rPr>
          <w:rFonts w:hAnsi="宋体"/>
          <w:bCs/>
          <w:sz w:val="24"/>
        </w:rPr>
      </w:pPr>
      <w:r w:rsidRPr="00DA68D1">
        <w:rPr>
          <w:rFonts w:hAnsi="宋体"/>
          <w:bCs/>
          <w:sz w:val="24"/>
        </w:rPr>
        <w:lastRenderedPageBreak/>
        <w:tab/>
        <w:t>{</w:t>
      </w:r>
    </w:p>
    <w:p w14:paraId="50812F53" w14:textId="77777777" w:rsidR="00FA78CD" w:rsidRPr="00DA68D1" w:rsidRDefault="00FA78CD" w:rsidP="00FA78CD">
      <w:pPr>
        <w:spacing w:line="300" w:lineRule="auto"/>
        <w:ind w:firstLine="420"/>
        <w:rPr>
          <w:rFonts w:hAnsi="宋体"/>
          <w:bCs/>
          <w:sz w:val="24"/>
        </w:rPr>
      </w:pPr>
      <w:r w:rsidRPr="00DA68D1">
        <w:rPr>
          <w:rFonts w:hAnsi="宋体"/>
          <w:bCs/>
          <w:sz w:val="24"/>
        </w:rPr>
        <w:tab/>
      </w:r>
      <w:r w:rsidRPr="00DA68D1">
        <w:rPr>
          <w:rFonts w:hAnsi="宋体"/>
          <w:bCs/>
          <w:sz w:val="24"/>
        </w:rPr>
        <w:tab/>
        <w:t>z=z*x;</w:t>
      </w:r>
    </w:p>
    <w:p w14:paraId="07015594" w14:textId="77777777" w:rsidR="00FA78CD" w:rsidRPr="00DA68D1" w:rsidRDefault="00FA78CD" w:rsidP="00FA78CD">
      <w:pPr>
        <w:spacing w:line="300" w:lineRule="auto"/>
        <w:ind w:firstLine="420"/>
        <w:rPr>
          <w:rFonts w:hAnsi="宋体"/>
          <w:bCs/>
          <w:sz w:val="24"/>
        </w:rPr>
      </w:pPr>
      <w:r w:rsidRPr="00DA68D1">
        <w:rPr>
          <w:rFonts w:hAnsi="宋体"/>
          <w:bCs/>
          <w:sz w:val="24"/>
        </w:rPr>
        <w:tab/>
        <w:t>}</w:t>
      </w:r>
    </w:p>
    <w:p w14:paraId="593CBABF" w14:textId="77777777" w:rsidR="00FA78CD" w:rsidRPr="00DA68D1" w:rsidRDefault="00FA78CD" w:rsidP="00FA78CD">
      <w:pPr>
        <w:spacing w:line="300" w:lineRule="auto"/>
        <w:ind w:firstLine="420"/>
        <w:rPr>
          <w:rFonts w:hAnsi="宋体"/>
          <w:bCs/>
          <w:sz w:val="24"/>
        </w:rPr>
      </w:pPr>
      <w:r w:rsidRPr="00DA68D1">
        <w:rPr>
          <w:rFonts w:hAnsi="宋体"/>
          <w:bCs/>
          <w:sz w:val="24"/>
        </w:rPr>
        <w:tab/>
        <w:t>return z;</w:t>
      </w:r>
    </w:p>
    <w:p w14:paraId="09D52322" w14:textId="77777777" w:rsidR="00FA78CD" w:rsidRPr="00DA68D1" w:rsidRDefault="00FA78CD" w:rsidP="00FA78CD">
      <w:pPr>
        <w:spacing w:line="300" w:lineRule="auto"/>
        <w:ind w:firstLine="420"/>
        <w:rPr>
          <w:rFonts w:hAnsi="宋体"/>
          <w:bCs/>
          <w:sz w:val="24"/>
        </w:rPr>
      </w:pPr>
      <w:r w:rsidRPr="00DA68D1">
        <w:rPr>
          <w:rFonts w:hAnsi="宋体"/>
          <w:bCs/>
          <w:sz w:val="24"/>
        </w:rPr>
        <w:t xml:space="preserve"> } </w:t>
      </w:r>
    </w:p>
    <w:p w14:paraId="50B1787D" w14:textId="77777777" w:rsidR="00FA78CD" w:rsidRPr="00DA68D1" w:rsidRDefault="00FA78CD" w:rsidP="00FA78CD">
      <w:pPr>
        <w:spacing w:line="300" w:lineRule="auto"/>
        <w:ind w:firstLine="420"/>
        <w:rPr>
          <w:rFonts w:hAnsi="宋体"/>
          <w:bCs/>
          <w:sz w:val="24"/>
        </w:rPr>
      </w:pPr>
      <w:r w:rsidRPr="00DA68D1">
        <w:rPr>
          <w:rFonts w:hAnsi="宋体"/>
          <w:bCs/>
          <w:sz w:val="24"/>
        </w:rPr>
        <w:t xml:space="preserve"> long </w:t>
      </w:r>
      <w:proofErr w:type="gramStart"/>
      <w:r w:rsidRPr="00DA68D1">
        <w:rPr>
          <w:rFonts w:hAnsi="宋体"/>
          <w:bCs/>
          <w:sz w:val="24"/>
        </w:rPr>
        <w:t>fac(</w:t>
      </w:r>
      <w:proofErr w:type="gramEnd"/>
      <w:r w:rsidRPr="00DA68D1">
        <w:rPr>
          <w:rFonts w:hAnsi="宋体"/>
          <w:bCs/>
          <w:sz w:val="24"/>
        </w:rPr>
        <w:t>int n)</w:t>
      </w:r>
    </w:p>
    <w:p w14:paraId="43682289" w14:textId="77777777" w:rsidR="00FA78CD" w:rsidRPr="00DA68D1" w:rsidRDefault="00FA78CD" w:rsidP="00FA78CD">
      <w:pPr>
        <w:spacing w:line="300" w:lineRule="auto"/>
        <w:ind w:firstLine="420"/>
        <w:rPr>
          <w:rFonts w:hAnsi="宋体"/>
          <w:bCs/>
          <w:sz w:val="24"/>
        </w:rPr>
      </w:pPr>
      <w:r w:rsidRPr="00DA68D1">
        <w:rPr>
          <w:rFonts w:hAnsi="宋体"/>
          <w:bCs/>
          <w:sz w:val="24"/>
        </w:rPr>
        <w:t xml:space="preserve"> {</w:t>
      </w:r>
    </w:p>
    <w:p w14:paraId="0D01B46B" w14:textId="77777777" w:rsidR="00FA78CD" w:rsidRPr="00DA68D1" w:rsidRDefault="00FA78CD" w:rsidP="00FA78CD">
      <w:pPr>
        <w:spacing w:line="300" w:lineRule="auto"/>
        <w:ind w:firstLine="420"/>
        <w:rPr>
          <w:rFonts w:hAnsi="宋体"/>
          <w:bCs/>
          <w:sz w:val="24"/>
        </w:rPr>
      </w:pPr>
      <w:r w:rsidRPr="00DA68D1">
        <w:rPr>
          <w:rFonts w:hAnsi="宋体"/>
          <w:bCs/>
          <w:sz w:val="24"/>
        </w:rPr>
        <w:t xml:space="preserve"> </w:t>
      </w:r>
      <w:r w:rsidRPr="00DA68D1">
        <w:rPr>
          <w:rFonts w:hAnsi="宋体"/>
          <w:bCs/>
          <w:sz w:val="24"/>
        </w:rPr>
        <w:tab/>
        <w:t xml:space="preserve">int </w:t>
      </w:r>
      <w:proofErr w:type="spellStart"/>
      <w:r w:rsidRPr="00DA68D1">
        <w:rPr>
          <w:rFonts w:hAnsi="宋体"/>
          <w:bCs/>
          <w:sz w:val="24"/>
        </w:rPr>
        <w:t>i</w:t>
      </w:r>
      <w:proofErr w:type="spellEnd"/>
      <w:r w:rsidRPr="00DA68D1">
        <w:rPr>
          <w:rFonts w:hAnsi="宋体"/>
          <w:bCs/>
          <w:sz w:val="24"/>
        </w:rPr>
        <w:t>;</w:t>
      </w:r>
    </w:p>
    <w:p w14:paraId="15732DC3" w14:textId="77777777" w:rsidR="00FA78CD" w:rsidRPr="00DA68D1" w:rsidRDefault="00FA78CD" w:rsidP="00FA78CD">
      <w:pPr>
        <w:spacing w:line="300" w:lineRule="auto"/>
        <w:ind w:firstLine="420"/>
        <w:rPr>
          <w:rFonts w:hAnsi="宋体"/>
          <w:bCs/>
          <w:sz w:val="24"/>
        </w:rPr>
      </w:pPr>
      <w:r w:rsidRPr="00DA68D1">
        <w:rPr>
          <w:rFonts w:hAnsi="宋体"/>
          <w:bCs/>
          <w:sz w:val="24"/>
        </w:rPr>
        <w:t xml:space="preserve"> </w:t>
      </w:r>
      <w:r w:rsidRPr="00DA68D1">
        <w:rPr>
          <w:rFonts w:hAnsi="宋体"/>
          <w:bCs/>
          <w:sz w:val="24"/>
        </w:rPr>
        <w:tab/>
        <w:t>long h=1;</w:t>
      </w:r>
    </w:p>
    <w:p w14:paraId="7EAF50DA" w14:textId="77777777" w:rsidR="00FA78CD" w:rsidRPr="00DA68D1" w:rsidRDefault="00FA78CD" w:rsidP="00FA78CD">
      <w:pPr>
        <w:spacing w:line="300" w:lineRule="auto"/>
        <w:ind w:firstLine="420"/>
        <w:rPr>
          <w:rFonts w:hAnsi="宋体"/>
          <w:bCs/>
          <w:sz w:val="24"/>
        </w:rPr>
      </w:pPr>
      <w:r w:rsidRPr="00DA68D1">
        <w:rPr>
          <w:rFonts w:hAnsi="宋体"/>
          <w:bCs/>
          <w:sz w:val="24"/>
        </w:rPr>
        <w:t xml:space="preserve"> </w:t>
      </w:r>
      <w:r w:rsidRPr="00DA68D1">
        <w:rPr>
          <w:rFonts w:hAnsi="宋体"/>
          <w:bCs/>
          <w:sz w:val="24"/>
        </w:rPr>
        <w:tab/>
        <w:t>for(</w:t>
      </w:r>
      <w:proofErr w:type="spellStart"/>
      <w:r w:rsidRPr="00DA68D1">
        <w:rPr>
          <w:rFonts w:hAnsi="宋体"/>
          <w:bCs/>
          <w:sz w:val="24"/>
        </w:rPr>
        <w:t>i</w:t>
      </w:r>
      <w:proofErr w:type="spellEnd"/>
      <w:r w:rsidRPr="00DA68D1">
        <w:rPr>
          <w:rFonts w:hAnsi="宋体"/>
          <w:bCs/>
          <w:sz w:val="24"/>
        </w:rPr>
        <w:t>=</w:t>
      </w:r>
      <w:proofErr w:type="gramStart"/>
      <w:r w:rsidRPr="00DA68D1">
        <w:rPr>
          <w:rFonts w:hAnsi="宋体"/>
          <w:bCs/>
          <w:sz w:val="24"/>
        </w:rPr>
        <w:t>2;i</w:t>
      </w:r>
      <w:proofErr w:type="gramEnd"/>
      <w:r w:rsidRPr="00DA68D1">
        <w:rPr>
          <w:rFonts w:hAnsi="宋体"/>
          <w:bCs/>
          <w:sz w:val="24"/>
        </w:rPr>
        <w:t>&lt;=</w:t>
      </w:r>
      <w:proofErr w:type="spellStart"/>
      <w:r w:rsidRPr="00DA68D1">
        <w:rPr>
          <w:rFonts w:hAnsi="宋体"/>
          <w:bCs/>
          <w:sz w:val="24"/>
        </w:rPr>
        <w:t>n;i</w:t>
      </w:r>
      <w:proofErr w:type="spellEnd"/>
      <w:r w:rsidRPr="00DA68D1">
        <w:rPr>
          <w:rFonts w:hAnsi="宋体"/>
          <w:bCs/>
          <w:sz w:val="24"/>
        </w:rPr>
        <w:t>++)</w:t>
      </w:r>
    </w:p>
    <w:p w14:paraId="26BDB22F" w14:textId="77777777" w:rsidR="00FA78CD" w:rsidRPr="00DA68D1" w:rsidRDefault="00FA78CD" w:rsidP="00FA78CD">
      <w:pPr>
        <w:spacing w:line="300" w:lineRule="auto"/>
        <w:ind w:firstLine="420"/>
        <w:rPr>
          <w:rFonts w:hAnsi="宋体"/>
          <w:bCs/>
          <w:sz w:val="24"/>
        </w:rPr>
      </w:pPr>
      <w:r w:rsidRPr="00DA68D1">
        <w:rPr>
          <w:rFonts w:hAnsi="宋体"/>
          <w:bCs/>
          <w:sz w:val="24"/>
        </w:rPr>
        <w:tab/>
        <w:t>{</w:t>
      </w:r>
    </w:p>
    <w:p w14:paraId="566979A2" w14:textId="77777777" w:rsidR="00FA78CD" w:rsidRPr="00DA68D1" w:rsidRDefault="00FA78CD" w:rsidP="00FA78CD">
      <w:pPr>
        <w:spacing w:line="300" w:lineRule="auto"/>
        <w:ind w:firstLine="420"/>
        <w:rPr>
          <w:rFonts w:hAnsi="宋体"/>
          <w:bCs/>
          <w:sz w:val="24"/>
        </w:rPr>
      </w:pPr>
      <w:r w:rsidRPr="00DA68D1">
        <w:rPr>
          <w:rFonts w:hAnsi="宋体"/>
          <w:bCs/>
          <w:sz w:val="24"/>
        </w:rPr>
        <w:tab/>
      </w:r>
      <w:r w:rsidRPr="00DA68D1">
        <w:rPr>
          <w:rFonts w:hAnsi="宋体"/>
          <w:bCs/>
          <w:sz w:val="24"/>
        </w:rPr>
        <w:tab/>
        <w:t>h=h*</w:t>
      </w:r>
      <w:proofErr w:type="spellStart"/>
      <w:r w:rsidRPr="00DA68D1">
        <w:rPr>
          <w:rFonts w:hAnsi="宋体"/>
          <w:bCs/>
          <w:sz w:val="24"/>
        </w:rPr>
        <w:t>i</w:t>
      </w:r>
      <w:proofErr w:type="spellEnd"/>
      <w:r w:rsidRPr="00DA68D1">
        <w:rPr>
          <w:rFonts w:hAnsi="宋体"/>
          <w:bCs/>
          <w:sz w:val="24"/>
        </w:rPr>
        <w:t>;</w:t>
      </w:r>
    </w:p>
    <w:p w14:paraId="276C1D69" w14:textId="77777777" w:rsidR="00FA78CD" w:rsidRPr="00DA68D1" w:rsidRDefault="00FA78CD" w:rsidP="00FA78CD">
      <w:pPr>
        <w:spacing w:line="300" w:lineRule="auto"/>
        <w:ind w:firstLine="420"/>
        <w:rPr>
          <w:rFonts w:hAnsi="宋体"/>
          <w:bCs/>
          <w:sz w:val="24"/>
        </w:rPr>
      </w:pPr>
      <w:r w:rsidRPr="00DA68D1">
        <w:rPr>
          <w:rFonts w:hAnsi="宋体"/>
          <w:bCs/>
          <w:sz w:val="24"/>
        </w:rPr>
        <w:tab/>
        <w:t>}</w:t>
      </w:r>
    </w:p>
    <w:p w14:paraId="79B10BA6" w14:textId="77777777" w:rsidR="00FA78CD" w:rsidRPr="00DA68D1" w:rsidRDefault="00FA78CD" w:rsidP="00FA78CD">
      <w:pPr>
        <w:spacing w:line="300" w:lineRule="auto"/>
        <w:ind w:firstLine="420"/>
        <w:rPr>
          <w:rFonts w:hAnsi="宋体"/>
          <w:bCs/>
          <w:sz w:val="24"/>
        </w:rPr>
      </w:pPr>
      <w:r w:rsidRPr="00DA68D1">
        <w:rPr>
          <w:rFonts w:hAnsi="宋体"/>
          <w:bCs/>
          <w:sz w:val="24"/>
        </w:rPr>
        <w:tab/>
        <w:t xml:space="preserve">return h; </w:t>
      </w:r>
      <w:r w:rsidRPr="00DA68D1">
        <w:rPr>
          <w:rFonts w:hAnsi="宋体"/>
          <w:bCs/>
          <w:sz w:val="24"/>
        </w:rPr>
        <w:tab/>
      </w:r>
    </w:p>
    <w:p w14:paraId="1818DC96" w14:textId="77777777" w:rsidR="00FA78CD" w:rsidRPr="00DA68D1" w:rsidRDefault="00FA78CD" w:rsidP="00FA78CD">
      <w:pPr>
        <w:spacing w:line="300" w:lineRule="auto"/>
        <w:ind w:firstLine="420"/>
        <w:rPr>
          <w:rFonts w:hAnsi="宋体"/>
          <w:bCs/>
          <w:sz w:val="24"/>
        </w:rPr>
      </w:pPr>
      <w:r w:rsidRPr="00DA68D1">
        <w:rPr>
          <w:rFonts w:hAnsi="宋体"/>
          <w:bCs/>
          <w:sz w:val="24"/>
        </w:rPr>
        <w:t xml:space="preserve"> }</w:t>
      </w:r>
    </w:p>
    <w:p w14:paraId="0CD334F2" w14:textId="77777777" w:rsidR="00FA78CD" w:rsidRPr="00DA68D1" w:rsidRDefault="00FA78CD" w:rsidP="00FA78CD">
      <w:pPr>
        <w:spacing w:line="300" w:lineRule="auto"/>
        <w:ind w:firstLine="420"/>
        <w:rPr>
          <w:rFonts w:hAnsi="宋体"/>
          <w:bCs/>
          <w:sz w:val="24"/>
        </w:rPr>
      </w:pPr>
      <w:r w:rsidRPr="00DA68D1">
        <w:rPr>
          <w:rFonts w:hAnsi="宋体"/>
          <w:bCs/>
          <w:sz w:val="24"/>
        </w:rPr>
        <w:t xml:space="preserve"> int </w:t>
      </w:r>
      <w:proofErr w:type="gramStart"/>
      <w:r w:rsidRPr="00DA68D1">
        <w:rPr>
          <w:rFonts w:hAnsi="宋体"/>
          <w:bCs/>
          <w:sz w:val="24"/>
        </w:rPr>
        <w:t>main(</w:t>
      </w:r>
      <w:proofErr w:type="gramEnd"/>
      <w:r w:rsidRPr="00DA68D1">
        <w:rPr>
          <w:rFonts w:hAnsi="宋体"/>
          <w:bCs/>
          <w:sz w:val="24"/>
        </w:rPr>
        <w:t>)</w:t>
      </w:r>
    </w:p>
    <w:p w14:paraId="1DA2E236" w14:textId="77777777" w:rsidR="00FA78CD" w:rsidRPr="00DA68D1" w:rsidRDefault="00FA78CD" w:rsidP="00FA78CD">
      <w:pPr>
        <w:spacing w:line="300" w:lineRule="auto"/>
        <w:ind w:firstLine="420"/>
        <w:rPr>
          <w:rFonts w:hAnsi="宋体"/>
          <w:bCs/>
          <w:sz w:val="24"/>
        </w:rPr>
      </w:pPr>
      <w:r w:rsidRPr="00DA68D1">
        <w:rPr>
          <w:rFonts w:hAnsi="宋体"/>
          <w:bCs/>
          <w:sz w:val="24"/>
        </w:rPr>
        <w:t xml:space="preserve"> {</w:t>
      </w:r>
    </w:p>
    <w:p w14:paraId="0CCCF13C" w14:textId="77777777" w:rsidR="00FA78CD" w:rsidRPr="00DA68D1" w:rsidRDefault="00FA78CD" w:rsidP="00FA78CD">
      <w:pPr>
        <w:spacing w:line="300" w:lineRule="auto"/>
        <w:ind w:firstLine="420"/>
        <w:rPr>
          <w:rFonts w:hAnsi="宋体"/>
          <w:bCs/>
          <w:sz w:val="24"/>
        </w:rPr>
      </w:pPr>
      <w:r w:rsidRPr="00DA68D1">
        <w:rPr>
          <w:rFonts w:hAnsi="宋体"/>
          <w:bCs/>
          <w:sz w:val="24"/>
        </w:rPr>
        <w:t xml:space="preserve"> </w:t>
      </w:r>
      <w:r w:rsidRPr="00DA68D1">
        <w:rPr>
          <w:rFonts w:hAnsi="宋体"/>
          <w:bCs/>
          <w:sz w:val="24"/>
        </w:rPr>
        <w:tab/>
        <w:t>double x;</w:t>
      </w:r>
    </w:p>
    <w:p w14:paraId="2D4F4671" w14:textId="77777777" w:rsidR="00FA78CD" w:rsidRPr="00DA68D1" w:rsidRDefault="00FA78CD" w:rsidP="00FA78CD">
      <w:pPr>
        <w:spacing w:line="300" w:lineRule="auto"/>
        <w:ind w:firstLine="420"/>
        <w:rPr>
          <w:rFonts w:hAnsi="宋体"/>
          <w:bCs/>
          <w:sz w:val="24"/>
        </w:rPr>
      </w:pPr>
      <w:r w:rsidRPr="00DA68D1">
        <w:rPr>
          <w:rFonts w:hAnsi="宋体"/>
          <w:bCs/>
          <w:sz w:val="24"/>
        </w:rPr>
        <w:tab/>
        <w:t>int n;</w:t>
      </w:r>
    </w:p>
    <w:p w14:paraId="554E2701" w14:textId="77777777" w:rsidR="00FA78CD" w:rsidRPr="00DA68D1" w:rsidRDefault="00FA78CD" w:rsidP="00FA78CD">
      <w:pPr>
        <w:spacing w:line="300" w:lineRule="auto"/>
        <w:ind w:firstLine="420"/>
        <w:rPr>
          <w:rFonts w:hAnsi="宋体"/>
          <w:bCs/>
          <w:sz w:val="24"/>
        </w:rPr>
      </w:pPr>
      <w:r w:rsidRPr="00DA68D1">
        <w:rPr>
          <w:rFonts w:hAnsi="宋体"/>
          <w:bCs/>
          <w:sz w:val="24"/>
        </w:rPr>
        <w:tab/>
      </w:r>
      <w:proofErr w:type="spellStart"/>
      <w:proofErr w:type="gramStart"/>
      <w:r w:rsidRPr="00DA68D1">
        <w:rPr>
          <w:rFonts w:hAnsi="宋体"/>
          <w:bCs/>
          <w:sz w:val="24"/>
        </w:rPr>
        <w:t>printf</w:t>
      </w:r>
      <w:proofErr w:type="spellEnd"/>
      <w:r w:rsidRPr="00DA68D1">
        <w:rPr>
          <w:rFonts w:hAnsi="宋体"/>
          <w:bCs/>
          <w:sz w:val="24"/>
        </w:rPr>
        <w:t>(</w:t>
      </w:r>
      <w:proofErr w:type="gramEnd"/>
      <w:r w:rsidRPr="00DA68D1">
        <w:rPr>
          <w:rFonts w:hAnsi="宋体"/>
          <w:bCs/>
          <w:sz w:val="24"/>
        </w:rPr>
        <w:t>"Input x and n:");</w:t>
      </w:r>
    </w:p>
    <w:p w14:paraId="323B35EB" w14:textId="77777777" w:rsidR="00FA78CD" w:rsidRPr="00DA68D1" w:rsidRDefault="00FA78CD" w:rsidP="00FA78CD">
      <w:pPr>
        <w:spacing w:line="300" w:lineRule="auto"/>
        <w:ind w:firstLine="420"/>
        <w:rPr>
          <w:rFonts w:hAnsi="宋体"/>
          <w:bCs/>
          <w:sz w:val="24"/>
        </w:rPr>
      </w:pPr>
      <w:r w:rsidRPr="00DA68D1">
        <w:rPr>
          <w:rFonts w:hAnsi="宋体"/>
          <w:bCs/>
          <w:sz w:val="24"/>
        </w:rPr>
        <w:tab/>
      </w:r>
      <w:proofErr w:type="spellStart"/>
      <w:r w:rsidRPr="00DA68D1">
        <w:rPr>
          <w:rFonts w:hAnsi="宋体"/>
          <w:bCs/>
          <w:sz w:val="24"/>
        </w:rPr>
        <w:t>scanf</w:t>
      </w:r>
      <w:proofErr w:type="spellEnd"/>
      <w:r w:rsidRPr="00DA68D1">
        <w:rPr>
          <w:rFonts w:hAnsi="宋体"/>
          <w:bCs/>
          <w:sz w:val="24"/>
        </w:rPr>
        <w:t>("%</w:t>
      </w:r>
      <w:proofErr w:type="spellStart"/>
      <w:r w:rsidRPr="00DA68D1">
        <w:rPr>
          <w:rFonts w:hAnsi="宋体"/>
          <w:bCs/>
          <w:sz w:val="24"/>
        </w:rPr>
        <w:t>lf%d</w:t>
      </w:r>
      <w:proofErr w:type="spellEnd"/>
      <w:proofErr w:type="gramStart"/>
      <w:r w:rsidRPr="00DA68D1">
        <w:rPr>
          <w:rFonts w:hAnsi="宋体"/>
          <w:bCs/>
          <w:sz w:val="24"/>
        </w:rPr>
        <w:t>",&amp;</w:t>
      </w:r>
      <w:proofErr w:type="spellStart"/>
      <w:proofErr w:type="gramEnd"/>
      <w:r w:rsidRPr="00DA68D1">
        <w:rPr>
          <w:rFonts w:hAnsi="宋体"/>
          <w:bCs/>
          <w:sz w:val="24"/>
        </w:rPr>
        <w:t>x,&amp;n</w:t>
      </w:r>
      <w:proofErr w:type="spellEnd"/>
      <w:r w:rsidRPr="00DA68D1">
        <w:rPr>
          <w:rFonts w:hAnsi="宋体"/>
          <w:bCs/>
          <w:sz w:val="24"/>
        </w:rPr>
        <w:t>);</w:t>
      </w:r>
    </w:p>
    <w:p w14:paraId="24904912" w14:textId="77777777" w:rsidR="00FA78CD" w:rsidRPr="00DA68D1" w:rsidRDefault="00FA78CD" w:rsidP="00FA78CD">
      <w:pPr>
        <w:spacing w:line="300" w:lineRule="auto"/>
        <w:ind w:firstLine="420"/>
        <w:rPr>
          <w:rFonts w:hAnsi="宋体"/>
          <w:bCs/>
          <w:sz w:val="24"/>
        </w:rPr>
      </w:pPr>
      <w:r w:rsidRPr="00DA68D1">
        <w:rPr>
          <w:rFonts w:hAnsi="宋体"/>
          <w:bCs/>
          <w:sz w:val="24"/>
        </w:rPr>
        <w:tab/>
      </w:r>
      <w:proofErr w:type="spellStart"/>
      <w:proofErr w:type="gramStart"/>
      <w:r w:rsidRPr="00DA68D1">
        <w:rPr>
          <w:rFonts w:hAnsi="宋体"/>
          <w:bCs/>
          <w:sz w:val="24"/>
        </w:rPr>
        <w:t>printf</w:t>
      </w:r>
      <w:proofErr w:type="spellEnd"/>
      <w:r w:rsidRPr="00DA68D1">
        <w:rPr>
          <w:rFonts w:hAnsi="宋体"/>
          <w:bCs/>
          <w:sz w:val="24"/>
        </w:rPr>
        <w:t>(</w:t>
      </w:r>
      <w:proofErr w:type="gramEnd"/>
      <w:r w:rsidRPr="00DA68D1">
        <w:rPr>
          <w:rFonts w:hAnsi="宋体"/>
          <w:bCs/>
          <w:sz w:val="24"/>
        </w:rPr>
        <w:t>"The result is %</w:t>
      </w:r>
      <w:proofErr w:type="spellStart"/>
      <w:r w:rsidRPr="00DA68D1">
        <w:rPr>
          <w:rFonts w:hAnsi="宋体"/>
          <w:bCs/>
          <w:sz w:val="24"/>
        </w:rPr>
        <w:t>lf</w:t>
      </w:r>
      <w:proofErr w:type="spellEnd"/>
      <w:r w:rsidRPr="00DA68D1">
        <w:rPr>
          <w:rFonts w:hAnsi="宋体"/>
          <w:bCs/>
          <w:sz w:val="24"/>
        </w:rPr>
        <w:t>:",sum(</w:t>
      </w:r>
      <w:proofErr w:type="spellStart"/>
      <w:r w:rsidRPr="00DA68D1">
        <w:rPr>
          <w:rFonts w:hAnsi="宋体"/>
          <w:bCs/>
          <w:sz w:val="24"/>
        </w:rPr>
        <w:t>x,n</w:t>
      </w:r>
      <w:proofErr w:type="spellEnd"/>
      <w:r w:rsidRPr="00DA68D1">
        <w:rPr>
          <w:rFonts w:hAnsi="宋体"/>
          <w:bCs/>
          <w:sz w:val="24"/>
        </w:rPr>
        <w:t>));</w:t>
      </w:r>
    </w:p>
    <w:p w14:paraId="4E500311" w14:textId="77777777" w:rsidR="00FA78CD" w:rsidRPr="00DA68D1" w:rsidRDefault="00FA78CD" w:rsidP="00FA78CD">
      <w:pPr>
        <w:spacing w:line="300" w:lineRule="auto"/>
        <w:ind w:firstLine="420"/>
        <w:rPr>
          <w:rFonts w:hAnsi="宋体"/>
          <w:bCs/>
          <w:sz w:val="24"/>
        </w:rPr>
      </w:pPr>
      <w:r w:rsidRPr="00DA68D1">
        <w:rPr>
          <w:rFonts w:hAnsi="宋体"/>
          <w:bCs/>
          <w:sz w:val="24"/>
        </w:rPr>
        <w:tab/>
        <w:t>return 0;</w:t>
      </w:r>
      <w:r w:rsidRPr="00DA68D1">
        <w:rPr>
          <w:rFonts w:hAnsi="宋体"/>
          <w:bCs/>
          <w:sz w:val="24"/>
        </w:rPr>
        <w:tab/>
        <w:t xml:space="preserve">  </w:t>
      </w:r>
    </w:p>
    <w:p w14:paraId="6E92809C" w14:textId="77777777" w:rsidR="00FA78CD" w:rsidRPr="00DA68D1" w:rsidRDefault="00FA78CD" w:rsidP="00FA78CD">
      <w:pPr>
        <w:spacing w:line="300" w:lineRule="auto"/>
        <w:ind w:firstLine="420"/>
        <w:rPr>
          <w:rFonts w:hAnsi="宋体"/>
          <w:bCs/>
          <w:sz w:val="24"/>
        </w:rPr>
      </w:pPr>
      <w:r w:rsidRPr="00DA68D1">
        <w:rPr>
          <w:rFonts w:hAnsi="宋体"/>
          <w:bCs/>
          <w:sz w:val="24"/>
        </w:rPr>
        <w:t xml:space="preserve"> }</w:t>
      </w:r>
    </w:p>
    <w:p w14:paraId="055CCDEC" w14:textId="77777777" w:rsidR="00FA78CD" w:rsidRPr="00DA68D1" w:rsidRDefault="00FA78CD" w:rsidP="00FA78CD">
      <w:pPr>
        <w:spacing w:line="360" w:lineRule="auto"/>
        <w:ind w:firstLine="420"/>
        <w:rPr>
          <w:rFonts w:hAnsi="宋体"/>
          <w:b/>
          <w:sz w:val="24"/>
        </w:rPr>
      </w:pPr>
      <w:r w:rsidRPr="00885843">
        <w:rPr>
          <w:rFonts w:hAnsi="宋体"/>
          <w:b/>
          <w:sz w:val="24"/>
        </w:rPr>
        <w:t>解答：</w:t>
      </w:r>
    </w:p>
    <w:p w14:paraId="545483EA" w14:textId="77777777" w:rsidR="00FA78CD" w:rsidRDefault="00FA78CD" w:rsidP="00FA78CD">
      <w:pPr>
        <w:snapToGrid w:val="0"/>
        <w:spacing w:line="300" w:lineRule="auto"/>
        <w:ind w:firstLine="420"/>
        <w:rPr>
          <w:sz w:val="24"/>
        </w:rPr>
      </w:pPr>
      <w:r>
        <w:rPr>
          <w:rFonts w:hint="eastAsia"/>
          <w:sz w:val="24"/>
        </w:rPr>
        <w:t>我们观察到计算</w:t>
      </w:r>
      <w:r>
        <w:rPr>
          <w:rFonts w:hint="eastAsia"/>
          <w:sz w:val="24"/>
        </w:rPr>
        <w:t>x</w:t>
      </w:r>
      <w:r>
        <w:rPr>
          <w:rFonts w:hint="eastAsia"/>
          <w:sz w:val="24"/>
        </w:rPr>
        <w:t>的</w:t>
      </w:r>
      <w:r>
        <w:rPr>
          <w:rFonts w:hint="eastAsia"/>
          <w:sz w:val="24"/>
        </w:rPr>
        <w:t>n</w:t>
      </w:r>
      <w:r>
        <w:rPr>
          <w:rFonts w:hint="eastAsia"/>
          <w:sz w:val="24"/>
        </w:rPr>
        <w:t>次方和</w:t>
      </w:r>
      <w:r>
        <w:rPr>
          <w:rFonts w:hint="eastAsia"/>
          <w:sz w:val="24"/>
        </w:rPr>
        <w:t>n</w:t>
      </w:r>
      <w:r>
        <w:rPr>
          <w:sz w:val="24"/>
        </w:rPr>
        <w:t>!</w:t>
      </w:r>
      <w:r>
        <w:rPr>
          <w:rFonts w:hint="eastAsia"/>
          <w:sz w:val="24"/>
        </w:rPr>
        <w:t>时与前项有着明显的递推关系，若已知前一个值便可计算下一个值，即</w:t>
      </w:r>
      <w:r>
        <w:rPr>
          <w:rFonts w:hint="eastAsia"/>
          <w:sz w:val="24"/>
        </w:rPr>
        <w:t>x</w:t>
      </w:r>
      <w:r>
        <w:rPr>
          <w:rFonts w:hint="eastAsia"/>
          <w:sz w:val="24"/>
        </w:rPr>
        <w:t>的</w:t>
      </w:r>
      <w:r>
        <w:rPr>
          <w:rFonts w:hint="eastAsia"/>
          <w:sz w:val="24"/>
        </w:rPr>
        <w:t>n</w:t>
      </w:r>
      <w:r>
        <w:rPr>
          <w:sz w:val="24"/>
        </w:rPr>
        <w:t>+1</w:t>
      </w:r>
      <w:r>
        <w:rPr>
          <w:rFonts w:hint="eastAsia"/>
          <w:sz w:val="24"/>
        </w:rPr>
        <w:t>次方，</w:t>
      </w:r>
      <w:r>
        <w:rPr>
          <w:sz w:val="24"/>
        </w:rPr>
        <w:t>(n+1)!</w:t>
      </w:r>
      <w:r>
        <w:rPr>
          <w:rFonts w:hint="eastAsia"/>
          <w:sz w:val="24"/>
        </w:rPr>
        <w:t>可被轻松计算。便在理论上达到了最小的计算量，为在函数中保存上一次的计算值，应将</w:t>
      </w:r>
      <w:proofErr w:type="spellStart"/>
      <w:r>
        <w:rPr>
          <w:rFonts w:hint="eastAsia"/>
          <w:sz w:val="24"/>
        </w:rPr>
        <w:t>mulx</w:t>
      </w:r>
      <w:proofErr w:type="spellEnd"/>
      <w:r>
        <w:rPr>
          <w:rFonts w:hint="eastAsia"/>
          <w:sz w:val="24"/>
        </w:rPr>
        <w:t>中的</w:t>
      </w:r>
      <w:r>
        <w:rPr>
          <w:rFonts w:hint="eastAsia"/>
          <w:sz w:val="24"/>
        </w:rPr>
        <w:t>z</w:t>
      </w:r>
      <w:r>
        <w:rPr>
          <w:rFonts w:hint="eastAsia"/>
          <w:sz w:val="24"/>
        </w:rPr>
        <w:t>变量改为</w:t>
      </w:r>
      <w:r>
        <w:rPr>
          <w:rFonts w:hint="eastAsia"/>
          <w:sz w:val="24"/>
        </w:rPr>
        <w:t>static</w:t>
      </w:r>
      <w:r>
        <w:rPr>
          <w:rFonts w:hint="eastAsia"/>
          <w:sz w:val="24"/>
        </w:rPr>
        <w:t>型，</w:t>
      </w:r>
      <w:r>
        <w:rPr>
          <w:rFonts w:hint="eastAsia"/>
          <w:sz w:val="24"/>
        </w:rPr>
        <w:t>fac</w:t>
      </w:r>
      <w:r>
        <w:rPr>
          <w:rFonts w:hint="eastAsia"/>
          <w:sz w:val="24"/>
        </w:rPr>
        <w:t>中的</w:t>
      </w:r>
      <w:r>
        <w:rPr>
          <w:rFonts w:hint="eastAsia"/>
          <w:sz w:val="24"/>
        </w:rPr>
        <w:t>h</w:t>
      </w:r>
      <w:r>
        <w:rPr>
          <w:rFonts w:hint="eastAsia"/>
          <w:sz w:val="24"/>
        </w:rPr>
        <w:t>变量也改为</w:t>
      </w:r>
      <w:r>
        <w:rPr>
          <w:rFonts w:hint="eastAsia"/>
          <w:sz w:val="24"/>
        </w:rPr>
        <w:t>static</w:t>
      </w:r>
      <w:r>
        <w:rPr>
          <w:rFonts w:hint="eastAsia"/>
          <w:sz w:val="24"/>
        </w:rPr>
        <w:t>类型，改变计算方式即可。</w:t>
      </w:r>
    </w:p>
    <w:p w14:paraId="49559627" w14:textId="77777777" w:rsidR="00FA78CD" w:rsidRPr="00604C63" w:rsidRDefault="00FA78CD" w:rsidP="00FA78CD">
      <w:pPr>
        <w:spacing w:line="300" w:lineRule="auto"/>
        <w:ind w:firstLine="420"/>
        <w:rPr>
          <w:sz w:val="24"/>
        </w:rPr>
      </w:pPr>
      <w:r w:rsidRPr="00604C63">
        <w:rPr>
          <w:rFonts w:hint="eastAsia"/>
          <w:sz w:val="24"/>
        </w:rPr>
        <w:t>/*</w:t>
      </w:r>
      <w:r w:rsidRPr="00604C63">
        <w:rPr>
          <w:rFonts w:hint="eastAsia"/>
          <w:sz w:val="24"/>
        </w:rPr>
        <w:t>实验</w:t>
      </w:r>
      <w:r w:rsidRPr="00604C63">
        <w:rPr>
          <w:rFonts w:hint="eastAsia"/>
          <w:sz w:val="24"/>
        </w:rPr>
        <w:t>3-2</w:t>
      </w:r>
      <w:r w:rsidRPr="00604C63">
        <w:rPr>
          <w:rFonts w:hint="eastAsia"/>
          <w:sz w:val="24"/>
        </w:rPr>
        <w:t>程序修改替换第</w:t>
      </w:r>
      <w:r w:rsidRPr="00604C63">
        <w:rPr>
          <w:rFonts w:hint="eastAsia"/>
          <w:sz w:val="24"/>
        </w:rPr>
        <w:t>(2)</w:t>
      </w:r>
      <w:r w:rsidRPr="00604C63">
        <w:rPr>
          <w:rFonts w:hint="eastAsia"/>
          <w:sz w:val="24"/>
        </w:rPr>
        <w:t>题程序：根据公式计算</w:t>
      </w:r>
      <w:r w:rsidRPr="00604C63">
        <w:rPr>
          <w:rFonts w:hint="eastAsia"/>
          <w:sz w:val="24"/>
        </w:rPr>
        <w:t xml:space="preserve"> s*/</w:t>
      </w:r>
    </w:p>
    <w:p w14:paraId="736E3074" w14:textId="77777777" w:rsidR="00FA78CD" w:rsidRPr="00BC71C0" w:rsidRDefault="00FA78CD" w:rsidP="00FA78CD">
      <w:pPr>
        <w:spacing w:line="360" w:lineRule="auto"/>
        <w:ind w:firstLine="420"/>
        <w:rPr>
          <w:sz w:val="24"/>
        </w:rPr>
      </w:pPr>
      <w:r w:rsidRPr="00BC71C0">
        <w:rPr>
          <w:sz w:val="24"/>
        </w:rPr>
        <w:t>#include&lt;stdio.h&gt;</w:t>
      </w:r>
    </w:p>
    <w:p w14:paraId="6545CD9F" w14:textId="77777777" w:rsidR="00FA78CD" w:rsidRPr="00BC71C0" w:rsidRDefault="00FA78CD" w:rsidP="00FA78CD">
      <w:pPr>
        <w:spacing w:line="360" w:lineRule="auto"/>
        <w:ind w:firstLine="420"/>
        <w:rPr>
          <w:sz w:val="24"/>
        </w:rPr>
      </w:pPr>
      <w:r w:rsidRPr="00BC71C0">
        <w:rPr>
          <w:sz w:val="24"/>
        </w:rPr>
        <w:t xml:space="preserve">double </w:t>
      </w:r>
      <w:proofErr w:type="spellStart"/>
      <w:proofErr w:type="gramStart"/>
      <w:r w:rsidRPr="00BC71C0">
        <w:rPr>
          <w:sz w:val="24"/>
        </w:rPr>
        <w:t>mulx</w:t>
      </w:r>
      <w:proofErr w:type="spellEnd"/>
      <w:r w:rsidRPr="00BC71C0">
        <w:rPr>
          <w:sz w:val="24"/>
        </w:rPr>
        <w:t>(</w:t>
      </w:r>
      <w:proofErr w:type="gramEnd"/>
      <w:r w:rsidRPr="00BC71C0">
        <w:rPr>
          <w:sz w:val="24"/>
        </w:rPr>
        <w:t>double x, int n);</w:t>
      </w:r>
    </w:p>
    <w:p w14:paraId="41EE33CA" w14:textId="77777777" w:rsidR="00FA78CD" w:rsidRPr="00BC71C0" w:rsidRDefault="00FA78CD" w:rsidP="00FA78CD">
      <w:pPr>
        <w:spacing w:line="360" w:lineRule="auto"/>
        <w:ind w:firstLine="420"/>
        <w:rPr>
          <w:sz w:val="24"/>
        </w:rPr>
      </w:pPr>
      <w:r w:rsidRPr="00BC71C0">
        <w:rPr>
          <w:sz w:val="24"/>
        </w:rPr>
        <w:t xml:space="preserve">long </w:t>
      </w:r>
      <w:proofErr w:type="gramStart"/>
      <w:r w:rsidRPr="00BC71C0">
        <w:rPr>
          <w:sz w:val="24"/>
        </w:rPr>
        <w:t>fac(</w:t>
      </w:r>
      <w:proofErr w:type="gramEnd"/>
      <w:r w:rsidRPr="00BC71C0">
        <w:rPr>
          <w:sz w:val="24"/>
        </w:rPr>
        <w:t>int n);</w:t>
      </w:r>
    </w:p>
    <w:p w14:paraId="6A459CDB" w14:textId="77777777" w:rsidR="00FA78CD" w:rsidRPr="00BC71C0" w:rsidRDefault="00FA78CD" w:rsidP="00FA78CD">
      <w:pPr>
        <w:spacing w:line="360" w:lineRule="auto"/>
        <w:ind w:firstLine="420"/>
        <w:rPr>
          <w:sz w:val="24"/>
        </w:rPr>
      </w:pPr>
      <w:r w:rsidRPr="00BC71C0">
        <w:rPr>
          <w:sz w:val="24"/>
        </w:rPr>
        <w:t xml:space="preserve">double </w:t>
      </w:r>
      <w:proofErr w:type="gramStart"/>
      <w:r w:rsidRPr="00BC71C0">
        <w:rPr>
          <w:sz w:val="24"/>
        </w:rPr>
        <w:t>sum(</w:t>
      </w:r>
      <w:proofErr w:type="gramEnd"/>
      <w:r w:rsidRPr="00BC71C0">
        <w:rPr>
          <w:sz w:val="24"/>
        </w:rPr>
        <w:t>double x, int n)</w:t>
      </w:r>
    </w:p>
    <w:p w14:paraId="0B9F5A8C" w14:textId="77777777" w:rsidR="00FA78CD" w:rsidRPr="00BC71C0" w:rsidRDefault="00FA78CD" w:rsidP="00FA78CD">
      <w:pPr>
        <w:spacing w:line="360" w:lineRule="auto"/>
        <w:ind w:firstLine="420"/>
        <w:rPr>
          <w:sz w:val="24"/>
        </w:rPr>
      </w:pPr>
      <w:r w:rsidRPr="00BC71C0">
        <w:rPr>
          <w:sz w:val="24"/>
        </w:rPr>
        <w:lastRenderedPageBreak/>
        <w:t>{</w:t>
      </w:r>
    </w:p>
    <w:p w14:paraId="7B61704B" w14:textId="77777777" w:rsidR="00FA78CD" w:rsidRPr="00BC71C0" w:rsidRDefault="00FA78CD" w:rsidP="00FA78CD">
      <w:pPr>
        <w:spacing w:line="360" w:lineRule="auto"/>
        <w:ind w:firstLine="420"/>
        <w:rPr>
          <w:sz w:val="24"/>
        </w:rPr>
      </w:pPr>
      <w:r w:rsidRPr="00BC71C0">
        <w:rPr>
          <w:sz w:val="24"/>
        </w:rPr>
        <w:tab/>
        <w:t xml:space="preserve">int </w:t>
      </w:r>
      <w:proofErr w:type="spellStart"/>
      <w:r w:rsidRPr="00BC71C0">
        <w:rPr>
          <w:sz w:val="24"/>
        </w:rPr>
        <w:t>i</w:t>
      </w:r>
      <w:proofErr w:type="spellEnd"/>
      <w:r w:rsidRPr="00BC71C0">
        <w:rPr>
          <w:sz w:val="24"/>
        </w:rPr>
        <w:t>;</w:t>
      </w:r>
    </w:p>
    <w:p w14:paraId="641DD95E" w14:textId="77777777" w:rsidR="00FA78CD" w:rsidRPr="00BC71C0" w:rsidRDefault="00FA78CD" w:rsidP="00FA78CD">
      <w:pPr>
        <w:spacing w:line="360" w:lineRule="auto"/>
        <w:ind w:firstLine="420"/>
        <w:rPr>
          <w:sz w:val="24"/>
        </w:rPr>
      </w:pPr>
      <w:r w:rsidRPr="00BC71C0">
        <w:rPr>
          <w:sz w:val="24"/>
        </w:rPr>
        <w:tab/>
        <w:t>double z = 1.0;</w:t>
      </w:r>
    </w:p>
    <w:p w14:paraId="6828C92E" w14:textId="77777777" w:rsidR="00FA78CD" w:rsidRPr="00BC71C0" w:rsidRDefault="00FA78CD" w:rsidP="00FA78CD">
      <w:pPr>
        <w:spacing w:line="360" w:lineRule="auto"/>
        <w:ind w:firstLine="420"/>
        <w:rPr>
          <w:sz w:val="24"/>
        </w:rPr>
      </w:pPr>
      <w:r w:rsidRPr="00BC71C0">
        <w:rPr>
          <w:sz w:val="24"/>
        </w:rPr>
        <w:tab/>
        <w:t>for (</w:t>
      </w:r>
      <w:proofErr w:type="spellStart"/>
      <w:r w:rsidRPr="00BC71C0">
        <w:rPr>
          <w:sz w:val="24"/>
        </w:rPr>
        <w:t>i</w:t>
      </w:r>
      <w:proofErr w:type="spellEnd"/>
      <w:r w:rsidRPr="00BC71C0">
        <w:rPr>
          <w:sz w:val="24"/>
        </w:rPr>
        <w:t xml:space="preserve"> = 1; </w:t>
      </w:r>
      <w:proofErr w:type="spellStart"/>
      <w:r w:rsidRPr="00BC71C0">
        <w:rPr>
          <w:sz w:val="24"/>
        </w:rPr>
        <w:t>i</w:t>
      </w:r>
      <w:proofErr w:type="spellEnd"/>
      <w:r w:rsidRPr="00BC71C0">
        <w:rPr>
          <w:sz w:val="24"/>
        </w:rPr>
        <w:t xml:space="preserve"> &lt;= n; </w:t>
      </w:r>
      <w:proofErr w:type="spellStart"/>
      <w:r w:rsidRPr="00BC71C0">
        <w:rPr>
          <w:sz w:val="24"/>
        </w:rPr>
        <w:t>i</w:t>
      </w:r>
      <w:proofErr w:type="spellEnd"/>
      <w:r w:rsidRPr="00BC71C0">
        <w:rPr>
          <w:sz w:val="24"/>
        </w:rPr>
        <w:t xml:space="preserve">++) </w:t>
      </w:r>
    </w:p>
    <w:p w14:paraId="7FBAE856" w14:textId="77777777" w:rsidR="00FA78CD" w:rsidRPr="00BC71C0" w:rsidRDefault="00FA78CD" w:rsidP="00FA78CD">
      <w:pPr>
        <w:spacing w:line="360" w:lineRule="auto"/>
        <w:ind w:firstLine="420"/>
        <w:rPr>
          <w:sz w:val="24"/>
        </w:rPr>
      </w:pPr>
      <w:r w:rsidRPr="00BC71C0">
        <w:rPr>
          <w:sz w:val="24"/>
        </w:rPr>
        <w:tab/>
      </w:r>
      <w:r w:rsidRPr="00BC71C0">
        <w:rPr>
          <w:sz w:val="24"/>
        </w:rPr>
        <w:tab/>
        <w:t xml:space="preserve">z = z + </w:t>
      </w:r>
      <w:proofErr w:type="spellStart"/>
      <w:proofErr w:type="gramStart"/>
      <w:r w:rsidRPr="00BC71C0">
        <w:rPr>
          <w:sz w:val="24"/>
        </w:rPr>
        <w:t>mulx</w:t>
      </w:r>
      <w:proofErr w:type="spellEnd"/>
      <w:r w:rsidRPr="00BC71C0">
        <w:rPr>
          <w:sz w:val="24"/>
        </w:rPr>
        <w:t>(</w:t>
      </w:r>
      <w:proofErr w:type="gramEnd"/>
      <w:r w:rsidRPr="00BC71C0">
        <w:rPr>
          <w:sz w:val="24"/>
        </w:rPr>
        <w:t xml:space="preserve">x, </w:t>
      </w:r>
      <w:proofErr w:type="spellStart"/>
      <w:r w:rsidRPr="00BC71C0">
        <w:rPr>
          <w:sz w:val="24"/>
        </w:rPr>
        <w:t>i</w:t>
      </w:r>
      <w:proofErr w:type="spellEnd"/>
      <w:r w:rsidRPr="00BC71C0">
        <w:rPr>
          <w:sz w:val="24"/>
        </w:rPr>
        <w:t>) / fac(</w:t>
      </w:r>
      <w:proofErr w:type="spellStart"/>
      <w:r w:rsidRPr="00BC71C0">
        <w:rPr>
          <w:sz w:val="24"/>
        </w:rPr>
        <w:t>i</w:t>
      </w:r>
      <w:proofErr w:type="spellEnd"/>
      <w:r w:rsidRPr="00BC71C0">
        <w:rPr>
          <w:sz w:val="24"/>
        </w:rPr>
        <w:t>);</w:t>
      </w:r>
    </w:p>
    <w:p w14:paraId="40702A65" w14:textId="77777777" w:rsidR="00FA78CD" w:rsidRPr="00BC71C0" w:rsidRDefault="00FA78CD" w:rsidP="00FA78CD">
      <w:pPr>
        <w:spacing w:line="360" w:lineRule="auto"/>
        <w:ind w:firstLine="420"/>
        <w:rPr>
          <w:sz w:val="24"/>
        </w:rPr>
      </w:pPr>
      <w:r w:rsidRPr="00BC71C0">
        <w:rPr>
          <w:sz w:val="24"/>
        </w:rPr>
        <w:tab/>
        <w:t>return z;</w:t>
      </w:r>
    </w:p>
    <w:p w14:paraId="2A1747F9" w14:textId="77777777" w:rsidR="00FA78CD" w:rsidRPr="00BC71C0" w:rsidRDefault="00FA78CD" w:rsidP="00FA78CD">
      <w:pPr>
        <w:spacing w:line="360" w:lineRule="auto"/>
        <w:ind w:firstLine="420"/>
        <w:rPr>
          <w:sz w:val="24"/>
        </w:rPr>
      </w:pPr>
      <w:r w:rsidRPr="00BC71C0">
        <w:rPr>
          <w:sz w:val="24"/>
        </w:rPr>
        <w:t>}</w:t>
      </w:r>
    </w:p>
    <w:p w14:paraId="5A30E8C8" w14:textId="77777777" w:rsidR="00FA78CD" w:rsidRPr="00BC71C0" w:rsidRDefault="00FA78CD" w:rsidP="00FA78CD">
      <w:pPr>
        <w:spacing w:line="360" w:lineRule="auto"/>
        <w:ind w:firstLine="420"/>
        <w:rPr>
          <w:sz w:val="24"/>
        </w:rPr>
      </w:pPr>
      <w:r w:rsidRPr="00BC71C0">
        <w:rPr>
          <w:sz w:val="24"/>
        </w:rPr>
        <w:t xml:space="preserve">double </w:t>
      </w:r>
      <w:proofErr w:type="spellStart"/>
      <w:proofErr w:type="gramStart"/>
      <w:r w:rsidRPr="00BC71C0">
        <w:rPr>
          <w:sz w:val="24"/>
        </w:rPr>
        <w:t>mulx</w:t>
      </w:r>
      <w:proofErr w:type="spellEnd"/>
      <w:r w:rsidRPr="00BC71C0">
        <w:rPr>
          <w:sz w:val="24"/>
        </w:rPr>
        <w:t>(</w:t>
      </w:r>
      <w:proofErr w:type="gramEnd"/>
      <w:r w:rsidRPr="00BC71C0">
        <w:rPr>
          <w:sz w:val="24"/>
        </w:rPr>
        <w:t>double x, int n)</w:t>
      </w:r>
    </w:p>
    <w:p w14:paraId="215F2BE1" w14:textId="77777777" w:rsidR="00FA78CD" w:rsidRPr="00BC71C0" w:rsidRDefault="00FA78CD" w:rsidP="00FA78CD">
      <w:pPr>
        <w:spacing w:line="360" w:lineRule="auto"/>
        <w:ind w:firstLine="420"/>
        <w:rPr>
          <w:sz w:val="24"/>
        </w:rPr>
      </w:pPr>
      <w:r w:rsidRPr="00BC71C0">
        <w:rPr>
          <w:sz w:val="24"/>
        </w:rPr>
        <w:t>{</w:t>
      </w:r>
    </w:p>
    <w:p w14:paraId="5B232DCE" w14:textId="77777777" w:rsidR="00FA78CD" w:rsidRPr="00BC71C0" w:rsidRDefault="00FA78CD" w:rsidP="00FA78CD">
      <w:pPr>
        <w:spacing w:line="360" w:lineRule="auto"/>
        <w:ind w:firstLine="420"/>
        <w:rPr>
          <w:sz w:val="24"/>
        </w:rPr>
      </w:pPr>
      <w:r w:rsidRPr="00BC71C0">
        <w:rPr>
          <w:sz w:val="24"/>
        </w:rPr>
        <w:tab/>
        <w:t>static double z = 1.0;</w:t>
      </w:r>
    </w:p>
    <w:p w14:paraId="6FA11438" w14:textId="77777777" w:rsidR="00FA78CD" w:rsidRPr="00BC71C0" w:rsidRDefault="00FA78CD" w:rsidP="00FA78CD">
      <w:pPr>
        <w:spacing w:line="360" w:lineRule="auto"/>
        <w:ind w:firstLine="420"/>
        <w:rPr>
          <w:sz w:val="24"/>
        </w:rPr>
      </w:pPr>
      <w:r w:rsidRPr="00BC71C0">
        <w:rPr>
          <w:sz w:val="24"/>
        </w:rPr>
        <w:tab/>
        <w:t>z = z * x;</w:t>
      </w:r>
    </w:p>
    <w:p w14:paraId="1191A720" w14:textId="77777777" w:rsidR="00FA78CD" w:rsidRPr="00BC71C0" w:rsidRDefault="00FA78CD" w:rsidP="00FA78CD">
      <w:pPr>
        <w:spacing w:line="360" w:lineRule="auto"/>
        <w:ind w:firstLine="420"/>
        <w:rPr>
          <w:sz w:val="24"/>
        </w:rPr>
      </w:pPr>
      <w:r w:rsidRPr="00BC71C0">
        <w:rPr>
          <w:sz w:val="24"/>
        </w:rPr>
        <w:tab/>
        <w:t>return z;</w:t>
      </w:r>
    </w:p>
    <w:p w14:paraId="1BC536FE" w14:textId="77777777" w:rsidR="00FA78CD" w:rsidRPr="00BC71C0" w:rsidRDefault="00FA78CD" w:rsidP="00FA78CD">
      <w:pPr>
        <w:spacing w:line="360" w:lineRule="auto"/>
        <w:ind w:firstLine="420"/>
        <w:rPr>
          <w:sz w:val="24"/>
        </w:rPr>
      </w:pPr>
      <w:r w:rsidRPr="00BC71C0">
        <w:rPr>
          <w:sz w:val="24"/>
        </w:rPr>
        <w:t>}</w:t>
      </w:r>
    </w:p>
    <w:p w14:paraId="77DB62DF" w14:textId="77777777" w:rsidR="00FA78CD" w:rsidRPr="00BC71C0" w:rsidRDefault="00FA78CD" w:rsidP="00FA78CD">
      <w:pPr>
        <w:spacing w:line="360" w:lineRule="auto"/>
        <w:ind w:firstLine="420"/>
        <w:rPr>
          <w:sz w:val="24"/>
        </w:rPr>
      </w:pPr>
      <w:r w:rsidRPr="00BC71C0">
        <w:rPr>
          <w:sz w:val="24"/>
        </w:rPr>
        <w:t xml:space="preserve">long </w:t>
      </w:r>
      <w:proofErr w:type="gramStart"/>
      <w:r w:rsidRPr="00BC71C0">
        <w:rPr>
          <w:sz w:val="24"/>
        </w:rPr>
        <w:t>fac(</w:t>
      </w:r>
      <w:proofErr w:type="gramEnd"/>
      <w:r w:rsidRPr="00BC71C0">
        <w:rPr>
          <w:sz w:val="24"/>
        </w:rPr>
        <w:t>int n)</w:t>
      </w:r>
    </w:p>
    <w:p w14:paraId="366CF27C" w14:textId="77777777" w:rsidR="00FA78CD" w:rsidRPr="00BC71C0" w:rsidRDefault="00FA78CD" w:rsidP="00FA78CD">
      <w:pPr>
        <w:spacing w:line="360" w:lineRule="auto"/>
        <w:ind w:firstLine="420"/>
        <w:rPr>
          <w:sz w:val="24"/>
        </w:rPr>
      </w:pPr>
      <w:r w:rsidRPr="00BC71C0">
        <w:rPr>
          <w:sz w:val="24"/>
        </w:rPr>
        <w:t>{</w:t>
      </w:r>
    </w:p>
    <w:p w14:paraId="0C9F4110" w14:textId="77777777" w:rsidR="00FA78CD" w:rsidRPr="00BC71C0" w:rsidRDefault="00FA78CD" w:rsidP="00FA78CD">
      <w:pPr>
        <w:spacing w:line="360" w:lineRule="auto"/>
        <w:ind w:firstLine="420"/>
        <w:rPr>
          <w:sz w:val="24"/>
        </w:rPr>
      </w:pPr>
      <w:r w:rsidRPr="00BC71C0">
        <w:rPr>
          <w:sz w:val="24"/>
        </w:rPr>
        <w:tab/>
        <w:t>static long h = 1;</w:t>
      </w:r>
    </w:p>
    <w:p w14:paraId="548FB743" w14:textId="77777777" w:rsidR="00FA78CD" w:rsidRPr="00BC71C0" w:rsidRDefault="00FA78CD" w:rsidP="00FA78CD">
      <w:pPr>
        <w:spacing w:line="360" w:lineRule="auto"/>
        <w:ind w:firstLine="420"/>
        <w:rPr>
          <w:sz w:val="24"/>
        </w:rPr>
      </w:pPr>
      <w:r w:rsidRPr="00BC71C0">
        <w:rPr>
          <w:sz w:val="24"/>
        </w:rPr>
        <w:tab/>
        <w:t>h = h *n;</w:t>
      </w:r>
    </w:p>
    <w:p w14:paraId="287664E0" w14:textId="77777777" w:rsidR="00FA78CD" w:rsidRPr="00BC71C0" w:rsidRDefault="00FA78CD" w:rsidP="00FA78CD">
      <w:pPr>
        <w:spacing w:line="360" w:lineRule="auto"/>
        <w:ind w:firstLine="420"/>
        <w:rPr>
          <w:sz w:val="24"/>
        </w:rPr>
      </w:pPr>
      <w:r w:rsidRPr="00BC71C0">
        <w:rPr>
          <w:sz w:val="24"/>
        </w:rPr>
        <w:tab/>
        <w:t>return h;</w:t>
      </w:r>
    </w:p>
    <w:p w14:paraId="6108AF8D" w14:textId="77777777" w:rsidR="00FA78CD" w:rsidRPr="00BC71C0" w:rsidRDefault="00FA78CD" w:rsidP="00FA78CD">
      <w:pPr>
        <w:spacing w:line="360" w:lineRule="auto"/>
        <w:ind w:firstLine="420"/>
        <w:rPr>
          <w:sz w:val="24"/>
        </w:rPr>
      </w:pPr>
      <w:r w:rsidRPr="00BC71C0">
        <w:rPr>
          <w:sz w:val="24"/>
        </w:rPr>
        <w:t>}</w:t>
      </w:r>
    </w:p>
    <w:p w14:paraId="2543ADAF" w14:textId="77777777" w:rsidR="00FA78CD" w:rsidRPr="00BC71C0" w:rsidRDefault="00FA78CD" w:rsidP="00FA78CD">
      <w:pPr>
        <w:spacing w:line="360" w:lineRule="auto"/>
        <w:ind w:firstLine="420"/>
        <w:rPr>
          <w:sz w:val="24"/>
        </w:rPr>
      </w:pPr>
      <w:r w:rsidRPr="00BC71C0">
        <w:rPr>
          <w:sz w:val="24"/>
        </w:rPr>
        <w:t xml:space="preserve">int </w:t>
      </w:r>
      <w:proofErr w:type="gramStart"/>
      <w:r w:rsidRPr="00BC71C0">
        <w:rPr>
          <w:sz w:val="24"/>
        </w:rPr>
        <w:t>main(</w:t>
      </w:r>
      <w:proofErr w:type="gramEnd"/>
      <w:r w:rsidRPr="00BC71C0">
        <w:rPr>
          <w:sz w:val="24"/>
        </w:rPr>
        <w:t>)</w:t>
      </w:r>
    </w:p>
    <w:p w14:paraId="306AD6E9" w14:textId="77777777" w:rsidR="00FA78CD" w:rsidRPr="00BC71C0" w:rsidRDefault="00FA78CD" w:rsidP="00FA78CD">
      <w:pPr>
        <w:spacing w:line="360" w:lineRule="auto"/>
        <w:ind w:firstLine="420"/>
        <w:rPr>
          <w:sz w:val="24"/>
        </w:rPr>
      </w:pPr>
      <w:r w:rsidRPr="00BC71C0">
        <w:rPr>
          <w:sz w:val="24"/>
        </w:rPr>
        <w:t>{</w:t>
      </w:r>
    </w:p>
    <w:p w14:paraId="0DC3754D" w14:textId="77777777" w:rsidR="00FA78CD" w:rsidRPr="00BC71C0" w:rsidRDefault="00FA78CD" w:rsidP="00FA78CD">
      <w:pPr>
        <w:spacing w:line="360" w:lineRule="auto"/>
        <w:ind w:firstLine="420"/>
        <w:rPr>
          <w:sz w:val="24"/>
        </w:rPr>
      </w:pPr>
      <w:r w:rsidRPr="00BC71C0">
        <w:rPr>
          <w:sz w:val="24"/>
        </w:rPr>
        <w:tab/>
        <w:t>double x;</w:t>
      </w:r>
    </w:p>
    <w:p w14:paraId="1E77B77C" w14:textId="77777777" w:rsidR="00FA78CD" w:rsidRPr="00BC71C0" w:rsidRDefault="00FA78CD" w:rsidP="00FA78CD">
      <w:pPr>
        <w:spacing w:line="360" w:lineRule="auto"/>
        <w:ind w:firstLine="420"/>
        <w:rPr>
          <w:sz w:val="24"/>
        </w:rPr>
      </w:pPr>
      <w:r w:rsidRPr="00BC71C0">
        <w:rPr>
          <w:sz w:val="24"/>
        </w:rPr>
        <w:tab/>
        <w:t>int n;</w:t>
      </w:r>
    </w:p>
    <w:p w14:paraId="71C6BF79" w14:textId="77777777" w:rsidR="00FA78CD" w:rsidRPr="00BC71C0" w:rsidRDefault="00FA78CD" w:rsidP="00FA78CD">
      <w:pPr>
        <w:spacing w:line="360" w:lineRule="auto"/>
        <w:ind w:firstLine="420"/>
        <w:rPr>
          <w:sz w:val="24"/>
        </w:rPr>
      </w:pPr>
      <w:r w:rsidRPr="00BC71C0">
        <w:rPr>
          <w:sz w:val="24"/>
        </w:rPr>
        <w:tab/>
      </w:r>
      <w:proofErr w:type="spellStart"/>
      <w:proofErr w:type="gramStart"/>
      <w:r w:rsidRPr="00BC71C0">
        <w:rPr>
          <w:sz w:val="24"/>
        </w:rPr>
        <w:t>printf</w:t>
      </w:r>
      <w:proofErr w:type="spellEnd"/>
      <w:r w:rsidRPr="00BC71C0">
        <w:rPr>
          <w:sz w:val="24"/>
        </w:rPr>
        <w:t>(</w:t>
      </w:r>
      <w:proofErr w:type="gramEnd"/>
      <w:r w:rsidRPr="00BC71C0">
        <w:rPr>
          <w:sz w:val="24"/>
        </w:rPr>
        <w:t>"Input x and n:");</w:t>
      </w:r>
    </w:p>
    <w:p w14:paraId="70AC8455" w14:textId="77777777" w:rsidR="00FA78CD" w:rsidRPr="00BC71C0" w:rsidRDefault="00FA78CD" w:rsidP="00FA78CD">
      <w:pPr>
        <w:spacing w:line="360" w:lineRule="auto"/>
        <w:ind w:firstLine="420"/>
        <w:rPr>
          <w:sz w:val="24"/>
        </w:rPr>
      </w:pPr>
      <w:r w:rsidRPr="00BC71C0">
        <w:rPr>
          <w:sz w:val="24"/>
        </w:rPr>
        <w:tab/>
      </w:r>
      <w:proofErr w:type="spellStart"/>
      <w:r w:rsidRPr="00BC71C0">
        <w:rPr>
          <w:sz w:val="24"/>
        </w:rPr>
        <w:t>scanf_</w:t>
      </w:r>
      <w:proofErr w:type="gramStart"/>
      <w:r w:rsidRPr="00BC71C0">
        <w:rPr>
          <w:sz w:val="24"/>
        </w:rPr>
        <w:t>s</w:t>
      </w:r>
      <w:proofErr w:type="spellEnd"/>
      <w:r w:rsidRPr="00BC71C0">
        <w:rPr>
          <w:sz w:val="24"/>
        </w:rPr>
        <w:t>(</w:t>
      </w:r>
      <w:proofErr w:type="gramEnd"/>
      <w:r w:rsidRPr="00BC71C0">
        <w:rPr>
          <w:sz w:val="24"/>
        </w:rPr>
        <w:t>"%</w:t>
      </w:r>
      <w:proofErr w:type="spellStart"/>
      <w:r w:rsidRPr="00BC71C0">
        <w:rPr>
          <w:sz w:val="24"/>
        </w:rPr>
        <w:t>lf%d</w:t>
      </w:r>
      <w:proofErr w:type="spellEnd"/>
      <w:r w:rsidRPr="00BC71C0">
        <w:rPr>
          <w:sz w:val="24"/>
        </w:rPr>
        <w:t>", &amp;x, &amp;n);</w:t>
      </w:r>
    </w:p>
    <w:p w14:paraId="255DA8FE" w14:textId="77777777" w:rsidR="00FA78CD" w:rsidRPr="00BC71C0" w:rsidRDefault="00FA78CD" w:rsidP="00FA78CD">
      <w:pPr>
        <w:spacing w:line="360" w:lineRule="auto"/>
        <w:ind w:firstLine="420"/>
        <w:rPr>
          <w:sz w:val="24"/>
        </w:rPr>
      </w:pPr>
      <w:r w:rsidRPr="00BC71C0">
        <w:rPr>
          <w:sz w:val="24"/>
        </w:rPr>
        <w:tab/>
      </w:r>
      <w:proofErr w:type="spellStart"/>
      <w:proofErr w:type="gramStart"/>
      <w:r w:rsidRPr="00BC71C0">
        <w:rPr>
          <w:sz w:val="24"/>
        </w:rPr>
        <w:t>printf</w:t>
      </w:r>
      <w:proofErr w:type="spellEnd"/>
      <w:r w:rsidRPr="00BC71C0">
        <w:rPr>
          <w:sz w:val="24"/>
        </w:rPr>
        <w:t>(</w:t>
      </w:r>
      <w:proofErr w:type="gramEnd"/>
      <w:r w:rsidRPr="00BC71C0">
        <w:rPr>
          <w:sz w:val="24"/>
        </w:rPr>
        <w:t>"The result is %</w:t>
      </w:r>
      <w:proofErr w:type="spellStart"/>
      <w:r w:rsidRPr="00BC71C0">
        <w:rPr>
          <w:sz w:val="24"/>
        </w:rPr>
        <w:t>lf</w:t>
      </w:r>
      <w:proofErr w:type="spellEnd"/>
      <w:r w:rsidRPr="00BC71C0">
        <w:rPr>
          <w:sz w:val="24"/>
        </w:rPr>
        <w:t>:", sum(x, n));</w:t>
      </w:r>
    </w:p>
    <w:p w14:paraId="1528D259" w14:textId="77777777" w:rsidR="00FA78CD" w:rsidRPr="00BC71C0" w:rsidRDefault="00FA78CD" w:rsidP="00FA78CD">
      <w:pPr>
        <w:spacing w:line="360" w:lineRule="auto"/>
        <w:ind w:firstLine="420"/>
        <w:rPr>
          <w:sz w:val="24"/>
        </w:rPr>
      </w:pPr>
      <w:r w:rsidRPr="00BC71C0">
        <w:rPr>
          <w:sz w:val="24"/>
        </w:rPr>
        <w:tab/>
        <w:t>return 0;</w:t>
      </w:r>
    </w:p>
    <w:p w14:paraId="5A1A4B0A" w14:textId="77777777" w:rsidR="00FA78CD" w:rsidRDefault="00FA78CD" w:rsidP="00FA78CD">
      <w:pPr>
        <w:spacing w:line="360" w:lineRule="auto"/>
        <w:ind w:firstLine="420"/>
        <w:rPr>
          <w:sz w:val="24"/>
        </w:rPr>
      </w:pPr>
      <w:r w:rsidRPr="00BC71C0">
        <w:rPr>
          <w:sz w:val="24"/>
        </w:rPr>
        <w:t>}</w:t>
      </w:r>
    </w:p>
    <w:p w14:paraId="3DBDAD01" w14:textId="77777777" w:rsidR="00FA78CD" w:rsidRDefault="00FA78CD" w:rsidP="00FA78CD">
      <w:pPr>
        <w:spacing w:line="360" w:lineRule="auto"/>
        <w:ind w:firstLine="420"/>
        <w:rPr>
          <w:rFonts w:hAnsi="宋体"/>
          <w:sz w:val="24"/>
        </w:rPr>
      </w:pPr>
      <w:r>
        <w:rPr>
          <w:noProof/>
        </w:rPr>
        <w:lastRenderedPageBreak/>
        <w:drawing>
          <wp:inline distT="0" distB="0" distL="0" distR="0" wp14:anchorId="70E5DC1A" wp14:editId="3D39C19D">
            <wp:extent cx="2217420" cy="533824"/>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44292" cy="540293"/>
                    </a:xfrm>
                    <a:prstGeom prst="rect">
                      <a:avLst/>
                    </a:prstGeom>
                  </pic:spPr>
                </pic:pic>
              </a:graphicData>
            </a:graphic>
          </wp:inline>
        </w:drawing>
      </w:r>
      <w:r>
        <w:rPr>
          <w:noProof/>
        </w:rPr>
        <w:drawing>
          <wp:inline distT="0" distB="0" distL="0" distR="0" wp14:anchorId="6BC57ABA" wp14:editId="1202117B">
            <wp:extent cx="2186940" cy="584957"/>
            <wp:effectExtent l="0" t="0" r="381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26065" cy="595422"/>
                    </a:xfrm>
                    <a:prstGeom prst="rect">
                      <a:avLst/>
                    </a:prstGeom>
                  </pic:spPr>
                </pic:pic>
              </a:graphicData>
            </a:graphic>
          </wp:inline>
        </w:drawing>
      </w:r>
    </w:p>
    <w:p w14:paraId="30A2C832" w14:textId="77777777" w:rsidR="00FA78CD" w:rsidRDefault="00FA78CD" w:rsidP="00FA78CD">
      <w:pPr>
        <w:spacing w:line="360" w:lineRule="auto"/>
        <w:ind w:firstLine="420"/>
        <w:rPr>
          <w:rFonts w:hAnsi="宋体"/>
          <w:sz w:val="24"/>
        </w:rPr>
      </w:pPr>
      <w:r>
        <w:rPr>
          <w:noProof/>
        </w:rPr>
        <w:drawing>
          <wp:inline distT="0" distB="0" distL="0" distR="0" wp14:anchorId="74656257" wp14:editId="707A8875">
            <wp:extent cx="2126164" cy="441998"/>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26164" cy="441998"/>
                    </a:xfrm>
                    <a:prstGeom prst="rect">
                      <a:avLst/>
                    </a:prstGeom>
                  </pic:spPr>
                </pic:pic>
              </a:graphicData>
            </a:graphic>
          </wp:inline>
        </w:drawing>
      </w:r>
    </w:p>
    <w:p w14:paraId="6FE6EEEB" w14:textId="77777777" w:rsidR="00FA78CD" w:rsidRPr="00885843" w:rsidRDefault="00FA78CD" w:rsidP="00FA78CD">
      <w:pPr>
        <w:snapToGrid w:val="0"/>
        <w:spacing w:afterLines="25" w:after="78" w:line="360" w:lineRule="auto"/>
        <w:rPr>
          <w:b/>
          <w:sz w:val="24"/>
        </w:rPr>
      </w:pPr>
      <w:r>
        <w:rPr>
          <w:b/>
          <w:sz w:val="24"/>
        </w:rPr>
        <w:t>3</w:t>
      </w:r>
      <w:r w:rsidRPr="00885843">
        <w:rPr>
          <w:b/>
          <w:sz w:val="24"/>
        </w:rPr>
        <w:t>.2.</w:t>
      </w:r>
      <w:r>
        <w:rPr>
          <w:b/>
          <w:sz w:val="24"/>
        </w:rPr>
        <w:t>3</w:t>
      </w:r>
      <w:r w:rsidRPr="00885843">
        <w:rPr>
          <w:b/>
          <w:sz w:val="24"/>
        </w:rPr>
        <w:t xml:space="preserve"> </w:t>
      </w:r>
      <w:r w:rsidRPr="00885843">
        <w:rPr>
          <w:rFonts w:hAnsi="宋体"/>
          <w:b/>
          <w:sz w:val="24"/>
        </w:rPr>
        <w:t>程序</w:t>
      </w:r>
      <w:r>
        <w:rPr>
          <w:b/>
          <w:sz w:val="24"/>
        </w:rPr>
        <w:t>跟踪调试</w:t>
      </w:r>
    </w:p>
    <w:p w14:paraId="09689586" w14:textId="77777777" w:rsidR="00FA78CD" w:rsidRDefault="00FA78CD" w:rsidP="00FA78CD">
      <w:pPr>
        <w:spacing w:line="360" w:lineRule="auto"/>
        <w:ind w:firstLine="420"/>
        <w:rPr>
          <w:sz w:val="24"/>
        </w:rPr>
      </w:pPr>
      <w:r>
        <w:rPr>
          <w:sz w:val="24"/>
        </w:rPr>
        <w:t>下面是计算</w:t>
      </w:r>
      <w:proofErr w:type="spellStart"/>
      <w:r>
        <w:rPr>
          <w:sz w:val="24"/>
        </w:rPr>
        <w:t>fabonacci</w:t>
      </w:r>
      <w:proofErr w:type="spellEnd"/>
      <w:r>
        <w:rPr>
          <w:sz w:val="24"/>
        </w:rPr>
        <w:t>数列前</w:t>
      </w:r>
      <w:r>
        <w:rPr>
          <w:sz w:val="24"/>
        </w:rPr>
        <w:t>n</w:t>
      </w:r>
      <w:r>
        <w:rPr>
          <w:sz w:val="24"/>
        </w:rPr>
        <w:t>项和的源程序，现要求单</w:t>
      </w:r>
      <w:proofErr w:type="gramStart"/>
      <w:r>
        <w:rPr>
          <w:sz w:val="24"/>
        </w:rPr>
        <w:t>步执行</w:t>
      </w:r>
      <w:proofErr w:type="gramEnd"/>
      <w:r>
        <w:rPr>
          <w:sz w:val="24"/>
        </w:rPr>
        <w:t>该程序，在</w:t>
      </w:r>
      <w:r>
        <w:rPr>
          <w:sz w:val="24"/>
        </w:rPr>
        <w:t>watch</w:t>
      </w:r>
      <w:r>
        <w:rPr>
          <w:sz w:val="24"/>
        </w:rPr>
        <w:t>窗口中观察</w:t>
      </w:r>
      <w:proofErr w:type="spellStart"/>
      <w:r>
        <w:rPr>
          <w:sz w:val="24"/>
        </w:rPr>
        <w:t>Ik,sum,n</w:t>
      </w:r>
      <w:proofErr w:type="spellEnd"/>
      <w:r>
        <w:rPr>
          <w:sz w:val="24"/>
        </w:rPr>
        <w:t>值。具体操作如下：</w:t>
      </w:r>
    </w:p>
    <w:p w14:paraId="0C3CFBBE" w14:textId="77777777" w:rsidR="00FA78CD" w:rsidRDefault="00FA78CD" w:rsidP="00FA78CD">
      <w:pPr>
        <w:spacing w:line="300" w:lineRule="auto"/>
        <w:ind w:leftChars="100" w:left="210"/>
        <w:rPr>
          <w:b/>
          <w:sz w:val="24"/>
        </w:rPr>
      </w:pPr>
      <w:r>
        <w:rPr>
          <w:b/>
          <w:sz w:val="24"/>
        </w:rPr>
        <w:t>/*</w:t>
      </w:r>
      <w:r>
        <w:rPr>
          <w:b/>
          <w:sz w:val="24"/>
        </w:rPr>
        <w:t>实验</w:t>
      </w:r>
      <w:r>
        <w:rPr>
          <w:b/>
          <w:sz w:val="24"/>
        </w:rPr>
        <w:t>3-3</w:t>
      </w:r>
      <w:r>
        <w:rPr>
          <w:b/>
          <w:sz w:val="24"/>
        </w:rPr>
        <w:t>跟踪调试题程序：</w:t>
      </w:r>
      <w:r>
        <w:rPr>
          <w:sz w:val="24"/>
        </w:rPr>
        <w:t>计算</w:t>
      </w:r>
      <w:proofErr w:type="spellStart"/>
      <w:r>
        <w:rPr>
          <w:sz w:val="24"/>
        </w:rPr>
        <w:t>fabonacci</w:t>
      </w:r>
      <w:proofErr w:type="spellEnd"/>
      <w:r>
        <w:rPr>
          <w:sz w:val="24"/>
        </w:rPr>
        <w:t>数列前</w:t>
      </w:r>
      <w:r>
        <w:rPr>
          <w:sz w:val="24"/>
        </w:rPr>
        <w:t>n</w:t>
      </w:r>
      <w:r>
        <w:rPr>
          <w:sz w:val="24"/>
        </w:rPr>
        <w:t>项和</w:t>
      </w:r>
      <w:r>
        <w:rPr>
          <w:b/>
          <w:sz w:val="24"/>
        </w:rPr>
        <w:t>*/</w:t>
      </w:r>
    </w:p>
    <w:p w14:paraId="1A925522" w14:textId="77777777" w:rsidR="00FA78CD" w:rsidRDefault="00FA78CD" w:rsidP="00FA78CD">
      <w:pPr>
        <w:spacing w:line="300" w:lineRule="auto"/>
        <w:ind w:leftChars="100" w:left="210"/>
        <w:rPr>
          <w:sz w:val="24"/>
        </w:rPr>
      </w:pPr>
      <w:r>
        <w:rPr>
          <w:sz w:val="24"/>
        </w:rPr>
        <w:t xml:space="preserve">#include&lt;stdio.h&gt; </w:t>
      </w:r>
    </w:p>
    <w:p w14:paraId="7AD8BA29" w14:textId="77777777" w:rsidR="00FA78CD" w:rsidRDefault="00FA78CD" w:rsidP="00FA78CD">
      <w:pPr>
        <w:spacing w:line="300" w:lineRule="auto"/>
        <w:ind w:leftChars="100" w:left="210"/>
        <w:rPr>
          <w:sz w:val="24"/>
        </w:rPr>
      </w:pPr>
      <w:r>
        <w:rPr>
          <w:sz w:val="24"/>
        </w:rPr>
        <w:t>int main(void)</w:t>
      </w:r>
    </w:p>
    <w:p w14:paraId="676ABBAA" w14:textId="77777777" w:rsidR="00FA78CD" w:rsidRDefault="00FA78CD" w:rsidP="00FA78CD">
      <w:pPr>
        <w:spacing w:line="300" w:lineRule="auto"/>
        <w:ind w:leftChars="100" w:left="210"/>
        <w:rPr>
          <w:sz w:val="24"/>
        </w:rPr>
      </w:pPr>
      <w:r>
        <w:rPr>
          <w:sz w:val="24"/>
        </w:rPr>
        <w:t>{</w:t>
      </w:r>
    </w:p>
    <w:p w14:paraId="04AE63DE" w14:textId="77777777" w:rsidR="00FA78CD" w:rsidRDefault="00FA78CD" w:rsidP="00FA78CD">
      <w:pPr>
        <w:spacing w:line="300" w:lineRule="auto"/>
        <w:ind w:leftChars="100" w:left="210"/>
        <w:rPr>
          <w:sz w:val="24"/>
        </w:rPr>
      </w:pPr>
      <w:r>
        <w:rPr>
          <w:sz w:val="24"/>
        </w:rPr>
        <w:t xml:space="preserve">    int </w:t>
      </w:r>
      <w:proofErr w:type="spellStart"/>
      <w:proofErr w:type="gramStart"/>
      <w:r>
        <w:rPr>
          <w:sz w:val="24"/>
        </w:rPr>
        <w:t>i,k</w:t>
      </w:r>
      <w:proofErr w:type="spellEnd"/>
      <w:proofErr w:type="gramEnd"/>
      <w:r>
        <w:rPr>
          <w:sz w:val="24"/>
        </w:rPr>
        <w:t>;</w:t>
      </w:r>
    </w:p>
    <w:p w14:paraId="3139FFD6" w14:textId="77777777" w:rsidR="00FA78CD" w:rsidRDefault="00FA78CD" w:rsidP="00FA78CD">
      <w:pPr>
        <w:spacing w:line="300" w:lineRule="auto"/>
        <w:ind w:leftChars="100" w:left="210"/>
        <w:rPr>
          <w:sz w:val="24"/>
        </w:rPr>
      </w:pPr>
      <w:r>
        <w:rPr>
          <w:sz w:val="24"/>
        </w:rPr>
        <w:t xml:space="preserve">    long sum=</w:t>
      </w:r>
      <w:proofErr w:type="gramStart"/>
      <w:r>
        <w:rPr>
          <w:sz w:val="24"/>
        </w:rPr>
        <w:t>0,fabonacci</w:t>
      </w:r>
      <w:proofErr w:type="gramEnd"/>
      <w:r>
        <w:rPr>
          <w:sz w:val="24"/>
        </w:rPr>
        <w:t>(int n);</w:t>
      </w:r>
    </w:p>
    <w:p w14:paraId="19187376" w14:textId="77777777" w:rsidR="00FA78CD" w:rsidRDefault="00FA78CD" w:rsidP="00FA78CD">
      <w:pPr>
        <w:spacing w:line="300" w:lineRule="auto"/>
        <w:ind w:leftChars="100" w:left="210"/>
        <w:rPr>
          <w:sz w:val="24"/>
        </w:rPr>
      </w:pPr>
      <w:r>
        <w:rPr>
          <w:sz w:val="24"/>
        </w:rPr>
        <w:t xml:space="preserve">    </w:t>
      </w:r>
      <w:proofErr w:type="spellStart"/>
      <w:proofErr w:type="gramStart"/>
      <w:r>
        <w:rPr>
          <w:sz w:val="24"/>
        </w:rPr>
        <w:t>printf</w:t>
      </w:r>
      <w:proofErr w:type="spellEnd"/>
      <w:r>
        <w:rPr>
          <w:sz w:val="24"/>
        </w:rPr>
        <w:t>(</w:t>
      </w:r>
      <w:proofErr w:type="gramEnd"/>
      <w:r>
        <w:rPr>
          <w:sz w:val="24"/>
        </w:rPr>
        <w:t>"</w:t>
      </w:r>
      <w:proofErr w:type="spellStart"/>
      <w:r>
        <w:rPr>
          <w:sz w:val="24"/>
        </w:rPr>
        <w:t>Inut</w:t>
      </w:r>
      <w:proofErr w:type="spellEnd"/>
      <w:r>
        <w:rPr>
          <w:sz w:val="24"/>
        </w:rPr>
        <w:t xml:space="preserve"> n:");</w:t>
      </w:r>
    </w:p>
    <w:p w14:paraId="5A122A9E" w14:textId="77777777" w:rsidR="00FA78CD" w:rsidRDefault="00FA78CD" w:rsidP="00FA78CD">
      <w:pPr>
        <w:spacing w:line="300" w:lineRule="auto"/>
        <w:ind w:leftChars="100" w:left="210"/>
        <w:rPr>
          <w:sz w:val="24"/>
        </w:rPr>
      </w:pPr>
      <w:r>
        <w:rPr>
          <w:sz w:val="24"/>
        </w:rPr>
        <w:t xml:space="preserve">    </w:t>
      </w:r>
      <w:proofErr w:type="spellStart"/>
      <w:r>
        <w:rPr>
          <w:sz w:val="24"/>
        </w:rPr>
        <w:t>scanf</w:t>
      </w:r>
      <w:proofErr w:type="spellEnd"/>
      <w:r>
        <w:rPr>
          <w:sz w:val="24"/>
        </w:rPr>
        <w:t>("%</w:t>
      </w:r>
      <w:proofErr w:type="spellStart"/>
      <w:r>
        <w:rPr>
          <w:sz w:val="24"/>
        </w:rPr>
        <w:t>d</w:t>
      </w:r>
      <w:proofErr w:type="gramStart"/>
      <w:r>
        <w:rPr>
          <w:sz w:val="24"/>
        </w:rPr>
        <w:t>",&amp;</w:t>
      </w:r>
      <w:proofErr w:type="gramEnd"/>
      <w:r>
        <w:rPr>
          <w:sz w:val="24"/>
        </w:rPr>
        <w:t>k</w:t>
      </w:r>
      <w:proofErr w:type="spellEnd"/>
      <w:r>
        <w:rPr>
          <w:sz w:val="24"/>
        </w:rPr>
        <w:t>);</w:t>
      </w:r>
    </w:p>
    <w:p w14:paraId="05F9C472" w14:textId="77777777" w:rsidR="00FA78CD" w:rsidRDefault="00FA78CD" w:rsidP="00FA78CD">
      <w:pPr>
        <w:spacing w:line="300" w:lineRule="auto"/>
        <w:ind w:leftChars="100" w:left="210"/>
        <w:rPr>
          <w:sz w:val="24"/>
        </w:rPr>
      </w:pPr>
      <w:r>
        <w:rPr>
          <w:sz w:val="24"/>
        </w:rPr>
        <w:t xml:space="preserve">    for(</w:t>
      </w:r>
      <w:proofErr w:type="spellStart"/>
      <w:r>
        <w:rPr>
          <w:sz w:val="24"/>
        </w:rPr>
        <w:t>i</w:t>
      </w:r>
      <w:proofErr w:type="spellEnd"/>
      <w:r>
        <w:rPr>
          <w:sz w:val="24"/>
        </w:rPr>
        <w:t>=</w:t>
      </w:r>
      <w:proofErr w:type="gramStart"/>
      <w:r>
        <w:rPr>
          <w:sz w:val="24"/>
        </w:rPr>
        <w:t>1;i</w:t>
      </w:r>
      <w:proofErr w:type="gramEnd"/>
      <w:r>
        <w:rPr>
          <w:sz w:val="24"/>
        </w:rPr>
        <w:t>&lt;=</w:t>
      </w:r>
      <w:proofErr w:type="spellStart"/>
      <w:r>
        <w:rPr>
          <w:sz w:val="24"/>
        </w:rPr>
        <w:t>k;i</w:t>
      </w:r>
      <w:proofErr w:type="spellEnd"/>
      <w:r>
        <w:rPr>
          <w:sz w:val="24"/>
        </w:rPr>
        <w:t>++){</w:t>
      </w:r>
    </w:p>
    <w:p w14:paraId="59F2031C" w14:textId="77777777" w:rsidR="00FA78CD" w:rsidRDefault="00FA78CD" w:rsidP="00FA78CD">
      <w:pPr>
        <w:spacing w:line="300" w:lineRule="auto"/>
        <w:ind w:leftChars="100" w:left="210"/>
        <w:rPr>
          <w:sz w:val="24"/>
        </w:rPr>
      </w:pPr>
      <w:r>
        <w:rPr>
          <w:sz w:val="24"/>
        </w:rPr>
        <w:t xml:space="preserve">        sum+=</w:t>
      </w:r>
      <w:proofErr w:type="spellStart"/>
      <w:r>
        <w:rPr>
          <w:sz w:val="24"/>
        </w:rPr>
        <w:t>fabonacci</w:t>
      </w:r>
      <w:proofErr w:type="spellEnd"/>
      <w:r>
        <w:rPr>
          <w:sz w:val="24"/>
        </w:rPr>
        <w:t>(</w:t>
      </w:r>
      <w:proofErr w:type="spellStart"/>
      <w:r>
        <w:rPr>
          <w:sz w:val="24"/>
        </w:rPr>
        <w:t>i</w:t>
      </w:r>
      <w:proofErr w:type="spellEnd"/>
      <w:r>
        <w:rPr>
          <w:sz w:val="24"/>
        </w:rPr>
        <w:t>);</w:t>
      </w:r>
    </w:p>
    <w:p w14:paraId="346E1DC4" w14:textId="77777777" w:rsidR="00FA78CD" w:rsidRDefault="00FA78CD" w:rsidP="00FA78CD">
      <w:pPr>
        <w:spacing w:line="300" w:lineRule="auto"/>
        <w:ind w:leftChars="100" w:left="210"/>
        <w:rPr>
          <w:sz w:val="24"/>
        </w:rPr>
      </w:pPr>
      <w:r>
        <w:rPr>
          <w:sz w:val="24"/>
        </w:rPr>
        <w:t xml:space="preserve">        </w:t>
      </w:r>
      <w:proofErr w:type="spellStart"/>
      <w:proofErr w:type="gramStart"/>
      <w:r>
        <w:rPr>
          <w:sz w:val="24"/>
        </w:rPr>
        <w:t>printf</w:t>
      </w:r>
      <w:proofErr w:type="spellEnd"/>
      <w:r>
        <w:rPr>
          <w:sz w:val="24"/>
        </w:rPr>
        <w:t>(</w:t>
      </w:r>
      <w:proofErr w:type="gramEnd"/>
      <w:r>
        <w:rPr>
          <w:sz w:val="24"/>
        </w:rPr>
        <w:t>"</w:t>
      </w:r>
      <w:proofErr w:type="spellStart"/>
      <w:r>
        <w:rPr>
          <w:sz w:val="24"/>
        </w:rPr>
        <w:t>i</w:t>
      </w:r>
      <w:proofErr w:type="spellEnd"/>
      <w:r>
        <w:rPr>
          <w:sz w:val="24"/>
        </w:rPr>
        <w:t>=%d\</w:t>
      </w:r>
      <w:proofErr w:type="spellStart"/>
      <w:r>
        <w:rPr>
          <w:sz w:val="24"/>
        </w:rPr>
        <w:t>tthe</w:t>
      </w:r>
      <w:proofErr w:type="spellEnd"/>
      <w:r>
        <w:rPr>
          <w:sz w:val="24"/>
        </w:rPr>
        <w:t xml:space="preserve"> sum is %</w:t>
      </w:r>
      <w:proofErr w:type="spellStart"/>
      <w:r>
        <w:rPr>
          <w:sz w:val="24"/>
        </w:rPr>
        <w:t>ld</w:t>
      </w:r>
      <w:proofErr w:type="spellEnd"/>
      <w:r>
        <w:rPr>
          <w:sz w:val="24"/>
        </w:rPr>
        <w:t>\n",</w:t>
      </w:r>
      <w:proofErr w:type="spellStart"/>
      <w:r>
        <w:rPr>
          <w:sz w:val="24"/>
        </w:rPr>
        <w:t>i,sum</w:t>
      </w:r>
      <w:proofErr w:type="spellEnd"/>
      <w:r>
        <w:rPr>
          <w:sz w:val="24"/>
        </w:rPr>
        <w:t>);</w:t>
      </w:r>
    </w:p>
    <w:p w14:paraId="7F78C4D0" w14:textId="77777777" w:rsidR="00FA78CD" w:rsidRDefault="00FA78CD" w:rsidP="00FA78CD">
      <w:pPr>
        <w:spacing w:line="300" w:lineRule="auto"/>
        <w:ind w:leftChars="100" w:left="210"/>
        <w:rPr>
          <w:sz w:val="24"/>
        </w:rPr>
      </w:pPr>
      <w:r>
        <w:rPr>
          <w:sz w:val="24"/>
        </w:rPr>
        <w:t xml:space="preserve">    }</w:t>
      </w:r>
    </w:p>
    <w:p w14:paraId="57234CE2" w14:textId="77777777" w:rsidR="00FA78CD" w:rsidRDefault="00FA78CD" w:rsidP="00FA78CD">
      <w:pPr>
        <w:spacing w:line="300" w:lineRule="auto"/>
        <w:ind w:leftChars="100" w:left="210"/>
        <w:rPr>
          <w:sz w:val="24"/>
        </w:rPr>
      </w:pPr>
      <w:r>
        <w:rPr>
          <w:sz w:val="24"/>
        </w:rPr>
        <w:t xml:space="preserve">    return 0;</w:t>
      </w:r>
    </w:p>
    <w:p w14:paraId="0049548B" w14:textId="77777777" w:rsidR="00FA78CD" w:rsidRDefault="00FA78CD" w:rsidP="00FA78CD">
      <w:pPr>
        <w:spacing w:line="300" w:lineRule="auto"/>
        <w:ind w:leftChars="100" w:left="210"/>
        <w:rPr>
          <w:sz w:val="24"/>
        </w:rPr>
      </w:pPr>
      <w:r>
        <w:rPr>
          <w:sz w:val="24"/>
        </w:rPr>
        <w:t>}</w:t>
      </w:r>
    </w:p>
    <w:p w14:paraId="183D1531" w14:textId="77777777" w:rsidR="00FA78CD" w:rsidRDefault="00FA78CD" w:rsidP="00FA78CD">
      <w:pPr>
        <w:spacing w:line="300" w:lineRule="auto"/>
        <w:ind w:leftChars="100" w:left="210"/>
        <w:rPr>
          <w:sz w:val="24"/>
        </w:rPr>
      </w:pPr>
      <w:r>
        <w:rPr>
          <w:sz w:val="24"/>
        </w:rPr>
        <w:t xml:space="preserve">long </w:t>
      </w:r>
      <w:proofErr w:type="spellStart"/>
      <w:proofErr w:type="gramStart"/>
      <w:r>
        <w:rPr>
          <w:sz w:val="24"/>
        </w:rPr>
        <w:t>fabonacci</w:t>
      </w:r>
      <w:proofErr w:type="spellEnd"/>
      <w:r>
        <w:rPr>
          <w:sz w:val="24"/>
        </w:rPr>
        <w:t>(</w:t>
      </w:r>
      <w:proofErr w:type="gramEnd"/>
      <w:r>
        <w:rPr>
          <w:sz w:val="24"/>
        </w:rPr>
        <w:t>int n)</w:t>
      </w:r>
    </w:p>
    <w:p w14:paraId="7A62B138" w14:textId="77777777" w:rsidR="00FA78CD" w:rsidRDefault="00FA78CD" w:rsidP="00FA78CD">
      <w:pPr>
        <w:spacing w:line="300" w:lineRule="auto"/>
        <w:ind w:leftChars="100" w:left="210"/>
        <w:rPr>
          <w:sz w:val="24"/>
        </w:rPr>
      </w:pPr>
      <w:r>
        <w:rPr>
          <w:sz w:val="24"/>
        </w:rPr>
        <w:t>{</w:t>
      </w:r>
    </w:p>
    <w:p w14:paraId="3735B74C" w14:textId="77777777" w:rsidR="00FA78CD" w:rsidRDefault="00FA78CD" w:rsidP="00FA78CD">
      <w:pPr>
        <w:spacing w:line="300" w:lineRule="auto"/>
        <w:ind w:leftChars="100" w:left="210"/>
        <w:rPr>
          <w:sz w:val="24"/>
        </w:rPr>
      </w:pPr>
      <w:r>
        <w:rPr>
          <w:sz w:val="24"/>
        </w:rPr>
        <w:t xml:space="preserve">    </w:t>
      </w:r>
      <w:proofErr w:type="gramStart"/>
      <w:r>
        <w:rPr>
          <w:sz w:val="24"/>
        </w:rPr>
        <w:t>if(</w:t>
      </w:r>
      <w:proofErr w:type="gramEnd"/>
      <w:r>
        <w:rPr>
          <w:sz w:val="24"/>
        </w:rPr>
        <w:t>n==1 || n==2)</w:t>
      </w:r>
    </w:p>
    <w:p w14:paraId="22C5B7B4" w14:textId="77777777" w:rsidR="00FA78CD" w:rsidRDefault="00FA78CD" w:rsidP="00FA78CD">
      <w:pPr>
        <w:spacing w:line="300" w:lineRule="auto"/>
        <w:ind w:leftChars="100" w:left="210"/>
        <w:rPr>
          <w:sz w:val="24"/>
        </w:rPr>
      </w:pPr>
      <w:r>
        <w:rPr>
          <w:sz w:val="24"/>
        </w:rPr>
        <w:t xml:space="preserve">        return 1;</w:t>
      </w:r>
    </w:p>
    <w:p w14:paraId="162526BF" w14:textId="77777777" w:rsidR="00FA78CD" w:rsidRDefault="00FA78CD" w:rsidP="00FA78CD">
      <w:pPr>
        <w:spacing w:line="300" w:lineRule="auto"/>
        <w:ind w:leftChars="100" w:left="210"/>
        <w:rPr>
          <w:sz w:val="24"/>
        </w:rPr>
      </w:pPr>
      <w:r>
        <w:rPr>
          <w:sz w:val="24"/>
        </w:rPr>
        <w:t xml:space="preserve">    else</w:t>
      </w:r>
    </w:p>
    <w:p w14:paraId="2A4C2343" w14:textId="77777777" w:rsidR="00FA78CD" w:rsidRDefault="00FA78CD" w:rsidP="00FA78CD">
      <w:pPr>
        <w:spacing w:line="300" w:lineRule="auto"/>
        <w:ind w:leftChars="100" w:left="210"/>
        <w:rPr>
          <w:sz w:val="24"/>
        </w:rPr>
      </w:pPr>
      <w:r>
        <w:rPr>
          <w:sz w:val="24"/>
        </w:rPr>
        <w:t xml:space="preserve">        return </w:t>
      </w:r>
      <w:proofErr w:type="spellStart"/>
      <w:r>
        <w:rPr>
          <w:sz w:val="24"/>
        </w:rPr>
        <w:t>fabonacci</w:t>
      </w:r>
      <w:proofErr w:type="spellEnd"/>
      <w:r>
        <w:rPr>
          <w:sz w:val="24"/>
        </w:rPr>
        <w:t>(n-</w:t>
      </w:r>
      <w:proofErr w:type="gramStart"/>
      <w:r>
        <w:rPr>
          <w:sz w:val="24"/>
        </w:rPr>
        <w:t>1)+</w:t>
      </w:r>
      <w:proofErr w:type="spellStart"/>
      <w:proofErr w:type="gramEnd"/>
      <w:r>
        <w:rPr>
          <w:sz w:val="24"/>
        </w:rPr>
        <w:t>fabonacci</w:t>
      </w:r>
      <w:proofErr w:type="spellEnd"/>
      <w:r>
        <w:rPr>
          <w:sz w:val="24"/>
        </w:rPr>
        <w:t>(n-2);</w:t>
      </w:r>
    </w:p>
    <w:p w14:paraId="45F18BD2" w14:textId="77777777" w:rsidR="00FA78CD" w:rsidRDefault="00FA78CD" w:rsidP="00FA78CD">
      <w:pPr>
        <w:spacing w:line="300" w:lineRule="auto"/>
        <w:ind w:leftChars="100" w:left="210"/>
        <w:rPr>
          <w:sz w:val="24"/>
        </w:rPr>
      </w:pPr>
      <w:r>
        <w:rPr>
          <w:sz w:val="24"/>
        </w:rPr>
        <w:t>}</w:t>
      </w:r>
      <w:r>
        <w:rPr>
          <w:sz w:val="24"/>
        </w:rPr>
        <w:tab/>
      </w:r>
    </w:p>
    <w:p w14:paraId="5E8DBFE5" w14:textId="77777777" w:rsidR="00FA78CD" w:rsidRDefault="00FA78CD" w:rsidP="00FA78CD">
      <w:pPr>
        <w:numPr>
          <w:ilvl w:val="0"/>
          <w:numId w:val="2"/>
        </w:numPr>
        <w:spacing w:line="360" w:lineRule="auto"/>
        <w:rPr>
          <w:sz w:val="24"/>
        </w:rPr>
      </w:pPr>
      <w:r>
        <w:rPr>
          <w:sz w:val="24"/>
        </w:rPr>
        <w:t>设输入</w:t>
      </w:r>
      <w:r>
        <w:rPr>
          <w:sz w:val="24"/>
        </w:rPr>
        <w:t>5</w:t>
      </w:r>
      <w:r>
        <w:rPr>
          <w:sz w:val="24"/>
        </w:rPr>
        <w:t>，观察刚执行完</w:t>
      </w:r>
      <w:r>
        <w:rPr>
          <w:sz w:val="24"/>
        </w:rPr>
        <w:t>“</w:t>
      </w:r>
      <w:proofErr w:type="spellStart"/>
      <w:r>
        <w:rPr>
          <w:sz w:val="24"/>
        </w:rPr>
        <w:t>scanf</w:t>
      </w:r>
      <w:proofErr w:type="spellEnd"/>
      <w:r>
        <w:rPr>
          <w:sz w:val="24"/>
        </w:rPr>
        <w:t>("%</w:t>
      </w:r>
      <w:proofErr w:type="spellStart"/>
      <w:r>
        <w:rPr>
          <w:sz w:val="24"/>
        </w:rPr>
        <w:t>d",&amp;k</w:t>
      </w:r>
      <w:proofErr w:type="spellEnd"/>
      <w:r>
        <w:rPr>
          <w:sz w:val="24"/>
        </w:rPr>
        <w:t>);”</w:t>
      </w:r>
      <w:r>
        <w:rPr>
          <w:sz w:val="24"/>
        </w:rPr>
        <w:t>语句时，</w:t>
      </w:r>
      <w:r>
        <w:rPr>
          <w:sz w:val="24"/>
        </w:rPr>
        <w:t>sum</w:t>
      </w:r>
      <w:r>
        <w:rPr>
          <w:sz w:val="24"/>
        </w:rPr>
        <w:t>、</w:t>
      </w:r>
      <w:r>
        <w:rPr>
          <w:sz w:val="24"/>
        </w:rPr>
        <w:t>k</w:t>
      </w:r>
      <w:r>
        <w:rPr>
          <w:sz w:val="24"/>
        </w:rPr>
        <w:t>的值是多少？</w:t>
      </w:r>
    </w:p>
    <w:p w14:paraId="7F078E67" w14:textId="77777777" w:rsidR="00FA78CD" w:rsidRDefault="00FA78CD" w:rsidP="00FA78CD">
      <w:pPr>
        <w:spacing w:line="360" w:lineRule="auto"/>
        <w:ind w:left="720"/>
        <w:rPr>
          <w:sz w:val="24"/>
        </w:rPr>
      </w:pPr>
      <w:r>
        <w:rPr>
          <w:noProof/>
        </w:rPr>
        <w:drawing>
          <wp:inline distT="0" distB="0" distL="0" distR="0" wp14:anchorId="27D1DD3A" wp14:editId="3920C320">
            <wp:extent cx="5274310" cy="36449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64490"/>
                    </a:xfrm>
                    <a:prstGeom prst="rect">
                      <a:avLst/>
                    </a:prstGeom>
                  </pic:spPr>
                </pic:pic>
              </a:graphicData>
            </a:graphic>
          </wp:inline>
        </w:drawing>
      </w:r>
    </w:p>
    <w:p w14:paraId="5FEEF9EE" w14:textId="77777777" w:rsidR="00FA78CD" w:rsidRPr="009837A7" w:rsidRDefault="00FA78CD" w:rsidP="00FA78CD">
      <w:pPr>
        <w:pStyle w:val="af7"/>
        <w:ind w:left="0" w:firstLine="420"/>
      </w:pPr>
      <w:r w:rsidRPr="009837A7">
        <w:rPr>
          <w:rFonts w:hint="eastAsia"/>
        </w:rPr>
        <w:t>如图，</w:t>
      </w:r>
      <w:r w:rsidRPr="009837A7">
        <w:t>刚执行完</w:t>
      </w:r>
      <w:r w:rsidRPr="009837A7">
        <w:t>“</w:t>
      </w:r>
      <w:proofErr w:type="spellStart"/>
      <w:r w:rsidRPr="009837A7">
        <w:t>scanf</w:t>
      </w:r>
      <w:proofErr w:type="spellEnd"/>
      <w:r w:rsidRPr="009837A7">
        <w:t>("%</w:t>
      </w:r>
      <w:proofErr w:type="spellStart"/>
      <w:r w:rsidRPr="009837A7">
        <w:t>d",&amp;k</w:t>
      </w:r>
      <w:proofErr w:type="spellEnd"/>
      <w:r w:rsidRPr="009837A7">
        <w:t>);”</w:t>
      </w:r>
      <w:r w:rsidRPr="009837A7">
        <w:t>语句时，</w:t>
      </w:r>
      <w:r w:rsidRPr="009837A7">
        <w:t>sum</w:t>
      </w:r>
      <w:r w:rsidRPr="009837A7">
        <w:t>、</w:t>
      </w:r>
      <w:r w:rsidRPr="009837A7">
        <w:t>k</w:t>
      </w:r>
      <w:r w:rsidRPr="009837A7">
        <w:t>的值</w:t>
      </w:r>
      <w:r w:rsidRPr="009837A7">
        <w:rPr>
          <w:rFonts w:hint="eastAsia"/>
        </w:rPr>
        <w:t>分别为</w:t>
      </w:r>
      <w:r w:rsidRPr="009837A7">
        <w:rPr>
          <w:rFonts w:hint="eastAsia"/>
        </w:rPr>
        <w:t>0</w:t>
      </w:r>
      <w:r w:rsidRPr="009837A7">
        <w:rPr>
          <w:rFonts w:hint="eastAsia"/>
        </w:rPr>
        <w:t>，</w:t>
      </w:r>
      <w:r w:rsidRPr="009837A7">
        <w:rPr>
          <w:rFonts w:hint="eastAsia"/>
        </w:rPr>
        <w:t>5</w:t>
      </w:r>
      <w:r w:rsidRPr="009837A7">
        <w:rPr>
          <w:rFonts w:hint="eastAsia"/>
        </w:rPr>
        <w:t>。</w:t>
      </w:r>
    </w:p>
    <w:p w14:paraId="6DF70AAE" w14:textId="77777777" w:rsidR="00FA78CD" w:rsidRDefault="00FA78CD" w:rsidP="00FA78CD">
      <w:pPr>
        <w:numPr>
          <w:ilvl w:val="0"/>
          <w:numId w:val="2"/>
        </w:numPr>
        <w:spacing w:line="360" w:lineRule="auto"/>
        <w:rPr>
          <w:sz w:val="24"/>
        </w:rPr>
      </w:pPr>
      <w:r>
        <w:rPr>
          <w:sz w:val="24"/>
        </w:rPr>
        <w:t>在从</w:t>
      </w:r>
      <w:r>
        <w:rPr>
          <w:sz w:val="24"/>
        </w:rPr>
        <w:t>main</w:t>
      </w:r>
      <w:r>
        <w:rPr>
          <w:sz w:val="24"/>
        </w:rPr>
        <w:t>函数第一次进入</w:t>
      </w:r>
      <w:proofErr w:type="spellStart"/>
      <w:r>
        <w:rPr>
          <w:sz w:val="24"/>
        </w:rPr>
        <w:t>fabonacci</w:t>
      </w:r>
      <w:proofErr w:type="spellEnd"/>
      <w:r>
        <w:rPr>
          <w:sz w:val="24"/>
        </w:rPr>
        <w:t>函数前的一刻，观察各变量的值是多少？返回后光条停留在哪个语句上？</w:t>
      </w:r>
    </w:p>
    <w:p w14:paraId="3961B2A4" w14:textId="77777777" w:rsidR="00FA78CD" w:rsidRDefault="00FA78CD" w:rsidP="00FA78CD">
      <w:pPr>
        <w:spacing w:line="360" w:lineRule="auto"/>
        <w:ind w:left="720"/>
        <w:rPr>
          <w:noProof/>
        </w:rPr>
      </w:pPr>
      <w:r>
        <w:rPr>
          <w:noProof/>
        </w:rPr>
        <w:lastRenderedPageBreak/>
        <w:drawing>
          <wp:inline distT="0" distB="0" distL="0" distR="0" wp14:anchorId="38EA8049" wp14:editId="17484C4F">
            <wp:extent cx="5274310" cy="51752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517525"/>
                    </a:xfrm>
                    <a:prstGeom prst="rect">
                      <a:avLst/>
                    </a:prstGeom>
                  </pic:spPr>
                </pic:pic>
              </a:graphicData>
            </a:graphic>
          </wp:inline>
        </w:drawing>
      </w:r>
    </w:p>
    <w:p w14:paraId="740F1A1D" w14:textId="77777777" w:rsidR="00FA78CD" w:rsidRPr="009837A7" w:rsidRDefault="00FA78CD" w:rsidP="00FA78CD">
      <w:pPr>
        <w:pStyle w:val="af7"/>
        <w:ind w:left="0" w:firstLine="420"/>
        <w:rPr>
          <w:noProof/>
        </w:rPr>
      </w:pPr>
      <w:r w:rsidRPr="009837A7">
        <w:rPr>
          <w:rFonts w:hint="eastAsia"/>
          <w:noProof/>
        </w:rPr>
        <w:t>如图，</w:t>
      </w:r>
      <w:r w:rsidRPr="009837A7">
        <w:t>在从</w:t>
      </w:r>
      <w:r w:rsidRPr="009837A7">
        <w:t>main</w:t>
      </w:r>
      <w:r w:rsidRPr="009837A7">
        <w:t>函数第一次进入</w:t>
      </w:r>
      <w:proofErr w:type="spellStart"/>
      <w:r w:rsidRPr="009837A7">
        <w:t>fabonacci</w:t>
      </w:r>
      <w:proofErr w:type="spellEnd"/>
      <w:r w:rsidRPr="009837A7">
        <w:t>函数前的一刻，观察各变量的值</w:t>
      </w:r>
      <w:proofErr w:type="spellStart"/>
      <w:r w:rsidRPr="009837A7">
        <w:rPr>
          <w:rFonts w:hint="eastAsia"/>
        </w:rPr>
        <w:t>i</w:t>
      </w:r>
      <w:proofErr w:type="spellEnd"/>
      <w:r w:rsidRPr="009837A7">
        <w:rPr>
          <w:rFonts w:hint="eastAsia"/>
        </w:rPr>
        <w:t>，</w:t>
      </w:r>
      <w:r w:rsidRPr="009837A7">
        <w:rPr>
          <w:rFonts w:hint="eastAsia"/>
        </w:rPr>
        <w:t>k</w:t>
      </w:r>
      <w:r w:rsidRPr="009837A7">
        <w:rPr>
          <w:rFonts w:hint="eastAsia"/>
        </w:rPr>
        <w:t>，</w:t>
      </w:r>
      <w:r w:rsidRPr="009837A7">
        <w:rPr>
          <w:rFonts w:hint="eastAsia"/>
        </w:rPr>
        <w:t>sum</w:t>
      </w:r>
      <w:r w:rsidRPr="009837A7">
        <w:rPr>
          <w:rFonts w:hint="eastAsia"/>
        </w:rPr>
        <w:t>的值分别为</w:t>
      </w:r>
      <w:r w:rsidRPr="009837A7">
        <w:rPr>
          <w:rFonts w:hint="eastAsia"/>
        </w:rPr>
        <w:t>1</w:t>
      </w:r>
      <w:r w:rsidRPr="009837A7">
        <w:rPr>
          <w:rFonts w:hint="eastAsia"/>
        </w:rPr>
        <w:t>，</w:t>
      </w:r>
      <w:r w:rsidRPr="009837A7">
        <w:rPr>
          <w:rFonts w:hint="eastAsia"/>
        </w:rPr>
        <w:t>5</w:t>
      </w:r>
      <w:r w:rsidRPr="009837A7">
        <w:rPr>
          <w:rFonts w:hint="eastAsia"/>
        </w:rPr>
        <w:t>，</w:t>
      </w:r>
      <w:r w:rsidRPr="009837A7">
        <w:rPr>
          <w:rFonts w:hint="eastAsia"/>
        </w:rPr>
        <w:t>0</w:t>
      </w:r>
      <w:r w:rsidRPr="009837A7">
        <w:rPr>
          <w:rFonts w:hint="eastAsia"/>
        </w:rPr>
        <w:t>。</w:t>
      </w:r>
    </w:p>
    <w:p w14:paraId="0269B0E4" w14:textId="77777777" w:rsidR="00FA78CD" w:rsidRDefault="00FA78CD" w:rsidP="00FA78CD">
      <w:pPr>
        <w:spacing w:line="360" w:lineRule="auto"/>
        <w:ind w:left="720"/>
        <w:rPr>
          <w:sz w:val="24"/>
        </w:rPr>
      </w:pPr>
      <w:r>
        <w:rPr>
          <w:noProof/>
        </w:rPr>
        <w:drawing>
          <wp:inline distT="0" distB="0" distL="0" distR="0" wp14:anchorId="4BA439BB" wp14:editId="76479C43">
            <wp:extent cx="5274310" cy="149669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496695"/>
                    </a:xfrm>
                    <a:prstGeom prst="rect">
                      <a:avLst/>
                    </a:prstGeom>
                  </pic:spPr>
                </pic:pic>
              </a:graphicData>
            </a:graphic>
          </wp:inline>
        </w:drawing>
      </w:r>
    </w:p>
    <w:p w14:paraId="2BB3D31A" w14:textId="77777777" w:rsidR="00FA78CD" w:rsidRDefault="00FA78CD" w:rsidP="00FA78CD">
      <w:pPr>
        <w:pStyle w:val="af7"/>
        <w:ind w:left="0" w:firstLine="420"/>
      </w:pPr>
      <w:r>
        <w:rPr>
          <w:rFonts w:hint="eastAsia"/>
        </w:rPr>
        <w:t>返回后光标停留在如图第</w:t>
      </w:r>
      <w:r>
        <w:rPr>
          <w:rFonts w:hint="eastAsia"/>
        </w:rPr>
        <w:t>1</w:t>
      </w:r>
      <w:r>
        <w:t>0</w:t>
      </w:r>
      <w:r>
        <w:rPr>
          <w:rFonts w:hint="eastAsia"/>
        </w:rPr>
        <w:t>行的输出语句。</w:t>
      </w:r>
    </w:p>
    <w:p w14:paraId="2CB64FBC" w14:textId="77777777" w:rsidR="00FA78CD" w:rsidRDefault="00FA78CD" w:rsidP="00FA78CD">
      <w:pPr>
        <w:numPr>
          <w:ilvl w:val="0"/>
          <w:numId w:val="2"/>
        </w:numPr>
        <w:spacing w:line="360" w:lineRule="auto"/>
        <w:rPr>
          <w:sz w:val="24"/>
        </w:rPr>
      </w:pPr>
      <w:r>
        <w:rPr>
          <w:sz w:val="24"/>
        </w:rPr>
        <w:t>在从</w:t>
      </w:r>
      <w:r>
        <w:rPr>
          <w:sz w:val="24"/>
        </w:rPr>
        <w:t>main</w:t>
      </w:r>
      <w:r>
        <w:rPr>
          <w:sz w:val="24"/>
        </w:rPr>
        <w:t>函数第一次进入</w:t>
      </w:r>
      <w:proofErr w:type="spellStart"/>
      <w:r>
        <w:rPr>
          <w:sz w:val="24"/>
        </w:rPr>
        <w:t>fabonacci</w:t>
      </w:r>
      <w:proofErr w:type="spellEnd"/>
      <w:r>
        <w:rPr>
          <w:sz w:val="24"/>
        </w:rPr>
        <w:t>函数后的一刻，观察光条从</w:t>
      </w:r>
      <w:r>
        <w:rPr>
          <w:sz w:val="24"/>
        </w:rPr>
        <w:t>main</w:t>
      </w:r>
      <w:r>
        <w:rPr>
          <w:sz w:val="24"/>
        </w:rPr>
        <w:t>函数</w:t>
      </w:r>
      <w:r>
        <w:rPr>
          <w:sz w:val="24"/>
        </w:rPr>
        <w:t>“sum+=</w:t>
      </w:r>
      <w:proofErr w:type="spellStart"/>
      <w:r>
        <w:rPr>
          <w:sz w:val="24"/>
        </w:rPr>
        <w:t>fabonacci</w:t>
      </w:r>
      <w:proofErr w:type="spellEnd"/>
      <w:r>
        <w:rPr>
          <w:sz w:val="24"/>
        </w:rPr>
        <w:t>(</w:t>
      </w:r>
      <w:proofErr w:type="spellStart"/>
      <w:r>
        <w:rPr>
          <w:sz w:val="24"/>
        </w:rPr>
        <w:t>i</w:t>
      </w:r>
      <w:proofErr w:type="spellEnd"/>
      <w:r>
        <w:rPr>
          <w:sz w:val="24"/>
        </w:rPr>
        <w:t>);”</w:t>
      </w:r>
      <w:r>
        <w:rPr>
          <w:sz w:val="24"/>
        </w:rPr>
        <w:t>语句调到了哪里？</w:t>
      </w:r>
    </w:p>
    <w:p w14:paraId="691DAE1F" w14:textId="77777777" w:rsidR="00FA78CD" w:rsidRDefault="00FA78CD" w:rsidP="00FA78CD">
      <w:pPr>
        <w:spacing w:line="360" w:lineRule="auto"/>
        <w:ind w:left="720"/>
        <w:rPr>
          <w:sz w:val="24"/>
        </w:rPr>
      </w:pPr>
      <w:r>
        <w:rPr>
          <w:noProof/>
        </w:rPr>
        <w:drawing>
          <wp:inline distT="0" distB="0" distL="0" distR="0" wp14:anchorId="3442B4AC" wp14:editId="7E19E78C">
            <wp:extent cx="5274310" cy="167513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675130"/>
                    </a:xfrm>
                    <a:prstGeom prst="rect">
                      <a:avLst/>
                    </a:prstGeom>
                  </pic:spPr>
                </pic:pic>
              </a:graphicData>
            </a:graphic>
          </wp:inline>
        </w:drawing>
      </w:r>
    </w:p>
    <w:p w14:paraId="32ADB866" w14:textId="77777777" w:rsidR="00FA78CD" w:rsidRPr="00472AD9" w:rsidRDefault="00FA78CD" w:rsidP="00FA78CD">
      <w:pPr>
        <w:pStyle w:val="af7"/>
        <w:ind w:left="0" w:firstLine="420"/>
      </w:pPr>
      <w:r>
        <w:rPr>
          <w:rFonts w:hint="eastAsia"/>
        </w:rPr>
        <w:t>如图，</w:t>
      </w:r>
      <w:r>
        <w:t>在从</w:t>
      </w:r>
      <w:r>
        <w:t>main</w:t>
      </w:r>
      <w:r>
        <w:t>函数第一次进入</w:t>
      </w:r>
      <w:proofErr w:type="spellStart"/>
      <w:r>
        <w:t>fabonacci</w:t>
      </w:r>
      <w:proofErr w:type="spellEnd"/>
      <w:r>
        <w:t>函数后的一刻，观察光条从</w:t>
      </w:r>
      <w:r>
        <w:t>main</w:t>
      </w:r>
      <w:r>
        <w:t>函数</w:t>
      </w:r>
      <w:r>
        <w:t>“sum+=</w:t>
      </w:r>
      <w:proofErr w:type="spellStart"/>
      <w:r>
        <w:t>fabonacci</w:t>
      </w:r>
      <w:proofErr w:type="spellEnd"/>
      <w:r>
        <w:t>(</w:t>
      </w:r>
      <w:proofErr w:type="spellStart"/>
      <w:r>
        <w:t>i</w:t>
      </w:r>
      <w:proofErr w:type="spellEnd"/>
      <w:r>
        <w:t>);”</w:t>
      </w:r>
      <w:r>
        <w:t>语句调到了</w:t>
      </w:r>
      <w:proofErr w:type="spellStart"/>
      <w:r>
        <w:t>fabonacci</w:t>
      </w:r>
      <w:proofErr w:type="spellEnd"/>
      <w:r>
        <w:rPr>
          <w:rFonts w:hint="eastAsia"/>
        </w:rPr>
        <w:t>函数实际执行的第一行，即第</w:t>
      </w:r>
      <w:r>
        <w:rPr>
          <w:rFonts w:hint="eastAsia"/>
        </w:rPr>
        <w:t>1</w:t>
      </w:r>
      <w:r>
        <w:t>6</w:t>
      </w:r>
      <w:r>
        <w:rPr>
          <w:rFonts w:hint="eastAsia"/>
        </w:rPr>
        <w:t>行的</w:t>
      </w:r>
      <w:r w:rsidRPr="00472AD9">
        <w:t>if(n==1 || n==2)</w:t>
      </w:r>
      <w:r>
        <w:rPr>
          <w:rFonts w:hint="eastAsia"/>
        </w:rPr>
        <w:t>语句。</w:t>
      </w:r>
    </w:p>
    <w:p w14:paraId="4D87F26D" w14:textId="77777777" w:rsidR="00FA78CD" w:rsidRDefault="00FA78CD" w:rsidP="00FA78CD">
      <w:pPr>
        <w:numPr>
          <w:ilvl w:val="0"/>
          <w:numId w:val="2"/>
        </w:numPr>
        <w:spacing w:line="360" w:lineRule="auto"/>
        <w:rPr>
          <w:sz w:val="24"/>
        </w:rPr>
      </w:pPr>
      <w:r>
        <w:rPr>
          <w:sz w:val="24"/>
        </w:rPr>
        <w:t>在</w:t>
      </w:r>
      <w:proofErr w:type="spellStart"/>
      <w:r>
        <w:rPr>
          <w:sz w:val="24"/>
        </w:rPr>
        <w:t>fabonacci</w:t>
      </w:r>
      <w:proofErr w:type="spellEnd"/>
      <w:r>
        <w:rPr>
          <w:sz w:val="24"/>
        </w:rPr>
        <w:t>函数内部单步执行，观察函数的递归执行过程。体会递归方式实现的计算过程是如何完成数计算的，并特别注意什么时刻结束递归，然后直接从第一个</w:t>
      </w:r>
      <w:r>
        <w:rPr>
          <w:sz w:val="24"/>
        </w:rPr>
        <w:t>return</w:t>
      </w:r>
      <w:r>
        <w:rPr>
          <w:sz w:val="24"/>
        </w:rPr>
        <w:t>语句返回到了哪里？</w:t>
      </w:r>
    </w:p>
    <w:p w14:paraId="736C2379" w14:textId="77777777" w:rsidR="00FA78CD" w:rsidRDefault="00FA78CD" w:rsidP="00FA78CD">
      <w:pPr>
        <w:spacing w:line="360" w:lineRule="auto"/>
        <w:ind w:left="720"/>
        <w:rPr>
          <w:sz w:val="24"/>
        </w:rPr>
      </w:pPr>
      <w:r>
        <w:rPr>
          <w:noProof/>
        </w:rPr>
        <w:drawing>
          <wp:inline distT="0" distB="0" distL="0" distR="0" wp14:anchorId="42D4E77C" wp14:editId="7CC1632C">
            <wp:extent cx="5274310" cy="16656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665605"/>
                    </a:xfrm>
                    <a:prstGeom prst="rect">
                      <a:avLst/>
                    </a:prstGeom>
                  </pic:spPr>
                </pic:pic>
              </a:graphicData>
            </a:graphic>
          </wp:inline>
        </w:drawing>
      </w:r>
      <w:r>
        <w:rPr>
          <w:noProof/>
        </w:rPr>
        <w:lastRenderedPageBreak/>
        <w:drawing>
          <wp:inline distT="0" distB="0" distL="0" distR="0" wp14:anchorId="22069B1A" wp14:editId="727901B2">
            <wp:extent cx="5274310" cy="134429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344295"/>
                    </a:xfrm>
                    <a:prstGeom prst="rect">
                      <a:avLst/>
                    </a:prstGeom>
                  </pic:spPr>
                </pic:pic>
              </a:graphicData>
            </a:graphic>
          </wp:inline>
        </w:drawing>
      </w:r>
    </w:p>
    <w:p w14:paraId="1699DE08" w14:textId="77777777" w:rsidR="00FA78CD" w:rsidRPr="00927836" w:rsidRDefault="00FA78CD" w:rsidP="00FA78CD">
      <w:pPr>
        <w:pStyle w:val="af7"/>
        <w:ind w:left="0" w:firstLine="420"/>
      </w:pPr>
      <w:r>
        <w:rPr>
          <w:rFonts w:hint="eastAsia"/>
        </w:rPr>
        <w:t>当函数接收到</w:t>
      </w:r>
      <w:r>
        <w:rPr>
          <w:rFonts w:hint="eastAsia"/>
        </w:rPr>
        <w:t>n</w:t>
      </w:r>
      <w:r>
        <w:rPr>
          <w:rFonts w:hint="eastAsia"/>
        </w:rPr>
        <w:t>时，若</w:t>
      </w:r>
      <w:r>
        <w:rPr>
          <w:rFonts w:hint="eastAsia"/>
        </w:rPr>
        <w:t>n</w:t>
      </w:r>
      <w:r>
        <w:rPr>
          <w:rFonts w:hint="eastAsia"/>
        </w:rPr>
        <w:t>为</w:t>
      </w:r>
      <w:r>
        <w:rPr>
          <w:rFonts w:hint="eastAsia"/>
        </w:rPr>
        <w:t>1</w:t>
      </w:r>
      <w:r>
        <w:rPr>
          <w:rFonts w:hint="eastAsia"/>
        </w:rPr>
        <w:t>或</w:t>
      </w:r>
      <w:r>
        <w:t>2</w:t>
      </w:r>
      <w:r>
        <w:rPr>
          <w:rFonts w:hint="eastAsia"/>
        </w:rPr>
        <w:t>，达到递归终止条件直接返回答案</w:t>
      </w:r>
      <w:r>
        <w:rPr>
          <w:rFonts w:hint="eastAsia"/>
        </w:rPr>
        <w:t>1</w:t>
      </w:r>
      <w:r>
        <w:rPr>
          <w:rFonts w:hint="eastAsia"/>
        </w:rPr>
        <w:t>。否则，将递归调用</w:t>
      </w:r>
      <w:proofErr w:type="spellStart"/>
      <w:r>
        <w:t>fabonacci</w:t>
      </w:r>
      <w:proofErr w:type="spellEnd"/>
      <w:r>
        <w:t>(n-1)</w:t>
      </w:r>
      <w:r>
        <w:rPr>
          <w:rFonts w:hint="eastAsia"/>
        </w:rPr>
        <w:t>和</w:t>
      </w:r>
      <w:proofErr w:type="spellStart"/>
      <w:r>
        <w:t>fabonacci</w:t>
      </w:r>
      <w:proofErr w:type="spellEnd"/>
      <w:r>
        <w:t>(n-2)</w:t>
      </w:r>
      <w:r>
        <w:rPr>
          <w:rFonts w:hint="eastAsia"/>
        </w:rPr>
        <w:t>。当两个计算完成时，继续完成函数，返回答案值。</w:t>
      </w:r>
      <w:r>
        <w:t>结束递归</w:t>
      </w:r>
      <w:r>
        <w:rPr>
          <w:rFonts w:hint="eastAsia"/>
        </w:rPr>
        <w:t>时</w:t>
      </w:r>
      <w:r>
        <w:t>，然后直接从第一个</w:t>
      </w:r>
      <w:r>
        <w:t>return</w:t>
      </w:r>
      <w:r>
        <w:t>语句返回到了</w:t>
      </w:r>
      <w:r>
        <w:rPr>
          <w:rFonts w:hint="eastAsia"/>
        </w:rPr>
        <w:t>计算</w:t>
      </w:r>
      <w:proofErr w:type="spellStart"/>
      <w:r>
        <w:t>fabonacci</w:t>
      </w:r>
      <w:proofErr w:type="spellEnd"/>
      <w:r>
        <w:t>(n-1)</w:t>
      </w:r>
      <w:r>
        <w:rPr>
          <w:rFonts w:hint="eastAsia"/>
        </w:rPr>
        <w:t>和</w:t>
      </w:r>
      <w:proofErr w:type="spellStart"/>
      <w:r>
        <w:t>fabonacci</w:t>
      </w:r>
      <w:proofErr w:type="spellEnd"/>
      <w:r>
        <w:t>(n-2)</w:t>
      </w:r>
      <w:r>
        <w:rPr>
          <w:rFonts w:hint="eastAsia"/>
        </w:rPr>
        <w:t>之和</w:t>
      </w:r>
      <w:proofErr w:type="gramStart"/>
      <w:r>
        <w:rPr>
          <w:rFonts w:hint="eastAsia"/>
        </w:rPr>
        <w:t>并</w:t>
      </w:r>
      <w:proofErr w:type="gramEnd"/>
      <w:r>
        <w:rPr>
          <w:rFonts w:hint="eastAsia"/>
        </w:rPr>
        <w:t>返回的第</w:t>
      </w:r>
      <w:r>
        <w:t>19</w:t>
      </w:r>
      <w:r>
        <w:rPr>
          <w:rFonts w:hint="eastAsia"/>
        </w:rPr>
        <w:t>行</w:t>
      </w:r>
      <w:r w:rsidRPr="00927836">
        <w:t xml:space="preserve">return </w:t>
      </w:r>
      <w:proofErr w:type="spellStart"/>
      <w:r w:rsidRPr="00927836">
        <w:t>fabonacci</w:t>
      </w:r>
      <w:proofErr w:type="spellEnd"/>
      <w:r w:rsidRPr="00927836">
        <w:t>(n-1)+</w:t>
      </w:r>
      <w:proofErr w:type="spellStart"/>
      <w:r w:rsidRPr="00927836">
        <w:t>fabonacci</w:t>
      </w:r>
      <w:proofErr w:type="spellEnd"/>
      <w:r w:rsidRPr="00927836">
        <w:t>(n-2)</w:t>
      </w:r>
      <w:r>
        <w:rPr>
          <w:rFonts w:hint="eastAsia"/>
        </w:rPr>
        <w:t>;</w:t>
      </w:r>
      <w:r>
        <w:rPr>
          <w:rFonts w:hint="eastAsia"/>
        </w:rPr>
        <w:t>。</w:t>
      </w:r>
    </w:p>
    <w:p w14:paraId="27E7A329" w14:textId="77777777" w:rsidR="00FA78CD" w:rsidRDefault="00FA78CD" w:rsidP="00FA78CD">
      <w:pPr>
        <w:numPr>
          <w:ilvl w:val="0"/>
          <w:numId w:val="2"/>
        </w:numPr>
        <w:spacing w:line="360" w:lineRule="auto"/>
        <w:rPr>
          <w:sz w:val="24"/>
        </w:rPr>
      </w:pPr>
      <w:r>
        <w:rPr>
          <w:sz w:val="24"/>
        </w:rPr>
        <w:t>在</w:t>
      </w:r>
      <w:proofErr w:type="spellStart"/>
      <w:r>
        <w:rPr>
          <w:sz w:val="24"/>
        </w:rPr>
        <w:t>fabonacci</w:t>
      </w:r>
      <w:proofErr w:type="spellEnd"/>
      <w:r>
        <w:rPr>
          <w:sz w:val="24"/>
        </w:rPr>
        <w:t>函数递归执行过程中观察参数</w:t>
      </w:r>
      <w:r>
        <w:rPr>
          <w:sz w:val="24"/>
        </w:rPr>
        <w:t>n</w:t>
      </w:r>
      <w:r>
        <w:rPr>
          <w:sz w:val="24"/>
        </w:rPr>
        <w:t>的变化情况，并回答为什么</w:t>
      </w:r>
      <w:r>
        <w:rPr>
          <w:sz w:val="24"/>
        </w:rPr>
        <w:t>k</w:t>
      </w:r>
      <w:r>
        <w:rPr>
          <w:sz w:val="24"/>
        </w:rPr>
        <w:t>、</w:t>
      </w:r>
      <w:r>
        <w:rPr>
          <w:sz w:val="24"/>
        </w:rPr>
        <w:t>sum</w:t>
      </w:r>
      <w:r>
        <w:rPr>
          <w:sz w:val="24"/>
        </w:rPr>
        <w:t>在</w:t>
      </w:r>
      <w:proofErr w:type="spellStart"/>
      <w:r>
        <w:rPr>
          <w:sz w:val="24"/>
        </w:rPr>
        <w:t>fabonacci</w:t>
      </w:r>
      <w:proofErr w:type="spellEnd"/>
      <w:r>
        <w:rPr>
          <w:sz w:val="24"/>
        </w:rPr>
        <w:t>函数内部不可见？</w:t>
      </w:r>
      <w:r>
        <w:rPr>
          <w:sz w:val="24"/>
        </w:rPr>
        <w:tab/>
      </w:r>
    </w:p>
    <w:p w14:paraId="7C6B35F4" w14:textId="77777777" w:rsidR="00FA78CD" w:rsidRDefault="00FA78CD" w:rsidP="00FA78CD">
      <w:pPr>
        <w:pStyle w:val="af7"/>
        <w:ind w:left="0" w:firstLine="420"/>
      </w:pPr>
      <w:r>
        <w:t>K</w:t>
      </w:r>
      <w:r>
        <w:rPr>
          <w:rFonts w:hint="eastAsia"/>
        </w:rPr>
        <w:t>、</w:t>
      </w:r>
      <w:r>
        <w:rPr>
          <w:rFonts w:hint="eastAsia"/>
        </w:rPr>
        <w:t>sum</w:t>
      </w:r>
      <w:r>
        <w:rPr>
          <w:rFonts w:hint="eastAsia"/>
        </w:rPr>
        <w:t>为</w:t>
      </w:r>
      <w:r>
        <w:rPr>
          <w:rFonts w:hint="eastAsia"/>
        </w:rPr>
        <w:t>main</w:t>
      </w:r>
      <w:r>
        <w:rPr>
          <w:rFonts w:hint="eastAsia"/>
        </w:rPr>
        <w:t>函数的局部变量，在另一个函数中并未声明。故在另一个函数体内不可见。</w:t>
      </w:r>
    </w:p>
    <w:p w14:paraId="3AC4C73B" w14:textId="77777777" w:rsidR="00FA78CD" w:rsidRPr="00CB55D8" w:rsidRDefault="00FA78CD" w:rsidP="00FA78CD">
      <w:pPr>
        <w:snapToGrid w:val="0"/>
        <w:spacing w:line="360" w:lineRule="auto"/>
        <w:rPr>
          <w:sz w:val="24"/>
        </w:rPr>
      </w:pPr>
    </w:p>
    <w:p w14:paraId="2A1BF8C1" w14:textId="77777777" w:rsidR="00FA78CD" w:rsidRPr="00885843" w:rsidRDefault="00FA78CD" w:rsidP="00FA78CD">
      <w:pPr>
        <w:snapToGrid w:val="0"/>
        <w:spacing w:afterLines="25" w:after="78" w:line="360" w:lineRule="auto"/>
        <w:rPr>
          <w:b/>
          <w:sz w:val="24"/>
        </w:rPr>
      </w:pPr>
      <w:r>
        <w:rPr>
          <w:b/>
          <w:sz w:val="24"/>
        </w:rPr>
        <w:t>3</w:t>
      </w:r>
      <w:r w:rsidRPr="00885843">
        <w:rPr>
          <w:b/>
          <w:sz w:val="24"/>
        </w:rPr>
        <w:t>.2.</w:t>
      </w:r>
      <w:r>
        <w:rPr>
          <w:b/>
          <w:sz w:val="24"/>
        </w:rPr>
        <w:t>4</w:t>
      </w:r>
      <w:r w:rsidRPr="00885843">
        <w:rPr>
          <w:b/>
          <w:sz w:val="24"/>
        </w:rPr>
        <w:t xml:space="preserve"> </w:t>
      </w:r>
      <w:r w:rsidRPr="00885843">
        <w:rPr>
          <w:rFonts w:hAnsi="宋体"/>
          <w:b/>
          <w:sz w:val="24"/>
        </w:rPr>
        <w:t>程序设计</w:t>
      </w:r>
    </w:p>
    <w:p w14:paraId="0E22C12F" w14:textId="77777777" w:rsidR="00FA78CD" w:rsidRPr="00E6748D" w:rsidRDefault="00FA78CD" w:rsidP="00FA78CD">
      <w:pPr>
        <w:snapToGrid w:val="0"/>
        <w:spacing w:line="360" w:lineRule="auto"/>
        <w:rPr>
          <w:rFonts w:hAnsi="宋体"/>
          <w:bCs/>
          <w:sz w:val="24"/>
        </w:rPr>
      </w:pPr>
      <w:r w:rsidRPr="00EA59C5">
        <w:rPr>
          <w:rFonts w:hAnsi="宋体" w:hint="eastAsia"/>
          <w:bCs/>
          <w:sz w:val="24"/>
        </w:rPr>
        <w:t>（</w:t>
      </w:r>
      <w:r w:rsidRPr="00EA59C5">
        <w:rPr>
          <w:rFonts w:hAnsi="宋体" w:hint="eastAsia"/>
          <w:bCs/>
          <w:sz w:val="24"/>
        </w:rPr>
        <w:t>1</w:t>
      </w:r>
      <w:r w:rsidRPr="00EA59C5">
        <w:rPr>
          <w:rFonts w:hAnsi="宋体" w:hint="eastAsia"/>
          <w:bCs/>
          <w:sz w:val="24"/>
        </w:rPr>
        <w:t>）</w:t>
      </w:r>
      <w:r w:rsidRPr="00EA59C5">
        <w:rPr>
          <w:rFonts w:hAnsi="宋体" w:hint="eastAsia"/>
          <w:bCs/>
          <w:sz w:val="24"/>
        </w:rPr>
        <w:t xml:space="preserve"> </w:t>
      </w:r>
      <w:r w:rsidRPr="00E6748D">
        <w:rPr>
          <w:rFonts w:hAnsi="宋体" w:hint="eastAsia"/>
          <w:bCs/>
          <w:sz w:val="24"/>
        </w:rPr>
        <w:t>编程验证歌德巴赫猜想：任何一个大于等于</w:t>
      </w:r>
      <w:r w:rsidRPr="00E6748D">
        <w:rPr>
          <w:rFonts w:hAnsi="宋体" w:hint="eastAsia"/>
          <w:bCs/>
          <w:sz w:val="24"/>
        </w:rPr>
        <w:t>4</w:t>
      </w:r>
      <w:r w:rsidRPr="00E6748D">
        <w:rPr>
          <w:rFonts w:hAnsi="宋体" w:hint="eastAsia"/>
          <w:bCs/>
          <w:sz w:val="24"/>
        </w:rPr>
        <w:t>的偶数都是两个素数之</w:t>
      </w:r>
      <w:proofErr w:type="gramStart"/>
      <w:r w:rsidRPr="00E6748D">
        <w:rPr>
          <w:rFonts w:hAnsi="宋体" w:hint="eastAsia"/>
          <w:bCs/>
          <w:sz w:val="24"/>
        </w:rPr>
        <w:t>和</w:t>
      </w:r>
      <w:proofErr w:type="gramEnd"/>
      <w:r w:rsidRPr="00E6748D">
        <w:rPr>
          <w:rFonts w:hAnsi="宋体" w:hint="eastAsia"/>
          <w:bCs/>
          <w:sz w:val="24"/>
        </w:rPr>
        <w:t>。要求设计一个函数，接受形参</w:t>
      </w:r>
      <w:r w:rsidRPr="00E6748D">
        <w:rPr>
          <w:rFonts w:hAnsi="宋体" w:hint="eastAsia"/>
          <w:bCs/>
          <w:sz w:val="24"/>
        </w:rPr>
        <w:t>n</w:t>
      </w:r>
      <w:r w:rsidRPr="00E6748D">
        <w:rPr>
          <w:rFonts w:hAnsi="宋体" w:hint="eastAsia"/>
          <w:bCs/>
          <w:sz w:val="24"/>
        </w:rPr>
        <w:t>，以“</w:t>
      </w:r>
      <w:r w:rsidRPr="00E6748D">
        <w:rPr>
          <w:rFonts w:hAnsi="宋体" w:hint="eastAsia"/>
          <w:bCs/>
          <w:sz w:val="24"/>
        </w:rPr>
        <w:t>n=n1+n2</w:t>
      </w:r>
      <w:r w:rsidRPr="00E6748D">
        <w:rPr>
          <w:rFonts w:hAnsi="宋体" w:hint="eastAsia"/>
          <w:bCs/>
          <w:sz w:val="24"/>
        </w:rPr>
        <w:t>”的形式输出结果，若有多种分解情况，取</w:t>
      </w:r>
      <w:r w:rsidRPr="00E6748D">
        <w:rPr>
          <w:rFonts w:hAnsi="宋体" w:hint="eastAsia"/>
          <w:bCs/>
          <w:sz w:val="24"/>
        </w:rPr>
        <w:t>n1</w:t>
      </w:r>
      <w:r w:rsidRPr="00E6748D">
        <w:rPr>
          <w:rFonts w:hAnsi="宋体" w:hint="eastAsia"/>
          <w:bCs/>
          <w:sz w:val="24"/>
        </w:rPr>
        <w:t>最小的一个输出。</w:t>
      </w:r>
    </w:p>
    <w:p w14:paraId="6659DCF9" w14:textId="77777777" w:rsidR="00FA78CD" w:rsidRPr="00E6748D" w:rsidRDefault="00FA78CD" w:rsidP="00FA78CD">
      <w:pPr>
        <w:snapToGrid w:val="0"/>
        <w:spacing w:line="360" w:lineRule="auto"/>
        <w:rPr>
          <w:rFonts w:hAnsi="宋体"/>
          <w:bCs/>
          <w:sz w:val="24"/>
        </w:rPr>
      </w:pPr>
      <w:r w:rsidRPr="00E6748D">
        <w:rPr>
          <w:rFonts w:hAnsi="宋体" w:hint="eastAsia"/>
          <w:bCs/>
          <w:sz w:val="24"/>
        </w:rPr>
        <w:t>例如：</w:t>
      </w:r>
      <w:r w:rsidRPr="00E6748D">
        <w:rPr>
          <w:rFonts w:hAnsi="宋体" w:hint="eastAsia"/>
          <w:bCs/>
          <w:sz w:val="24"/>
        </w:rPr>
        <w:t>n=6</w:t>
      </w:r>
      <w:r w:rsidRPr="00E6748D">
        <w:rPr>
          <w:rFonts w:hAnsi="宋体" w:hint="eastAsia"/>
          <w:bCs/>
          <w:sz w:val="24"/>
        </w:rPr>
        <w:t>，输出“</w:t>
      </w:r>
      <w:r w:rsidRPr="00E6748D">
        <w:rPr>
          <w:rFonts w:hAnsi="宋体" w:hint="eastAsia"/>
          <w:bCs/>
          <w:sz w:val="24"/>
        </w:rPr>
        <w:t>6=3+3</w:t>
      </w:r>
      <w:r w:rsidRPr="00E6748D">
        <w:rPr>
          <w:rFonts w:hAnsi="宋体" w:hint="eastAsia"/>
          <w:bCs/>
          <w:sz w:val="24"/>
        </w:rPr>
        <w:t>”并换行。</w:t>
      </w:r>
    </w:p>
    <w:p w14:paraId="207F1F71" w14:textId="77777777" w:rsidR="00FA78CD" w:rsidRDefault="00FA78CD" w:rsidP="00FA78CD">
      <w:pPr>
        <w:snapToGrid w:val="0"/>
        <w:spacing w:line="360" w:lineRule="auto"/>
        <w:ind w:firstLine="420"/>
        <w:rPr>
          <w:rFonts w:hAnsi="宋体"/>
          <w:bCs/>
          <w:sz w:val="24"/>
        </w:rPr>
      </w:pPr>
      <w:r w:rsidRPr="00E6748D">
        <w:rPr>
          <w:rFonts w:hAnsi="宋体" w:hint="eastAsia"/>
          <w:bCs/>
          <w:sz w:val="24"/>
        </w:rPr>
        <w:t>main</w:t>
      </w:r>
      <w:r w:rsidRPr="00E6748D">
        <w:rPr>
          <w:rFonts w:hAnsi="宋体" w:hint="eastAsia"/>
          <w:bCs/>
          <w:sz w:val="24"/>
        </w:rPr>
        <w:t>函数循环接收从键盘输入的整数</w:t>
      </w:r>
      <w:r w:rsidRPr="00E6748D">
        <w:rPr>
          <w:rFonts w:hAnsi="宋体" w:hint="eastAsia"/>
          <w:bCs/>
          <w:sz w:val="24"/>
        </w:rPr>
        <w:t>n</w:t>
      </w:r>
      <w:r w:rsidRPr="00E6748D">
        <w:rPr>
          <w:rFonts w:hAnsi="宋体" w:hint="eastAsia"/>
          <w:bCs/>
          <w:sz w:val="24"/>
        </w:rPr>
        <w:t>，如果</w:t>
      </w:r>
      <w:r w:rsidRPr="00E6748D">
        <w:rPr>
          <w:rFonts w:hAnsi="宋体" w:hint="eastAsia"/>
          <w:bCs/>
          <w:sz w:val="24"/>
        </w:rPr>
        <w:t>n</w:t>
      </w:r>
      <w:r w:rsidRPr="00E6748D">
        <w:rPr>
          <w:rFonts w:hAnsi="宋体" w:hint="eastAsia"/>
          <w:bCs/>
          <w:sz w:val="24"/>
        </w:rPr>
        <w:t>是大于或等于</w:t>
      </w:r>
      <w:r w:rsidRPr="00E6748D">
        <w:rPr>
          <w:rFonts w:hAnsi="宋体" w:hint="eastAsia"/>
          <w:bCs/>
          <w:sz w:val="24"/>
        </w:rPr>
        <w:t>4</w:t>
      </w:r>
      <w:r w:rsidRPr="00E6748D">
        <w:rPr>
          <w:rFonts w:hAnsi="宋体" w:hint="eastAsia"/>
          <w:bCs/>
          <w:sz w:val="24"/>
        </w:rPr>
        <w:t>的偶数，调用上述函数进行验证，直至输入</w:t>
      </w:r>
      <w:proofErr w:type="spellStart"/>
      <w:r w:rsidRPr="00E6748D">
        <w:rPr>
          <w:rFonts w:hAnsi="宋体" w:hint="eastAsia"/>
          <w:bCs/>
          <w:sz w:val="24"/>
        </w:rPr>
        <w:t>Ctrl+Z</w:t>
      </w:r>
      <w:proofErr w:type="spellEnd"/>
      <w:r w:rsidRPr="00E6748D">
        <w:rPr>
          <w:rFonts w:hAnsi="宋体" w:hint="eastAsia"/>
          <w:bCs/>
          <w:sz w:val="24"/>
        </w:rPr>
        <w:t>程序结束</w:t>
      </w:r>
      <w:r w:rsidRPr="00EA59C5">
        <w:rPr>
          <w:rFonts w:hAnsi="宋体" w:hint="eastAsia"/>
          <w:bCs/>
          <w:sz w:val="24"/>
        </w:rPr>
        <w:t>。</w:t>
      </w:r>
    </w:p>
    <w:p w14:paraId="47E5E381" w14:textId="77777777" w:rsidR="00FA78CD" w:rsidRPr="006E1061" w:rsidRDefault="00FA78CD" w:rsidP="00FA78CD">
      <w:pPr>
        <w:snapToGrid w:val="0"/>
        <w:spacing w:line="300" w:lineRule="auto"/>
        <w:rPr>
          <w:sz w:val="24"/>
        </w:rPr>
      </w:pPr>
      <w:r w:rsidRPr="006E1061">
        <w:rPr>
          <w:sz w:val="24"/>
        </w:rPr>
        <w:t>解答：</w:t>
      </w:r>
    </w:p>
    <w:p w14:paraId="5955A135" w14:textId="77777777" w:rsidR="00FA78CD" w:rsidRDefault="00FA78CD" w:rsidP="00FA78CD">
      <w:pPr>
        <w:snapToGrid w:val="0"/>
        <w:spacing w:line="300" w:lineRule="auto"/>
        <w:rPr>
          <w:sz w:val="24"/>
        </w:rPr>
      </w:pPr>
      <w:r w:rsidRPr="006E1061">
        <w:rPr>
          <w:sz w:val="24"/>
        </w:rPr>
        <w:tab/>
        <w:t>1</w:t>
      </w:r>
      <w:r w:rsidRPr="006E1061">
        <w:rPr>
          <w:sz w:val="24"/>
        </w:rPr>
        <w:t>）</w:t>
      </w:r>
      <w:r>
        <w:rPr>
          <w:rFonts w:hint="eastAsia"/>
          <w:sz w:val="24"/>
        </w:rPr>
        <w:t>通过分析本题的算法流程，可建立如下算法流程图。</w:t>
      </w:r>
    </w:p>
    <w:p w14:paraId="451643D2" w14:textId="77777777" w:rsidR="00FA78CD" w:rsidRDefault="00FA78CD" w:rsidP="00FA78CD">
      <w:pPr>
        <w:snapToGrid w:val="0"/>
        <w:spacing w:line="300" w:lineRule="auto"/>
        <w:ind w:firstLine="420"/>
        <w:rPr>
          <w:sz w:val="24"/>
        </w:rPr>
      </w:pPr>
      <w:r w:rsidRPr="000929E2">
        <w:rPr>
          <w:noProof/>
          <w:sz w:val="24"/>
        </w:rPr>
        <w:lastRenderedPageBreak/>
        <w:drawing>
          <wp:inline distT="0" distB="0" distL="0" distR="0" wp14:anchorId="2742EDEC" wp14:editId="4DAE2BB5">
            <wp:extent cx="3360420" cy="7650480"/>
            <wp:effectExtent l="0" t="0" r="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60420" cy="7650480"/>
                    </a:xfrm>
                    <a:prstGeom prst="rect">
                      <a:avLst/>
                    </a:prstGeom>
                    <a:noFill/>
                    <a:ln>
                      <a:noFill/>
                    </a:ln>
                  </pic:spPr>
                </pic:pic>
              </a:graphicData>
            </a:graphic>
          </wp:inline>
        </w:drawing>
      </w:r>
    </w:p>
    <w:p w14:paraId="0234B9C4" w14:textId="77777777" w:rsidR="00FA78CD" w:rsidRDefault="00FA78CD" w:rsidP="00FA78CD">
      <w:pPr>
        <w:snapToGrid w:val="0"/>
        <w:spacing w:line="300" w:lineRule="auto"/>
        <w:ind w:firstLine="420"/>
        <w:rPr>
          <w:sz w:val="24"/>
        </w:rPr>
      </w:pPr>
    </w:p>
    <w:p w14:paraId="3BC74BF3" w14:textId="77777777" w:rsidR="00FA78CD" w:rsidRPr="00885843" w:rsidRDefault="00FA78CD" w:rsidP="00FA78CD">
      <w:pPr>
        <w:snapToGrid w:val="0"/>
        <w:jc w:val="center"/>
        <w:rPr>
          <w:color w:val="FF0000"/>
          <w:sz w:val="24"/>
        </w:rPr>
      </w:pPr>
      <w:r w:rsidRPr="00885843">
        <w:rPr>
          <w:rFonts w:eastAsia="黑体"/>
          <w:sz w:val="24"/>
        </w:rPr>
        <w:t>图</w:t>
      </w:r>
      <w:r>
        <w:rPr>
          <w:rFonts w:eastAsia="黑体"/>
          <w:sz w:val="24"/>
        </w:rPr>
        <w:t>3</w:t>
      </w:r>
      <w:r w:rsidRPr="00885843">
        <w:rPr>
          <w:rFonts w:eastAsia="黑体"/>
          <w:sz w:val="24"/>
        </w:rPr>
        <w:t xml:space="preserve">-1 </w:t>
      </w:r>
      <w:r w:rsidRPr="00885843">
        <w:rPr>
          <w:rFonts w:eastAsia="黑体"/>
          <w:sz w:val="24"/>
        </w:rPr>
        <w:t>编程题</w:t>
      </w:r>
      <w:r w:rsidRPr="00885843">
        <w:rPr>
          <w:rFonts w:eastAsia="黑体"/>
          <w:sz w:val="24"/>
        </w:rPr>
        <w:t>1</w:t>
      </w:r>
      <w:r w:rsidRPr="00885843">
        <w:rPr>
          <w:rFonts w:eastAsia="黑体"/>
          <w:sz w:val="24"/>
        </w:rPr>
        <w:t>的程序流程图</w:t>
      </w:r>
    </w:p>
    <w:p w14:paraId="67B98883" w14:textId="77777777" w:rsidR="00FA78CD" w:rsidRDefault="00FA78CD" w:rsidP="00FA78CD">
      <w:pPr>
        <w:snapToGrid w:val="0"/>
        <w:spacing w:line="300" w:lineRule="auto"/>
        <w:ind w:firstLine="420"/>
        <w:rPr>
          <w:sz w:val="24"/>
        </w:rPr>
      </w:pPr>
    </w:p>
    <w:p w14:paraId="53B6F543" w14:textId="77777777" w:rsidR="00FA78CD" w:rsidRDefault="00FA78CD" w:rsidP="00FA78CD">
      <w:pPr>
        <w:snapToGrid w:val="0"/>
        <w:spacing w:line="300" w:lineRule="auto"/>
        <w:ind w:firstLine="210"/>
        <w:rPr>
          <w:sz w:val="24"/>
        </w:rPr>
      </w:pPr>
      <w:r w:rsidRPr="006E1061">
        <w:rPr>
          <w:sz w:val="24"/>
        </w:rPr>
        <w:t>2</w:t>
      </w:r>
      <w:r w:rsidRPr="006E1061">
        <w:rPr>
          <w:sz w:val="24"/>
        </w:rPr>
        <w:t>）源程序清单</w:t>
      </w:r>
    </w:p>
    <w:p w14:paraId="2CEBE5DB" w14:textId="77777777" w:rsidR="00FA78CD" w:rsidRPr="006001E2" w:rsidRDefault="00FA78CD" w:rsidP="00FA78CD">
      <w:pPr>
        <w:snapToGrid w:val="0"/>
        <w:spacing w:line="360" w:lineRule="auto"/>
        <w:ind w:firstLine="420"/>
        <w:rPr>
          <w:sz w:val="24"/>
        </w:rPr>
      </w:pPr>
      <w:r w:rsidRPr="006001E2">
        <w:rPr>
          <w:sz w:val="24"/>
        </w:rPr>
        <w:t>#include &lt;</w:t>
      </w:r>
      <w:proofErr w:type="spellStart"/>
      <w:r w:rsidRPr="006001E2">
        <w:rPr>
          <w:sz w:val="24"/>
        </w:rPr>
        <w:t>stdio.h</w:t>
      </w:r>
      <w:proofErr w:type="spellEnd"/>
      <w:r w:rsidRPr="006001E2">
        <w:rPr>
          <w:sz w:val="24"/>
        </w:rPr>
        <w:t>&gt;</w:t>
      </w:r>
    </w:p>
    <w:p w14:paraId="70DDC637" w14:textId="77777777" w:rsidR="00FA78CD" w:rsidRPr="006001E2" w:rsidRDefault="00FA78CD" w:rsidP="00FA78CD">
      <w:pPr>
        <w:snapToGrid w:val="0"/>
        <w:spacing w:line="360" w:lineRule="auto"/>
        <w:ind w:firstLine="420"/>
        <w:rPr>
          <w:sz w:val="24"/>
        </w:rPr>
      </w:pPr>
      <w:r w:rsidRPr="006001E2">
        <w:rPr>
          <w:sz w:val="24"/>
        </w:rPr>
        <w:lastRenderedPageBreak/>
        <w:t xml:space="preserve">int </w:t>
      </w:r>
      <w:proofErr w:type="spellStart"/>
      <w:r w:rsidRPr="006001E2">
        <w:rPr>
          <w:sz w:val="24"/>
        </w:rPr>
        <w:t>isSu</w:t>
      </w:r>
      <w:proofErr w:type="spellEnd"/>
      <w:r w:rsidRPr="006001E2">
        <w:rPr>
          <w:sz w:val="24"/>
        </w:rPr>
        <w:t>(int);</w:t>
      </w:r>
    </w:p>
    <w:p w14:paraId="070A2D03" w14:textId="77777777" w:rsidR="00FA78CD" w:rsidRPr="006001E2" w:rsidRDefault="00FA78CD" w:rsidP="00FA78CD">
      <w:pPr>
        <w:snapToGrid w:val="0"/>
        <w:spacing w:line="360" w:lineRule="auto"/>
        <w:ind w:firstLine="420"/>
        <w:rPr>
          <w:sz w:val="24"/>
        </w:rPr>
      </w:pPr>
      <w:r w:rsidRPr="006001E2">
        <w:rPr>
          <w:sz w:val="24"/>
        </w:rPr>
        <w:t xml:space="preserve">void </w:t>
      </w:r>
      <w:proofErr w:type="spellStart"/>
      <w:r w:rsidRPr="006001E2">
        <w:rPr>
          <w:sz w:val="24"/>
        </w:rPr>
        <w:t>geDe</w:t>
      </w:r>
      <w:proofErr w:type="spellEnd"/>
      <w:r w:rsidRPr="006001E2">
        <w:rPr>
          <w:sz w:val="24"/>
        </w:rPr>
        <w:t>(int);</w:t>
      </w:r>
    </w:p>
    <w:p w14:paraId="2C6D777A" w14:textId="77777777" w:rsidR="00FA78CD" w:rsidRPr="006001E2" w:rsidRDefault="00FA78CD" w:rsidP="00FA78CD">
      <w:pPr>
        <w:snapToGrid w:val="0"/>
        <w:spacing w:line="360" w:lineRule="auto"/>
        <w:ind w:firstLine="420"/>
        <w:rPr>
          <w:sz w:val="24"/>
        </w:rPr>
      </w:pPr>
      <w:r w:rsidRPr="006001E2">
        <w:rPr>
          <w:sz w:val="24"/>
        </w:rPr>
        <w:t>int main(void) {</w:t>
      </w:r>
    </w:p>
    <w:p w14:paraId="7E8D3D50" w14:textId="77777777" w:rsidR="00FA78CD" w:rsidRPr="006001E2" w:rsidRDefault="00FA78CD" w:rsidP="00FA78CD">
      <w:pPr>
        <w:snapToGrid w:val="0"/>
        <w:spacing w:line="360" w:lineRule="auto"/>
        <w:ind w:firstLine="420"/>
        <w:rPr>
          <w:sz w:val="24"/>
        </w:rPr>
      </w:pPr>
      <w:r w:rsidRPr="006001E2">
        <w:rPr>
          <w:sz w:val="24"/>
        </w:rPr>
        <w:tab/>
        <w:t>int n = 4;</w:t>
      </w:r>
    </w:p>
    <w:p w14:paraId="0B761689" w14:textId="77777777" w:rsidR="00FA78CD" w:rsidRPr="006001E2" w:rsidRDefault="00FA78CD" w:rsidP="00FA78CD">
      <w:pPr>
        <w:snapToGrid w:val="0"/>
        <w:spacing w:line="360" w:lineRule="auto"/>
        <w:ind w:firstLine="420"/>
        <w:rPr>
          <w:sz w:val="24"/>
        </w:rPr>
      </w:pPr>
      <w:r w:rsidRPr="006001E2">
        <w:rPr>
          <w:sz w:val="24"/>
        </w:rPr>
        <w:tab/>
        <w:t>while ((</w:t>
      </w:r>
      <w:proofErr w:type="spellStart"/>
      <w:proofErr w:type="gramStart"/>
      <w:r w:rsidRPr="006001E2">
        <w:rPr>
          <w:sz w:val="24"/>
        </w:rPr>
        <w:t>scanf</w:t>
      </w:r>
      <w:proofErr w:type="spellEnd"/>
      <w:r w:rsidRPr="006001E2">
        <w:rPr>
          <w:sz w:val="24"/>
        </w:rPr>
        <w:t>(</w:t>
      </w:r>
      <w:proofErr w:type="gramEnd"/>
      <w:r w:rsidRPr="006001E2">
        <w:rPr>
          <w:sz w:val="24"/>
        </w:rPr>
        <w:t>"%d", &amp;n))!=EOF) {</w:t>
      </w:r>
    </w:p>
    <w:p w14:paraId="4C4B2B9C" w14:textId="77777777" w:rsidR="00FA78CD" w:rsidRPr="006001E2" w:rsidRDefault="00FA78CD" w:rsidP="00FA78CD">
      <w:pPr>
        <w:snapToGrid w:val="0"/>
        <w:spacing w:line="360" w:lineRule="auto"/>
        <w:ind w:firstLine="420"/>
        <w:rPr>
          <w:sz w:val="24"/>
        </w:rPr>
      </w:pPr>
      <w:r w:rsidRPr="006001E2">
        <w:rPr>
          <w:sz w:val="24"/>
        </w:rPr>
        <w:tab/>
      </w:r>
      <w:r w:rsidRPr="006001E2">
        <w:rPr>
          <w:sz w:val="24"/>
        </w:rPr>
        <w:tab/>
      </w:r>
    </w:p>
    <w:p w14:paraId="7AD4CF18" w14:textId="77777777" w:rsidR="00FA78CD" w:rsidRPr="006001E2" w:rsidRDefault="00FA78CD" w:rsidP="00FA78CD">
      <w:pPr>
        <w:snapToGrid w:val="0"/>
        <w:spacing w:line="360" w:lineRule="auto"/>
        <w:ind w:firstLine="420"/>
        <w:rPr>
          <w:sz w:val="24"/>
        </w:rPr>
      </w:pPr>
      <w:r w:rsidRPr="006001E2">
        <w:rPr>
          <w:sz w:val="24"/>
        </w:rPr>
        <w:tab/>
      </w:r>
      <w:r w:rsidRPr="006001E2">
        <w:rPr>
          <w:sz w:val="24"/>
        </w:rPr>
        <w:tab/>
        <w:t>if ((n &gt;= 4) &amp;&amp; (n % 2 == 0)) {</w:t>
      </w:r>
    </w:p>
    <w:p w14:paraId="5119BA3D" w14:textId="77777777" w:rsidR="00FA78CD" w:rsidRPr="006001E2" w:rsidRDefault="00FA78CD" w:rsidP="00FA78CD">
      <w:pPr>
        <w:snapToGrid w:val="0"/>
        <w:spacing w:line="360" w:lineRule="auto"/>
        <w:ind w:firstLine="420"/>
        <w:rPr>
          <w:sz w:val="24"/>
        </w:rPr>
      </w:pPr>
      <w:r w:rsidRPr="006001E2">
        <w:rPr>
          <w:sz w:val="24"/>
        </w:rPr>
        <w:tab/>
      </w:r>
      <w:r w:rsidRPr="006001E2">
        <w:rPr>
          <w:sz w:val="24"/>
        </w:rPr>
        <w:tab/>
      </w:r>
      <w:r w:rsidRPr="006001E2">
        <w:rPr>
          <w:sz w:val="24"/>
        </w:rPr>
        <w:tab/>
      </w:r>
      <w:proofErr w:type="spellStart"/>
      <w:r w:rsidRPr="006001E2">
        <w:rPr>
          <w:sz w:val="24"/>
        </w:rPr>
        <w:t>geDe</w:t>
      </w:r>
      <w:proofErr w:type="spellEnd"/>
      <w:r w:rsidRPr="006001E2">
        <w:rPr>
          <w:sz w:val="24"/>
        </w:rPr>
        <w:t>(n);</w:t>
      </w:r>
    </w:p>
    <w:p w14:paraId="630A8D00" w14:textId="77777777" w:rsidR="00FA78CD" w:rsidRPr="006001E2" w:rsidRDefault="00FA78CD" w:rsidP="00FA78CD">
      <w:pPr>
        <w:snapToGrid w:val="0"/>
        <w:spacing w:line="360" w:lineRule="auto"/>
        <w:ind w:firstLine="420"/>
        <w:rPr>
          <w:sz w:val="24"/>
        </w:rPr>
      </w:pPr>
      <w:r w:rsidRPr="006001E2">
        <w:rPr>
          <w:sz w:val="24"/>
        </w:rPr>
        <w:tab/>
      </w:r>
      <w:r w:rsidRPr="006001E2">
        <w:rPr>
          <w:sz w:val="24"/>
        </w:rPr>
        <w:tab/>
        <w:t>}</w:t>
      </w:r>
    </w:p>
    <w:p w14:paraId="26D026D9" w14:textId="77777777" w:rsidR="00FA78CD" w:rsidRPr="006001E2" w:rsidRDefault="00FA78CD" w:rsidP="00FA78CD">
      <w:pPr>
        <w:snapToGrid w:val="0"/>
        <w:spacing w:line="360" w:lineRule="auto"/>
        <w:ind w:firstLine="420"/>
        <w:rPr>
          <w:sz w:val="24"/>
        </w:rPr>
      </w:pPr>
      <w:r w:rsidRPr="006001E2">
        <w:rPr>
          <w:sz w:val="24"/>
        </w:rPr>
        <w:tab/>
        <w:t>}</w:t>
      </w:r>
    </w:p>
    <w:p w14:paraId="1A6F1140" w14:textId="77777777" w:rsidR="00FA78CD" w:rsidRPr="006001E2" w:rsidRDefault="00FA78CD" w:rsidP="00FA78CD">
      <w:pPr>
        <w:snapToGrid w:val="0"/>
        <w:spacing w:line="360" w:lineRule="auto"/>
        <w:ind w:firstLine="420"/>
        <w:rPr>
          <w:sz w:val="24"/>
        </w:rPr>
      </w:pPr>
      <w:r w:rsidRPr="006001E2">
        <w:rPr>
          <w:sz w:val="24"/>
        </w:rPr>
        <w:t>}</w:t>
      </w:r>
    </w:p>
    <w:p w14:paraId="31F5837E" w14:textId="77777777" w:rsidR="00FA78CD" w:rsidRPr="006001E2" w:rsidRDefault="00FA78CD" w:rsidP="00FA78CD">
      <w:pPr>
        <w:snapToGrid w:val="0"/>
        <w:spacing w:line="360" w:lineRule="auto"/>
        <w:ind w:firstLine="420"/>
        <w:rPr>
          <w:sz w:val="24"/>
        </w:rPr>
      </w:pPr>
      <w:r w:rsidRPr="006001E2">
        <w:rPr>
          <w:sz w:val="24"/>
        </w:rPr>
        <w:t xml:space="preserve">int </w:t>
      </w:r>
      <w:proofErr w:type="spellStart"/>
      <w:proofErr w:type="gramStart"/>
      <w:r w:rsidRPr="006001E2">
        <w:rPr>
          <w:sz w:val="24"/>
        </w:rPr>
        <w:t>isSu</w:t>
      </w:r>
      <w:proofErr w:type="spellEnd"/>
      <w:r w:rsidRPr="006001E2">
        <w:rPr>
          <w:sz w:val="24"/>
        </w:rPr>
        <w:t>(</w:t>
      </w:r>
      <w:proofErr w:type="gramEnd"/>
      <w:r w:rsidRPr="006001E2">
        <w:rPr>
          <w:sz w:val="24"/>
        </w:rPr>
        <w:t>int n) {</w:t>
      </w:r>
    </w:p>
    <w:p w14:paraId="32C237F0" w14:textId="77777777" w:rsidR="00FA78CD" w:rsidRPr="006001E2" w:rsidRDefault="00FA78CD" w:rsidP="00FA78CD">
      <w:pPr>
        <w:snapToGrid w:val="0"/>
        <w:spacing w:line="360" w:lineRule="auto"/>
        <w:ind w:firstLine="420"/>
        <w:rPr>
          <w:sz w:val="24"/>
        </w:rPr>
      </w:pPr>
      <w:r w:rsidRPr="006001E2">
        <w:rPr>
          <w:sz w:val="24"/>
        </w:rPr>
        <w:tab/>
        <w:t>for (int k = 2; k &lt; n; k++)</w:t>
      </w:r>
    </w:p>
    <w:p w14:paraId="5FE8D0BF" w14:textId="77777777" w:rsidR="00FA78CD" w:rsidRPr="006001E2" w:rsidRDefault="00FA78CD" w:rsidP="00FA78CD">
      <w:pPr>
        <w:snapToGrid w:val="0"/>
        <w:spacing w:line="360" w:lineRule="auto"/>
        <w:ind w:firstLine="420"/>
        <w:rPr>
          <w:sz w:val="24"/>
        </w:rPr>
      </w:pPr>
      <w:r w:rsidRPr="006001E2">
        <w:rPr>
          <w:sz w:val="24"/>
        </w:rPr>
        <w:tab/>
      </w:r>
      <w:r w:rsidRPr="006001E2">
        <w:rPr>
          <w:sz w:val="24"/>
        </w:rPr>
        <w:tab/>
        <w:t xml:space="preserve">if (n % k == </w:t>
      </w:r>
      <w:proofErr w:type="gramStart"/>
      <w:r w:rsidRPr="006001E2">
        <w:rPr>
          <w:sz w:val="24"/>
        </w:rPr>
        <w:t>0)return</w:t>
      </w:r>
      <w:proofErr w:type="gramEnd"/>
      <w:r w:rsidRPr="006001E2">
        <w:rPr>
          <w:sz w:val="24"/>
        </w:rPr>
        <w:t xml:space="preserve"> 0;</w:t>
      </w:r>
    </w:p>
    <w:p w14:paraId="019D1212" w14:textId="77777777" w:rsidR="00FA78CD" w:rsidRPr="006001E2" w:rsidRDefault="00FA78CD" w:rsidP="00FA78CD">
      <w:pPr>
        <w:snapToGrid w:val="0"/>
        <w:spacing w:line="360" w:lineRule="auto"/>
        <w:ind w:firstLine="420"/>
        <w:rPr>
          <w:sz w:val="24"/>
        </w:rPr>
      </w:pPr>
      <w:r w:rsidRPr="006001E2">
        <w:rPr>
          <w:sz w:val="24"/>
        </w:rPr>
        <w:tab/>
        <w:t>return 1;</w:t>
      </w:r>
    </w:p>
    <w:p w14:paraId="01CAF87C" w14:textId="77777777" w:rsidR="00FA78CD" w:rsidRPr="006001E2" w:rsidRDefault="00FA78CD" w:rsidP="00FA78CD">
      <w:pPr>
        <w:snapToGrid w:val="0"/>
        <w:spacing w:line="360" w:lineRule="auto"/>
        <w:ind w:firstLine="420"/>
        <w:rPr>
          <w:sz w:val="24"/>
        </w:rPr>
      </w:pPr>
      <w:r w:rsidRPr="006001E2">
        <w:rPr>
          <w:sz w:val="24"/>
        </w:rPr>
        <w:t>}</w:t>
      </w:r>
    </w:p>
    <w:p w14:paraId="62AB6C83" w14:textId="77777777" w:rsidR="00FA78CD" w:rsidRPr="006001E2" w:rsidRDefault="00FA78CD" w:rsidP="00FA78CD">
      <w:pPr>
        <w:snapToGrid w:val="0"/>
        <w:spacing w:line="360" w:lineRule="auto"/>
        <w:ind w:firstLine="420"/>
        <w:rPr>
          <w:sz w:val="24"/>
        </w:rPr>
      </w:pPr>
    </w:p>
    <w:p w14:paraId="656EBD28" w14:textId="77777777" w:rsidR="00FA78CD" w:rsidRPr="006001E2" w:rsidRDefault="00FA78CD" w:rsidP="00FA78CD">
      <w:pPr>
        <w:snapToGrid w:val="0"/>
        <w:spacing w:line="360" w:lineRule="auto"/>
        <w:ind w:firstLine="420"/>
        <w:rPr>
          <w:sz w:val="24"/>
        </w:rPr>
      </w:pPr>
      <w:r w:rsidRPr="006001E2">
        <w:rPr>
          <w:sz w:val="24"/>
        </w:rPr>
        <w:t xml:space="preserve">void </w:t>
      </w:r>
      <w:proofErr w:type="spellStart"/>
      <w:proofErr w:type="gramStart"/>
      <w:r w:rsidRPr="006001E2">
        <w:rPr>
          <w:sz w:val="24"/>
        </w:rPr>
        <w:t>geDe</w:t>
      </w:r>
      <w:proofErr w:type="spellEnd"/>
      <w:r w:rsidRPr="006001E2">
        <w:rPr>
          <w:sz w:val="24"/>
        </w:rPr>
        <w:t>(</w:t>
      </w:r>
      <w:proofErr w:type="gramEnd"/>
      <w:r w:rsidRPr="006001E2">
        <w:rPr>
          <w:sz w:val="24"/>
        </w:rPr>
        <w:t>int x) {</w:t>
      </w:r>
    </w:p>
    <w:p w14:paraId="645B97C6" w14:textId="77777777" w:rsidR="00FA78CD" w:rsidRPr="006001E2" w:rsidRDefault="00FA78CD" w:rsidP="00FA78CD">
      <w:pPr>
        <w:snapToGrid w:val="0"/>
        <w:spacing w:line="360" w:lineRule="auto"/>
        <w:ind w:firstLine="420"/>
        <w:rPr>
          <w:sz w:val="24"/>
        </w:rPr>
      </w:pPr>
      <w:r w:rsidRPr="006001E2">
        <w:rPr>
          <w:sz w:val="24"/>
        </w:rPr>
        <w:tab/>
        <w:t xml:space="preserve">for (int </w:t>
      </w:r>
      <w:proofErr w:type="spellStart"/>
      <w:r w:rsidRPr="006001E2">
        <w:rPr>
          <w:sz w:val="24"/>
        </w:rPr>
        <w:t>i</w:t>
      </w:r>
      <w:proofErr w:type="spellEnd"/>
      <w:r w:rsidRPr="006001E2">
        <w:rPr>
          <w:sz w:val="24"/>
        </w:rPr>
        <w:t xml:space="preserve"> = 2; </w:t>
      </w:r>
      <w:proofErr w:type="spellStart"/>
      <w:r w:rsidRPr="006001E2">
        <w:rPr>
          <w:sz w:val="24"/>
        </w:rPr>
        <w:t>i</w:t>
      </w:r>
      <w:proofErr w:type="spellEnd"/>
      <w:r w:rsidRPr="006001E2">
        <w:rPr>
          <w:sz w:val="24"/>
        </w:rPr>
        <w:t xml:space="preserve"> &lt; x; </w:t>
      </w:r>
      <w:proofErr w:type="spellStart"/>
      <w:r w:rsidRPr="006001E2">
        <w:rPr>
          <w:sz w:val="24"/>
        </w:rPr>
        <w:t>i</w:t>
      </w:r>
      <w:proofErr w:type="spellEnd"/>
      <w:r w:rsidRPr="006001E2">
        <w:rPr>
          <w:sz w:val="24"/>
        </w:rPr>
        <w:t>++) {</w:t>
      </w:r>
    </w:p>
    <w:p w14:paraId="28DA6484" w14:textId="77777777" w:rsidR="00FA78CD" w:rsidRPr="006001E2" w:rsidRDefault="00FA78CD" w:rsidP="00FA78CD">
      <w:pPr>
        <w:snapToGrid w:val="0"/>
        <w:spacing w:line="360" w:lineRule="auto"/>
        <w:ind w:firstLine="420"/>
        <w:rPr>
          <w:sz w:val="24"/>
        </w:rPr>
      </w:pPr>
      <w:r w:rsidRPr="006001E2">
        <w:rPr>
          <w:sz w:val="24"/>
        </w:rPr>
        <w:tab/>
      </w:r>
      <w:r w:rsidRPr="006001E2">
        <w:rPr>
          <w:sz w:val="24"/>
        </w:rPr>
        <w:tab/>
        <w:t>if (</w:t>
      </w:r>
      <w:proofErr w:type="spellStart"/>
      <w:r w:rsidRPr="006001E2">
        <w:rPr>
          <w:sz w:val="24"/>
        </w:rPr>
        <w:t>isSu</w:t>
      </w:r>
      <w:proofErr w:type="spellEnd"/>
      <w:r w:rsidRPr="006001E2">
        <w:rPr>
          <w:sz w:val="24"/>
        </w:rPr>
        <w:t>(</w:t>
      </w:r>
      <w:proofErr w:type="spellStart"/>
      <w:r w:rsidRPr="006001E2">
        <w:rPr>
          <w:sz w:val="24"/>
        </w:rPr>
        <w:t>i</w:t>
      </w:r>
      <w:proofErr w:type="spellEnd"/>
      <w:r w:rsidRPr="006001E2">
        <w:rPr>
          <w:sz w:val="24"/>
        </w:rPr>
        <w:t xml:space="preserve">) &amp;&amp; </w:t>
      </w:r>
      <w:proofErr w:type="spellStart"/>
      <w:proofErr w:type="gramStart"/>
      <w:r w:rsidRPr="006001E2">
        <w:rPr>
          <w:sz w:val="24"/>
        </w:rPr>
        <w:t>isSu</w:t>
      </w:r>
      <w:proofErr w:type="spellEnd"/>
      <w:r w:rsidRPr="006001E2">
        <w:rPr>
          <w:sz w:val="24"/>
        </w:rPr>
        <w:t>(</w:t>
      </w:r>
      <w:proofErr w:type="gramEnd"/>
      <w:r w:rsidRPr="006001E2">
        <w:rPr>
          <w:sz w:val="24"/>
        </w:rPr>
        <w:t xml:space="preserve">x - </w:t>
      </w:r>
      <w:proofErr w:type="spellStart"/>
      <w:r w:rsidRPr="006001E2">
        <w:rPr>
          <w:sz w:val="24"/>
        </w:rPr>
        <w:t>i</w:t>
      </w:r>
      <w:proofErr w:type="spellEnd"/>
      <w:r w:rsidRPr="006001E2">
        <w:rPr>
          <w:sz w:val="24"/>
        </w:rPr>
        <w:t>)) {</w:t>
      </w:r>
    </w:p>
    <w:p w14:paraId="5D4EF0C5" w14:textId="77777777" w:rsidR="00FA78CD" w:rsidRPr="006001E2" w:rsidRDefault="00FA78CD" w:rsidP="00FA78CD">
      <w:pPr>
        <w:snapToGrid w:val="0"/>
        <w:spacing w:line="360" w:lineRule="auto"/>
        <w:ind w:firstLine="420"/>
        <w:rPr>
          <w:sz w:val="24"/>
        </w:rPr>
      </w:pPr>
      <w:r w:rsidRPr="006001E2">
        <w:rPr>
          <w:sz w:val="24"/>
        </w:rPr>
        <w:tab/>
      </w:r>
      <w:r w:rsidRPr="006001E2">
        <w:rPr>
          <w:sz w:val="24"/>
        </w:rPr>
        <w:tab/>
      </w:r>
      <w:r w:rsidRPr="006001E2">
        <w:rPr>
          <w:sz w:val="24"/>
        </w:rPr>
        <w:tab/>
      </w:r>
      <w:proofErr w:type="spellStart"/>
      <w:proofErr w:type="gramStart"/>
      <w:r w:rsidRPr="006001E2">
        <w:rPr>
          <w:sz w:val="24"/>
        </w:rPr>
        <w:t>printf</w:t>
      </w:r>
      <w:proofErr w:type="spellEnd"/>
      <w:r w:rsidRPr="006001E2">
        <w:rPr>
          <w:sz w:val="24"/>
        </w:rPr>
        <w:t>(</w:t>
      </w:r>
      <w:proofErr w:type="gramEnd"/>
      <w:r w:rsidRPr="006001E2">
        <w:rPr>
          <w:sz w:val="24"/>
        </w:rPr>
        <w:t xml:space="preserve">"%d=%d+%d\n", x, </w:t>
      </w:r>
      <w:proofErr w:type="spellStart"/>
      <w:r w:rsidRPr="006001E2">
        <w:rPr>
          <w:sz w:val="24"/>
        </w:rPr>
        <w:t>i</w:t>
      </w:r>
      <w:proofErr w:type="spellEnd"/>
      <w:r w:rsidRPr="006001E2">
        <w:rPr>
          <w:sz w:val="24"/>
        </w:rPr>
        <w:t xml:space="preserve">, x - </w:t>
      </w:r>
      <w:proofErr w:type="spellStart"/>
      <w:r w:rsidRPr="006001E2">
        <w:rPr>
          <w:sz w:val="24"/>
        </w:rPr>
        <w:t>i</w:t>
      </w:r>
      <w:proofErr w:type="spellEnd"/>
      <w:r w:rsidRPr="006001E2">
        <w:rPr>
          <w:sz w:val="24"/>
        </w:rPr>
        <w:t>); break;</w:t>
      </w:r>
    </w:p>
    <w:p w14:paraId="3877A715" w14:textId="77777777" w:rsidR="00FA78CD" w:rsidRPr="006001E2" w:rsidRDefault="00FA78CD" w:rsidP="00FA78CD">
      <w:pPr>
        <w:snapToGrid w:val="0"/>
        <w:spacing w:line="360" w:lineRule="auto"/>
        <w:ind w:firstLine="420"/>
        <w:rPr>
          <w:sz w:val="24"/>
        </w:rPr>
      </w:pPr>
      <w:r w:rsidRPr="006001E2">
        <w:rPr>
          <w:sz w:val="24"/>
        </w:rPr>
        <w:tab/>
      </w:r>
      <w:r w:rsidRPr="006001E2">
        <w:rPr>
          <w:sz w:val="24"/>
        </w:rPr>
        <w:tab/>
        <w:t>}</w:t>
      </w:r>
    </w:p>
    <w:p w14:paraId="6151B196" w14:textId="77777777" w:rsidR="00FA78CD" w:rsidRPr="006001E2" w:rsidRDefault="00FA78CD" w:rsidP="00FA78CD">
      <w:pPr>
        <w:snapToGrid w:val="0"/>
        <w:spacing w:line="360" w:lineRule="auto"/>
        <w:ind w:firstLine="420"/>
        <w:rPr>
          <w:sz w:val="24"/>
        </w:rPr>
      </w:pPr>
      <w:r w:rsidRPr="006001E2">
        <w:rPr>
          <w:sz w:val="24"/>
        </w:rPr>
        <w:tab/>
        <w:t>}</w:t>
      </w:r>
    </w:p>
    <w:p w14:paraId="1616A2FC" w14:textId="77777777" w:rsidR="00FA78CD" w:rsidRPr="006001E2" w:rsidRDefault="00FA78CD" w:rsidP="00FA78CD">
      <w:pPr>
        <w:snapToGrid w:val="0"/>
        <w:spacing w:line="360" w:lineRule="auto"/>
        <w:ind w:firstLine="420"/>
        <w:rPr>
          <w:sz w:val="24"/>
        </w:rPr>
      </w:pPr>
      <w:r w:rsidRPr="006001E2">
        <w:rPr>
          <w:sz w:val="24"/>
        </w:rPr>
        <w:t>}</w:t>
      </w:r>
    </w:p>
    <w:p w14:paraId="7D7748B4" w14:textId="77777777" w:rsidR="00FA78CD" w:rsidRPr="00885843" w:rsidRDefault="00FA78CD" w:rsidP="00FA78CD">
      <w:pPr>
        <w:snapToGrid w:val="0"/>
        <w:spacing w:line="360" w:lineRule="auto"/>
        <w:ind w:firstLine="420"/>
        <w:rPr>
          <w:sz w:val="24"/>
        </w:rPr>
      </w:pPr>
      <w:r w:rsidRPr="009837A7">
        <w:rPr>
          <w:sz w:val="24"/>
        </w:rPr>
        <w:t xml:space="preserve"> </w:t>
      </w:r>
      <w:r w:rsidRPr="00885843">
        <w:rPr>
          <w:sz w:val="24"/>
        </w:rPr>
        <w:t>3</w:t>
      </w:r>
      <w:r w:rsidRPr="00885843">
        <w:rPr>
          <w:rFonts w:hAnsi="宋体"/>
          <w:sz w:val="24"/>
        </w:rPr>
        <w:t>）测试</w:t>
      </w:r>
    </w:p>
    <w:p w14:paraId="642D1334" w14:textId="77777777" w:rsidR="00FA78CD" w:rsidRDefault="00FA78CD" w:rsidP="00FA78CD">
      <w:pPr>
        <w:snapToGrid w:val="0"/>
        <w:spacing w:line="360" w:lineRule="auto"/>
        <w:ind w:firstLineChars="200" w:firstLine="480"/>
        <w:rPr>
          <w:sz w:val="24"/>
        </w:rPr>
      </w:pPr>
      <w:r w:rsidRPr="00885843">
        <w:rPr>
          <w:sz w:val="24"/>
        </w:rPr>
        <w:t xml:space="preserve">  </w:t>
      </w:r>
      <w:r w:rsidRPr="00885843">
        <w:rPr>
          <w:rFonts w:hAnsi="宋体"/>
          <w:sz w:val="24"/>
        </w:rPr>
        <w:t>（</w:t>
      </w:r>
      <w:r w:rsidRPr="00885843">
        <w:rPr>
          <w:sz w:val="24"/>
        </w:rPr>
        <w:t>a</w:t>
      </w:r>
      <w:r w:rsidRPr="00885843">
        <w:rPr>
          <w:rFonts w:hAnsi="宋体"/>
          <w:sz w:val="24"/>
        </w:rPr>
        <w:t>）</w:t>
      </w:r>
      <w:r w:rsidRPr="00885843">
        <w:rPr>
          <w:sz w:val="24"/>
        </w:rPr>
        <w:t xml:space="preserve"> </w:t>
      </w:r>
      <w:r w:rsidRPr="00885843">
        <w:rPr>
          <w:rFonts w:hAnsi="宋体"/>
          <w:sz w:val="24"/>
        </w:rPr>
        <w:t>测试数据：</w:t>
      </w:r>
    </w:p>
    <w:p w14:paraId="3046AECC" w14:textId="77777777" w:rsidR="00FA78CD" w:rsidRDefault="00FA78CD" w:rsidP="00FA78CD">
      <w:pPr>
        <w:snapToGrid w:val="0"/>
        <w:spacing w:line="360" w:lineRule="auto"/>
        <w:ind w:firstLineChars="200" w:firstLine="480"/>
        <w:rPr>
          <w:sz w:val="24"/>
        </w:rPr>
      </w:pPr>
      <w:r>
        <w:rPr>
          <w:sz w:val="24"/>
        </w:rPr>
        <w:tab/>
      </w:r>
      <w:r>
        <w:rPr>
          <w:sz w:val="24"/>
        </w:rPr>
        <w:tab/>
        <w:t>200</w:t>
      </w:r>
    </w:p>
    <w:p w14:paraId="22AC9A15" w14:textId="77777777" w:rsidR="00FA78CD" w:rsidRDefault="00FA78CD" w:rsidP="00FA78CD">
      <w:pPr>
        <w:snapToGrid w:val="0"/>
        <w:spacing w:line="360" w:lineRule="auto"/>
        <w:ind w:firstLineChars="200" w:firstLine="480"/>
        <w:rPr>
          <w:sz w:val="24"/>
        </w:rPr>
      </w:pPr>
      <w:r>
        <w:rPr>
          <w:sz w:val="24"/>
        </w:rPr>
        <w:tab/>
      </w:r>
      <w:r>
        <w:rPr>
          <w:sz w:val="24"/>
        </w:rPr>
        <w:tab/>
        <w:t>6542</w:t>
      </w:r>
    </w:p>
    <w:p w14:paraId="529FE687" w14:textId="77777777" w:rsidR="00FA78CD" w:rsidRDefault="00FA78CD" w:rsidP="00FA78CD">
      <w:pPr>
        <w:snapToGrid w:val="0"/>
        <w:spacing w:line="360" w:lineRule="auto"/>
        <w:ind w:firstLineChars="200" w:firstLine="480"/>
        <w:rPr>
          <w:sz w:val="24"/>
        </w:rPr>
      </w:pPr>
      <w:r>
        <w:rPr>
          <w:sz w:val="24"/>
        </w:rPr>
        <w:tab/>
      </w:r>
      <w:r>
        <w:rPr>
          <w:sz w:val="24"/>
        </w:rPr>
        <w:tab/>
        <w:t>12345678</w:t>
      </w:r>
    </w:p>
    <w:p w14:paraId="5B5BAD25" w14:textId="77777777" w:rsidR="00FA78CD" w:rsidRDefault="00FA78CD" w:rsidP="00FA78CD">
      <w:pPr>
        <w:snapToGrid w:val="0"/>
        <w:spacing w:line="360" w:lineRule="auto"/>
        <w:ind w:firstLineChars="200" w:firstLine="480"/>
        <w:rPr>
          <w:sz w:val="24"/>
        </w:rPr>
      </w:pPr>
      <w:r>
        <w:rPr>
          <w:sz w:val="24"/>
        </w:rPr>
        <w:tab/>
      </w:r>
      <w:r>
        <w:rPr>
          <w:sz w:val="24"/>
        </w:rPr>
        <w:tab/>
        <w:t>987654322</w:t>
      </w:r>
    </w:p>
    <w:p w14:paraId="670E580E" w14:textId="77777777" w:rsidR="00FA78CD" w:rsidRDefault="00FA78CD" w:rsidP="00FA78CD">
      <w:pPr>
        <w:snapToGrid w:val="0"/>
        <w:spacing w:line="360" w:lineRule="auto"/>
        <w:ind w:firstLineChars="200" w:firstLine="480"/>
        <w:rPr>
          <w:sz w:val="24"/>
        </w:rPr>
      </w:pPr>
      <w:r>
        <w:rPr>
          <w:sz w:val="24"/>
        </w:rPr>
        <w:tab/>
      </w:r>
      <w:r>
        <w:rPr>
          <w:sz w:val="24"/>
        </w:rPr>
        <w:tab/>
      </w:r>
      <w:r>
        <w:rPr>
          <w:rFonts w:hint="eastAsia"/>
          <w:sz w:val="24"/>
        </w:rPr>
        <w:t>Ctrl</w:t>
      </w:r>
      <w:r>
        <w:rPr>
          <w:sz w:val="24"/>
        </w:rPr>
        <w:t xml:space="preserve"> + </w:t>
      </w:r>
      <w:r>
        <w:rPr>
          <w:rFonts w:hint="eastAsia"/>
          <w:sz w:val="24"/>
        </w:rPr>
        <w:t>Z</w:t>
      </w:r>
    </w:p>
    <w:p w14:paraId="2C54F557" w14:textId="77777777" w:rsidR="00FA78CD" w:rsidRDefault="00FA78CD" w:rsidP="00FA78CD">
      <w:pPr>
        <w:snapToGrid w:val="0"/>
        <w:spacing w:line="360" w:lineRule="auto"/>
        <w:ind w:firstLineChars="200" w:firstLine="480"/>
      </w:pPr>
      <w:r w:rsidRPr="00885843">
        <w:rPr>
          <w:sz w:val="24"/>
        </w:rPr>
        <w:t xml:space="preserve">  </w:t>
      </w:r>
      <w:r w:rsidRPr="00885843">
        <w:rPr>
          <w:rFonts w:hAnsi="宋体"/>
          <w:sz w:val="24"/>
        </w:rPr>
        <w:t>（</w:t>
      </w:r>
      <w:r w:rsidRPr="00885843">
        <w:rPr>
          <w:sz w:val="24"/>
        </w:rPr>
        <w:t>b</w:t>
      </w:r>
      <w:r w:rsidRPr="00885843">
        <w:rPr>
          <w:rFonts w:hAnsi="宋体"/>
          <w:sz w:val="24"/>
        </w:rPr>
        <w:t>）</w:t>
      </w:r>
      <w:r w:rsidRPr="00885843">
        <w:rPr>
          <w:sz w:val="24"/>
        </w:rPr>
        <w:t xml:space="preserve"> </w:t>
      </w:r>
      <w:r w:rsidRPr="00885843">
        <w:rPr>
          <w:rFonts w:hAnsi="宋体"/>
          <w:sz w:val="24"/>
        </w:rPr>
        <w:t>对应测试数据的运行结果截图</w:t>
      </w:r>
    </w:p>
    <w:p w14:paraId="5254E5CB" w14:textId="77777777" w:rsidR="00FA78CD" w:rsidRDefault="00FA78CD" w:rsidP="00FA78CD">
      <w:pPr>
        <w:snapToGrid w:val="0"/>
        <w:spacing w:line="360" w:lineRule="auto"/>
        <w:ind w:left="420" w:firstLine="420"/>
        <w:rPr>
          <w:noProof/>
        </w:rPr>
      </w:pPr>
      <w:r>
        <w:rPr>
          <w:noProof/>
        </w:rPr>
        <w:lastRenderedPageBreak/>
        <w:drawing>
          <wp:inline distT="0" distB="0" distL="0" distR="0" wp14:anchorId="2DCFA8B4" wp14:editId="1287D517">
            <wp:extent cx="2034716" cy="1440305"/>
            <wp:effectExtent l="0" t="0" r="381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34716" cy="1440305"/>
                    </a:xfrm>
                    <a:prstGeom prst="rect">
                      <a:avLst/>
                    </a:prstGeom>
                  </pic:spPr>
                </pic:pic>
              </a:graphicData>
            </a:graphic>
          </wp:inline>
        </w:drawing>
      </w:r>
    </w:p>
    <w:p w14:paraId="1E0078C3" w14:textId="77777777" w:rsidR="00FA78CD" w:rsidRPr="00F23C6B" w:rsidRDefault="00FA78CD" w:rsidP="00FA78CD">
      <w:pPr>
        <w:snapToGrid w:val="0"/>
        <w:spacing w:line="360" w:lineRule="auto"/>
        <w:ind w:left="420" w:firstLine="420"/>
        <w:rPr>
          <w:noProof/>
        </w:rPr>
      </w:pPr>
    </w:p>
    <w:p w14:paraId="1325866B" w14:textId="77777777" w:rsidR="00FA78CD" w:rsidRPr="0034719F" w:rsidRDefault="00FA78CD" w:rsidP="00FA78CD">
      <w:pPr>
        <w:snapToGrid w:val="0"/>
        <w:spacing w:line="360" w:lineRule="auto"/>
        <w:rPr>
          <w:rFonts w:hAnsi="宋体"/>
          <w:sz w:val="24"/>
        </w:rPr>
      </w:pPr>
      <w:r w:rsidRPr="00885843">
        <w:rPr>
          <w:rFonts w:hAnsi="宋体"/>
          <w:sz w:val="24"/>
        </w:rPr>
        <w:t>（</w:t>
      </w:r>
      <w:r w:rsidRPr="00885843">
        <w:rPr>
          <w:sz w:val="24"/>
        </w:rPr>
        <w:t>2</w:t>
      </w:r>
      <w:r w:rsidRPr="00885843">
        <w:rPr>
          <w:rFonts w:hAnsi="宋体"/>
          <w:sz w:val="24"/>
        </w:rPr>
        <w:t>）</w:t>
      </w:r>
      <w:r w:rsidRPr="0034719F">
        <w:rPr>
          <w:rFonts w:hAnsi="宋体" w:hint="eastAsia"/>
          <w:sz w:val="24"/>
        </w:rPr>
        <w:t>完全数（</w:t>
      </w:r>
      <w:r w:rsidRPr="0034719F">
        <w:rPr>
          <w:rFonts w:hAnsi="宋体" w:hint="eastAsia"/>
          <w:sz w:val="24"/>
        </w:rPr>
        <w:t>Perfect number</w:t>
      </w:r>
      <w:r w:rsidRPr="0034719F">
        <w:rPr>
          <w:rFonts w:hAnsi="宋体" w:hint="eastAsia"/>
          <w:sz w:val="24"/>
        </w:rPr>
        <w:t>），又称完美数或完备数，特点是它的所有真因子（即除了自身以外的约数，包括</w:t>
      </w:r>
      <w:r w:rsidRPr="0034719F">
        <w:rPr>
          <w:rFonts w:hAnsi="宋体" w:hint="eastAsia"/>
          <w:sz w:val="24"/>
        </w:rPr>
        <w:t>1</w:t>
      </w:r>
      <w:r w:rsidRPr="0034719F">
        <w:rPr>
          <w:rFonts w:hAnsi="宋体" w:hint="eastAsia"/>
          <w:sz w:val="24"/>
        </w:rPr>
        <w:t>）之和恰好等于它本身。例如</w:t>
      </w:r>
      <w:r w:rsidRPr="0034719F">
        <w:rPr>
          <w:rFonts w:hAnsi="宋体" w:hint="eastAsia"/>
          <w:sz w:val="24"/>
        </w:rPr>
        <w:t>6=1+2+3</w:t>
      </w:r>
      <w:r w:rsidRPr="0034719F">
        <w:rPr>
          <w:rFonts w:hAnsi="宋体" w:hint="eastAsia"/>
          <w:sz w:val="24"/>
        </w:rPr>
        <w:t>，</w:t>
      </w:r>
      <w:r w:rsidRPr="0034719F">
        <w:rPr>
          <w:rFonts w:hAnsi="宋体" w:hint="eastAsia"/>
          <w:sz w:val="24"/>
        </w:rPr>
        <w:t>28=1+2+4+7+14</w:t>
      </w:r>
      <w:r w:rsidRPr="0034719F">
        <w:rPr>
          <w:rFonts w:hAnsi="宋体" w:hint="eastAsia"/>
          <w:sz w:val="24"/>
        </w:rPr>
        <w:t>等。</w:t>
      </w:r>
    </w:p>
    <w:p w14:paraId="21A2657B" w14:textId="77777777" w:rsidR="00FA78CD" w:rsidRPr="0034719F" w:rsidRDefault="00FA78CD" w:rsidP="00FA78CD">
      <w:pPr>
        <w:snapToGrid w:val="0"/>
        <w:spacing w:line="360" w:lineRule="auto"/>
        <w:ind w:firstLine="420"/>
        <w:rPr>
          <w:rFonts w:hAnsi="宋体"/>
          <w:sz w:val="24"/>
        </w:rPr>
      </w:pPr>
      <w:r w:rsidRPr="0034719F">
        <w:rPr>
          <w:rFonts w:hAnsi="宋体" w:hint="eastAsia"/>
          <w:sz w:val="24"/>
        </w:rPr>
        <w:t>编程寻找</w:t>
      </w:r>
      <w:r w:rsidRPr="0034719F">
        <w:rPr>
          <w:rFonts w:hAnsi="宋体" w:hint="eastAsia"/>
          <w:sz w:val="24"/>
        </w:rPr>
        <w:t>10000</w:t>
      </w:r>
      <w:r w:rsidRPr="0034719F">
        <w:rPr>
          <w:rFonts w:hAnsi="宋体" w:hint="eastAsia"/>
          <w:sz w:val="24"/>
        </w:rPr>
        <w:t>以内的所有完全数。</w:t>
      </w:r>
    </w:p>
    <w:p w14:paraId="6E1BD268" w14:textId="77777777" w:rsidR="00FA78CD" w:rsidRPr="001C2B0B" w:rsidRDefault="00FA78CD" w:rsidP="00FA78CD">
      <w:pPr>
        <w:snapToGrid w:val="0"/>
        <w:spacing w:line="360" w:lineRule="auto"/>
        <w:ind w:firstLine="420"/>
        <w:rPr>
          <w:b/>
          <w:bCs/>
          <w:sz w:val="24"/>
        </w:rPr>
      </w:pPr>
      <w:r w:rsidRPr="0034719F">
        <w:rPr>
          <w:rFonts w:hAnsi="宋体" w:hint="eastAsia"/>
          <w:sz w:val="24"/>
        </w:rPr>
        <w:t>要求设计一个函数，判定形参</w:t>
      </w:r>
      <w:r w:rsidRPr="0034719F">
        <w:rPr>
          <w:rFonts w:hAnsi="宋体" w:hint="eastAsia"/>
          <w:sz w:val="24"/>
        </w:rPr>
        <w:t>n</w:t>
      </w:r>
      <w:r w:rsidRPr="0034719F">
        <w:rPr>
          <w:rFonts w:hAnsi="宋体" w:hint="eastAsia"/>
          <w:sz w:val="24"/>
        </w:rPr>
        <w:t>是否为完全数，如果是，返回</w:t>
      </w:r>
      <w:r w:rsidRPr="0034719F">
        <w:rPr>
          <w:rFonts w:hAnsi="宋体" w:hint="eastAsia"/>
          <w:sz w:val="24"/>
        </w:rPr>
        <w:t>1</w:t>
      </w:r>
      <w:r w:rsidRPr="0034719F">
        <w:rPr>
          <w:rFonts w:hAnsi="宋体" w:hint="eastAsia"/>
          <w:sz w:val="24"/>
        </w:rPr>
        <w:t>，否则返回</w:t>
      </w:r>
      <w:r w:rsidRPr="0034719F">
        <w:rPr>
          <w:rFonts w:hAnsi="宋体" w:hint="eastAsia"/>
          <w:sz w:val="24"/>
        </w:rPr>
        <w:t>0</w:t>
      </w:r>
      <w:r w:rsidRPr="0034719F">
        <w:rPr>
          <w:rFonts w:hAnsi="宋体" w:hint="eastAsia"/>
          <w:sz w:val="24"/>
        </w:rPr>
        <w:t>。在</w:t>
      </w:r>
      <w:r w:rsidRPr="0034719F">
        <w:rPr>
          <w:rFonts w:hAnsi="宋体" w:hint="eastAsia"/>
          <w:sz w:val="24"/>
        </w:rPr>
        <w:t>main</w:t>
      </w:r>
      <w:r w:rsidRPr="0034719F">
        <w:rPr>
          <w:rFonts w:hAnsi="宋体" w:hint="eastAsia"/>
          <w:sz w:val="24"/>
        </w:rPr>
        <w:t>函数中调用该函数求</w:t>
      </w:r>
      <w:r w:rsidRPr="0034719F">
        <w:rPr>
          <w:rFonts w:hAnsi="宋体" w:hint="eastAsia"/>
          <w:sz w:val="24"/>
        </w:rPr>
        <w:t>10000</w:t>
      </w:r>
      <w:r w:rsidRPr="0034719F">
        <w:rPr>
          <w:rFonts w:hAnsi="宋体" w:hint="eastAsia"/>
          <w:sz w:val="24"/>
        </w:rPr>
        <w:t>以内的所有完全数，并以完全数的真因子之和的形式输出结果，例如“</w:t>
      </w:r>
      <w:r w:rsidRPr="0034719F">
        <w:rPr>
          <w:rFonts w:hAnsi="宋体" w:hint="eastAsia"/>
          <w:sz w:val="24"/>
        </w:rPr>
        <w:t>6=1+2+3</w:t>
      </w:r>
      <w:r w:rsidRPr="0034719F">
        <w:rPr>
          <w:rFonts w:hAnsi="宋体" w:hint="eastAsia"/>
          <w:sz w:val="24"/>
        </w:rPr>
        <w:t>”。程序输出中，每个完全数单独占一行。</w:t>
      </w:r>
      <w:r w:rsidRPr="001C2B0B">
        <w:rPr>
          <w:b/>
          <w:bCs/>
          <w:sz w:val="24"/>
        </w:rPr>
        <w:t>解答：</w:t>
      </w:r>
    </w:p>
    <w:p w14:paraId="3C63DEDC" w14:textId="77777777" w:rsidR="00FA78CD" w:rsidRPr="00C41084" w:rsidRDefault="00FA78CD" w:rsidP="00FA78CD">
      <w:pPr>
        <w:pStyle w:val="af6"/>
        <w:numPr>
          <w:ilvl w:val="0"/>
          <w:numId w:val="3"/>
        </w:numPr>
        <w:snapToGrid w:val="0"/>
        <w:spacing w:line="300" w:lineRule="auto"/>
        <w:ind w:firstLineChars="0"/>
        <w:rPr>
          <w:sz w:val="24"/>
        </w:rPr>
      </w:pPr>
      <w:r w:rsidRPr="00C41084">
        <w:rPr>
          <w:sz w:val="24"/>
        </w:rPr>
        <w:t>解题思路：</w:t>
      </w:r>
    </w:p>
    <w:p w14:paraId="5E697A28" w14:textId="77777777" w:rsidR="00FA78CD" w:rsidRDefault="00FA78CD" w:rsidP="00FA78CD">
      <w:pPr>
        <w:pStyle w:val="af6"/>
        <w:snapToGrid w:val="0"/>
        <w:spacing w:line="300" w:lineRule="auto"/>
        <w:ind w:left="780" w:firstLineChars="0" w:firstLine="0"/>
        <w:rPr>
          <w:sz w:val="24"/>
        </w:rPr>
      </w:pPr>
      <w:r w:rsidRPr="00C41084">
        <w:rPr>
          <w:rFonts w:hint="eastAsia"/>
          <w:sz w:val="24"/>
        </w:rPr>
        <w:t>通过分析本题的算法流程，可</w:t>
      </w:r>
      <w:r>
        <w:rPr>
          <w:rFonts w:hint="eastAsia"/>
          <w:sz w:val="24"/>
        </w:rPr>
        <w:t>对需要设计的函数</w:t>
      </w:r>
      <w:r w:rsidRPr="00C41084">
        <w:rPr>
          <w:rFonts w:hint="eastAsia"/>
          <w:sz w:val="24"/>
        </w:rPr>
        <w:t>建立如下算法流程图。</w:t>
      </w:r>
    </w:p>
    <w:p w14:paraId="0F804160" w14:textId="77777777" w:rsidR="00FA78CD" w:rsidRDefault="00FA78CD" w:rsidP="00FA78CD">
      <w:pPr>
        <w:pStyle w:val="af6"/>
        <w:snapToGrid w:val="0"/>
        <w:spacing w:line="300" w:lineRule="auto"/>
        <w:ind w:left="780" w:firstLineChars="0" w:firstLine="0"/>
        <w:rPr>
          <w:sz w:val="24"/>
        </w:rPr>
      </w:pPr>
      <w:r w:rsidRPr="00574E01">
        <w:rPr>
          <w:noProof/>
          <w:sz w:val="24"/>
        </w:rPr>
        <w:lastRenderedPageBreak/>
        <w:drawing>
          <wp:inline distT="0" distB="0" distL="0" distR="0" wp14:anchorId="000682B7" wp14:editId="14D1522B">
            <wp:extent cx="1813560" cy="688086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13560" cy="6880860"/>
                    </a:xfrm>
                    <a:prstGeom prst="rect">
                      <a:avLst/>
                    </a:prstGeom>
                    <a:noFill/>
                    <a:ln>
                      <a:noFill/>
                    </a:ln>
                  </pic:spPr>
                </pic:pic>
              </a:graphicData>
            </a:graphic>
          </wp:inline>
        </w:drawing>
      </w:r>
    </w:p>
    <w:p w14:paraId="4658C87B" w14:textId="77777777" w:rsidR="00FA78CD" w:rsidRPr="00885843" w:rsidRDefault="00FA78CD" w:rsidP="00FA78CD">
      <w:pPr>
        <w:jc w:val="center"/>
        <w:rPr>
          <w:rFonts w:eastAsia="黑体"/>
          <w:sz w:val="24"/>
        </w:rPr>
      </w:pPr>
      <w:r w:rsidRPr="00885843">
        <w:rPr>
          <w:rFonts w:eastAsia="黑体"/>
          <w:sz w:val="24"/>
        </w:rPr>
        <w:t>图</w:t>
      </w:r>
      <w:r>
        <w:rPr>
          <w:rFonts w:eastAsia="黑体"/>
          <w:sz w:val="24"/>
        </w:rPr>
        <w:t>3</w:t>
      </w:r>
      <w:r w:rsidRPr="00885843">
        <w:rPr>
          <w:rFonts w:eastAsia="黑体"/>
          <w:sz w:val="24"/>
        </w:rPr>
        <w:t xml:space="preserve">-2 </w:t>
      </w:r>
      <w:r w:rsidRPr="00885843">
        <w:rPr>
          <w:rFonts w:eastAsia="黑体"/>
          <w:sz w:val="24"/>
        </w:rPr>
        <w:t>编程题</w:t>
      </w:r>
      <w:r>
        <w:rPr>
          <w:rFonts w:eastAsia="黑体"/>
          <w:sz w:val="24"/>
        </w:rPr>
        <w:t>2</w:t>
      </w:r>
      <w:r w:rsidRPr="00885843">
        <w:rPr>
          <w:rFonts w:eastAsia="黑体"/>
          <w:sz w:val="24"/>
        </w:rPr>
        <w:t>的程序流程图</w:t>
      </w:r>
    </w:p>
    <w:p w14:paraId="570FF0E5" w14:textId="77777777" w:rsidR="00FA78CD" w:rsidRPr="00E31922" w:rsidRDefault="00FA78CD" w:rsidP="00FA78CD">
      <w:pPr>
        <w:pStyle w:val="af6"/>
        <w:snapToGrid w:val="0"/>
        <w:spacing w:line="300" w:lineRule="auto"/>
        <w:ind w:left="780" w:firstLineChars="0" w:firstLine="0"/>
        <w:rPr>
          <w:sz w:val="24"/>
        </w:rPr>
      </w:pPr>
    </w:p>
    <w:p w14:paraId="199975B5" w14:textId="77777777" w:rsidR="00FA78CD" w:rsidRPr="001C2B0B" w:rsidRDefault="00FA78CD" w:rsidP="00FA78CD">
      <w:pPr>
        <w:snapToGrid w:val="0"/>
        <w:spacing w:line="300" w:lineRule="auto"/>
        <w:ind w:firstLine="420"/>
        <w:rPr>
          <w:sz w:val="24"/>
        </w:rPr>
      </w:pPr>
      <w:r w:rsidRPr="00885843">
        <w:rPr>
          <w:sz w:val="24"/>
        </w:rPr>
        <w:t>2</w:t>
      </w:r>
      <w:r w:rsidRPr="001C2B0B">
        <w:rPr>
          <w:sz w:val="24"/>
        </w:rPr>
        <w:t>）程序清单</w:t>
      </w:r>
    </w:p>
    <w:p w14:paraId="2F45658A" w14:textId="77777777" w:rsidR="00FA78CD" w:rsidRPr="00CB1C8A" w:rsidRDefault="00FA78CD" w:rsidP="00FA78CD">
      <w:pPr>
        <w:snapToGrid w:val="0"/>
        <w:ind w:leftChars="100" w:left="210"/>
        <w:rPr>
          <w:sz w:val="24"/>
        </w:rPr>
      </w:pPr>
      <w:r w:rsidRPr="00CB1C8A">
        <w:rPr>
          <w:sz w:val="24"/>
        </w:rPr>
        <w:t>#include &lt;</w:t>
      </w:r>
      <w:proofErr w:type="spellStart"/>
      <w:r w:rsidRPr="00CB1C8A">
        <w:rPr>
          <w:sz w:val="24"/>
        </w:rPr>
        <w:t>stdio.h</w:t>
      </w:r>
      <w:proofErr w:type="spellEnd"/>
      <w:r w:rsidRPr="00CB1C8A">
        <w:rPr>
          <w:sz w:val="24"/>
        </w:rPr>
        <w:t>&gt;</w:t>
      </w:r>
    </w:p>
    <w:p w14:paraId="14552F3C" w14:textId="77777777" w:rsidR="00FA78CD" w:rsidRPr="00CB1C8A" w:rsidRDefault="00FA78CD" w:rsidP="00FA78CD">
      <w:pPr>
        <w:snapToGrid w:val="0"/>
        <w:ind w:leftChars="100" w:left="210"/>
        <w:rPr>
          <w:sz w:val="24"/>
        </w:rPr>
      </w:pPr>
      <w:r w:rsidRPr="00CB1C8A">
        <w:rPr>
          <w:sz w:val="24"/>
        </w:rPr>
        <w:t>int perfect(int);</w:t>
      </w:r>
    </w:p>
    <w:p w14:paraId="2301CAF1" w14:textId="77777777" w:rsidR="00FA78CD" w:rsidRPr="00CB1C8A" w:rsidRDefault="00FA78CD" w:rsidP="00FA78CD">
      <w:pPr>
        <w:snapToGrid w:val="0"/>
        <w:ind w:leftChars="100" w:left="210"/>
        <w:rPr>
          <w:sz w:val="24"/>
        </w:rPr>
      </w:pPr>
      <w:r w:rsidRPr="00CB1C8A">
        <w:rPr>
          <w:sz w:val="24"/>
        </w:rPr>
        <w:t>int main(void) {</w:t>
      </w:r>
    </w:p>
    <w:p w14:paraId="16D35798" w14:textId="77777777" w:rsidR="00FA78CD" w:rsidRPr="00CB1C8A" w:rsidRDefault="00FA78CD" w:rsidP="00FA78CD">
      <w:pPr>
        <w:snapToGrid w:val="0"/>
        <w:ind w:leftChars="100" w:left="210"/>
        <w:rPr>
          <w:sz w:val="24"/>
        </w:rPr>
      </w:pPr>
      <w:r w:rsidRPr="00CB1C8A">
        <w:rPr>
          <w:sz w:val="24"/>
        </w:rPr>
        <w:tab/>
        <w:t xml:space="preserve">for (int </w:t>
      </w:r>
      <w:proofErr w:type="spellStart"/>
      <w:r w:rsidRPr="00CB1C8A">
        <w:rPr>
          <w:sz w:val="24"/>
        </w:rPr>
        <w:t>i</w:t>
      </w:r>
      <w:proofErr w:type="spellEnd"/>
      <w:r w:rsidRPr="00CB1C8A">
        <w:rPr>
          <w:sz w:val="24"/>
        </w:rPr>
        <w:t xml:space="preserve"> = 1; </w:t>
      </w:r>
      <w:proofErr w:type="spellStart"/>
      <w:r w:rsidRPr="00CB1C8A">
        <w:rPr>
          <w:sz w:val="24"/>
        </w:rPr>
        <w:t>i</w:t>
      </w:r>
      <w:proofErr w:type="spellEnd"/>
      <w:r w:rsidRPr="00CB1C8A">
        <w:rPr>
          <w:sz w:val="24"/>
        </w:rPr>
        <w:t xml:space="preserve"> &lt;= 10000; </w:t>
      </w:r>
      <w:proofErr w:type="spellStart"/>
      <w:r w:rsidRPr="00CB1C8A">
        <w:rPr>
          <w:sz w:val="24"/>
        </w:rPr>
        <w:t>i</w:t>
      </w:r>
      <w:proofErr w:type="spellEnd"/>
      <w:r w:rsidRPr="00CB1C8A">
        <w:rPr>
          <w:sz w:val="24"/>
        </w:rPr>
        <w:t>++) {</w:t>
      </w:r>
    </w:p>
    <w:p w14:paraId="44D4261B" w14:textId="77777777" w:rsidR="00FA78CD" w:rsidRPr="00CB1C8A" w:rsidRDefault="00FA78CD" w:rsidP="00FA78CD">
      <w:pPr>
        <w:snapToGrid w:val="0"/>
        <w:ind w:leftChars="100" w:left="210"/>
        <w:rPr>
          <w:sz w:val="24"/>
        </w:rPr>
      </w:pPr>
      <w:r w:rsidRPr="00CB1C8A">
        <w:rPr>
          <w:sz w:val="24"/>
        </w:rPr>
        <w:tab/>
      </w:r>
      <w:r w:rsidRPr="00CB1C8A">
        <w:rPr>
          <w:sz w:val="24"/>
        </w:rPr>
        <w:tab/>
        <w:t>if (perfect(</w:t>
      </w:r>
      <w:proofErr w:type="spellStart"/>
      <w:r w:rsidRPr="00CB1C8A">
        <w:rPr>
          <w:sz w:val="24"/>
        </w:rPr>
        <w:t>i</w:t>
      </w:r>
      <w:proofErr w:type="spellEnd"/>
      <w:r w:rsidRPr="00CB1C8A">
        <w:rPr>
          <w:sz w:val="24"/>
        </w:rPr>
        <w:t>)) {</w:t>
      </w:r>
    </w:p>
    <w:p w14:paraId="19C6A304" w14:textId="77777777" w:rsidR="00FA78CD" w:rsidRPr="00CB1C8A" w:rsidRDefault="00FA78CD" w:rsidP="00FA78CD">
      <w:pPr>
        <w:snapToGrid w:val="0"/>
        <w:ind w:leftChars="100" w:left="210"/>
        <w:rPr>
          <w:sz w:val="24"/>
        </w:rPr>
      </w:pPr>
      <w:r w:rsidRPr="00CB1C8A">
        <w:rPr>
          <w:sz w:val="24"/>
        </w:rPr>
        <w:tab/>
      </w:r>
      <w:r w:rsidRPr="00CB1C8A">
        <w:rPr>
          <w:sz w:val="24"/>
        </w:rPr>
        <w:tab/>
      </w:r>
      <w:r w:rsidRPr="00CB1C8A">
        <w:rPr>
          <w:sz w:val="24"/>
        </w:rPr>
        <w:tab/>
        <w:t xml:space="preserve">int </w:t>
      </w:r>
      <w:proofErr w:type="gramStart"/>
      <w:r w:rsidRPr="00CB1C8A">
        <w:rPr>
          <w:sz w:val="24"/>
        </w:rPr>
        <w:t>str[</w:t>
      </w:r>
      <w:proofErr w:type="gramEnd"/>
      <w:r w:rsidRPr="00CB1C8A">
        <w:rPr>
          <w:sz w:val="24"/>
        </w:rPr>
        <w:t>10000], j = 0;</w:t>
      </w:r>
    </w:p>
    <w:p w14:paraId="746895AF" w14:textId="77777777" w:rsidR="00FA78CD" w:rsidRPr="00CB1C8A" w:rsidRDefault="00FA78CD" w:rsidP="00FA78CD">
      <w:pPr>
        <w:snapToGrid w:val="0"/>
        <w:ind w:leftChars="100" w:left="210"/>
        <w:rPr>
          <w:sz w:val="24"/>
        </w:rPr>
      </w:pPr>
      <w:r w:rsidRPr="00CB1C8A">
        <w:rPr>
          <w:sz w:val="24"/>
        </w:rPr>
        <w:tab/>
      </w:r>
      <w:r w:rsidRPr="00CB1C8A">
        <w:rPr>
          <w:sz w:val="24"/>
        </w:rPr>
        <w:tab/>
      </w:r>
      <w:r w:rsidRPr="00CB1C8A">
        <w:rPr>
          <w:sz w:val="24"/>
        </w:rPr>
        <w:tab/>
        <w:t xml:space="preserve">for (int k = 1; k &lt; </w:t>
      </w:r>
      <w:proofErr w:type="spellStart"/>
      <w:r w:rsidRPr="00CB1C8A">
        <w:rPr>
          <w:sz w:val="24"/>
        </w:rPr>
        <w:t>i</w:t>
      </w:r>
      <w:proofErr w:type="spellEnd"/>
      <w:r w:rsidRPr="00CB1C8A">
        <w:rPr>
          <w:sz w:val="24"/>
        </w:rPr>
        <w:t>; k++) {</w:t>
      </w:r>
    </w:p>
    <w:p w14:paraId="6B43547B" w14:textId="77777777" w:rsidR="00FA78CD" w:rsidRPr="00CB1C8A" w:rsidRDefault="00FA78CD" w:rsidP="00FA78CD">
      <w:pPr>
        <w:snapToGrid w:val="0"/>
        <w:ind w:leftChars="100" w:left="210"/>
        <w:rPr>
          <w:sz w:val="24"/>
        </w:rPr>
      </w:pPr>
      <w:r w:rsidRPr="00CB1C8A">
        <w:rPr>
          <w:sz w:val="24"/>
        </w:rPr>
        <w:lastRenderedPageBreak/>
        <w:tab/>
      </w:r>
      <w:r w:rsidRPr="00CB1C8A">
        <w:rPr>
          <w:sz w:val="24"/>
        </w:rPr>
        <w:tab/>
      </w:r>
      <w:r w:rsidRPr="00CB1C8A">
        <w:rPr>
          <w:sz w:val="24"/>
        </w:rPr>
        <w:tab/>
      </w:r>
      <w:r w:rsidRPr="00CB1C8A">
        <w:rPr>
          <w:sz w:val="24"/>
        </w:rPr>
        <w:tab/>
        <w:t>if (</w:t>
      </w:r>
      <w:proofErr w:type="spellStart"/>
      <w:r w:rsidRPr="00CB1C8A">
        <w:rPr>
          <w:sz w:val="24"/>
        </w:rPr>
        <w:t>i</w:t>
      </w:r>
      <w:proofErr w:type="spellEnd"/>
      <w:r w:rsidRPr="00CB1C8A">
        <w:rPr>
          <w:sz w:val="24"/>
        </w:rPr>
        <w:t xml:space="preserve"> % k == 0) {</w:t>
      </w:r>
    </w:p>
    <w:p w14:paraId="110CE0E8" w14:textId="77777777" w:rsidR="00FA78CD" w:rsidRPr="00CB1C8A" w:rsidRDefault="00FA78CD" w:rsidP="00FA78CD">
      <w:pPr>
        <w:snapToGrid w:val="0"/>
        <w:ind w:leftChars="100" w:left="210"/>
        <w:rPr>
          <w:sz w:val="24"/>
        </w:rPr>
      </w:pPr>
      <w:r w:rsidRPr="00CB1C8A">
        <w:rPr>
          <w:sz w:val="24"/>
        </w:rPr>
        <w:tab/>
      </w:r>
      <w:r w:rsidRPr="00CB1C8A">
        <w:rPr>
          <w:sz w:val="24"/>
        </w:rPr>
        <w:tab/>
      </w:r>
      <w:r w:rsidRPr="00CB1C8A">
        <w:rPr>
          <w:sz w:val="24"/>
        </w:rPr>
        <w:tab/>
      </w:r>
      <w:r w:rsidRPr="00CB1C8A">
        <w:rPr>
          <w:sz w:val="24"/>
        </w:rPr>
        <w:tab/>
      </w:r>
      <w:r w:rsidRPr="00CB1C8A">
        <w:rPr>
          <w:sz w:val="24"/>
        </w:rPr>
        <w:tab/>
        <w:t>str[j] = k;</w:t>
      </w:r>
    </w:p>
    <w:p w14:paraId="361CDF40" w14:textId="77777777" w:rsidR="00FA78CD" w:rsidRPr="00CB1C8A" w:rsidRDefault="00FA78CD" w:rsidP="00FA78CD">
      <w:pPr>
        <w:snapToGrid w:val="0"/>
        <w:ind w:leftChars="100" w:left="210"/>
        <w:rPr>
          <w:sz w:val="24"/>
        </w:rPr>
      </w:pPr>
      <w:r w:rsidRPr="00CB1C8A">
        <w:rPr>
          <w:sz w:val="24"/>
        </w:rPr>
        <w:tab/>
      </w:r>
      <w:r w:rsidRPr="00CB1C8A">
        <w:rPr>
          <w:sz w:val="24"/>
        </w:rPr>
        <w:tab/>
      </w:r>
      <w:r w:rsidRPr="00CB1C8A">
        <w:rPr>
          <w:sz w:val="24"/>
        </w:rPr>
        <w:tab/>
      </w:r>
      <w:r w:rsidRPr="00CB1C8A">
        <w:rPr>
          <w:sz w:val="24"/>
        </w:rPr>
        <w:tab/>
      </w:r>
      <w:r w:rsidRPr="00CB1C8A">
        <w:rPr>
          <w:sz w:val="24"/>
        </w:rPr>
        <w:tab/>
      </w:r>
      <w:proofErr w:type="spellStart"/>
      <w:r w:rsidRPr="00CB1C8A">
        <w:rPr>
          <w:sz w:val="24"/>
        </w:rPr>
        <w:t>j++</w:t>
      </w:r>
      <w:proofErr w:type="spellEnd"/>
      <w:r w:rsidRPr="00CB1C8A">
        <w:rPr>
          <w:sz w:val="24"/>
        </w:rPr>
        <w:t>;</w:t>
      </w:r>
    </w:p>
    <w:p w14:paraId="0CAD7238" w14:textId="77777777" w:rsidR="00FA78CD" w:rsidRPr="00CB1C8A" w:rsidRDefault="00FA78CD" w:rsidP="00FA78CD">
      <w:pPr>
        <w:snapToGrid w:val="0"/>
        <w:ind w:leftChars="100" w:left="210"/>
        <w:rPr>
          <w:sz w:val="24"/>
        </w:rPr>
      </w:pPr>
      <w:r w:rsidRPr="00CB1C8A">
        <w:rPr>
          <w:sz w:val="24"/>
        </w:rPr>
        <w:tab/>
      </w:r>
      <w:r w:rsidRPr="00CB1C8A">
        <w:rPr>
          <w:sz w:val="24"/>
        </w:rPr>
        <w:tab/>
      </w:r>
      <w:r w:rsidRPr="00CB1C8A">
        <w:rPr>
          <w:sz w:val="24"/>
        </w:rPr>
        <w:tab/>
      </w:r>
      <w:r w:rsidRPr="00CB1C8A">
        <w:rPr>
          <w:sz w:val="24"/>
        </w:rPr>
        <w:tab/>
        <w:t>}</w:t>
      </w:r>
    </w:p>
    <w:p w14:paraId="75038B42" w14:textId="77777777" w:rsidR="00FA78CD" w:rsidRPr="00CB1C8A" w:rsidRDefault="00FA78CD" w:rsidP="00FA78CD">
      <w:pPr>
        <w:snapToGrid w:val="0"/>
        <w:ind w:leftChars="100" w:left="210"/>
        <w:rPr>
          <w:sz w:val="24"/>
        </w:rPr>
      </w:pPr>
      <w:r w:rsidRPr="00CB1C8A">
        <w:rPr>
          <w:sz w:val="24"/>
        </w:rPr>
        <w:tab/>
      </w:r>
      <w:r w:rsidRPr="00CB1C8A">
        <w:rPr>
          <w:sz w:val="24"/>
        </w:rPr>
        <w:tab/>
      </w:r>
      <w:r w:rsidRPr="00CB1C8A">
        <w:rPr>
          <w:sz w:val="24"/>
        </w:rPr>
        <w:tab/>
        <w:t>}</w:t>
      </w:r>
    </w:p>
    <w:p w14:paraId="240256AB" w14:textId="77777777" w:rsidR="00FA78CD" w:rsidRPr="00CB1C8A" w:rsidRDefault="00FA78CD" w:rsidP="00FA78CD">
      <w:pPr>
        <w:snapToGrid w:val="0"/>
        <w:ind w:leftChars="100" w:left="210"/>
        <w:rPr>
          <w:sz w:val="24"/>
        </w:rPr>
      </w:pPr>
      <w:r w:rsidRPr="00CB1C8A">
        <w:rPr>
          <w:sz w:val="24"/>
        </w:rPr>
        <w:tab/>
      </w:r>
      <w:r w:rsidRPr="00CB1C8A">
        <w:rPr>
          <w:sz w:val="24"/>
        </w:rPr>
        <w:tab/>
      </w:r>
      <w:r w:rsidRPr="00CB1C8A">
        <w:rPr>
          <w:sz w:val="24"/>
        </w:rPr>
        <w:tab/>
      </w:r>
      <w:proofErr w:type="spellStart"/>
      <w:proofErr w:type="gramStart"/>
      <w:r w:rsidRPr="00CB1C8A">
        <w:rPr>
          <w:sz w:val="24"/>
        </w:rPr>
        <w:t>printf</w:t>
      </w:r>
      <w:proofErr w:type="spellEnd"/>
      <w:r w:rsidRPr="00CB1C8A">
        <w:rPr>
          <w:sz w:val="24"/>
        </w:rPr>
        <w:t>(</w:t>
      </w:r>
      <w:proofErr w:type="gramEnd"/>
      <w:r w:rsidRPr="00CB1C8A">
        <w:rPr>
          <w:sz w:val="24"/>
        </w:rPr>
        <w:t xml:space="preserve">"%d=", </w:t>
      </w:r>
      <w:proofErr w:type="spellStart"/>
      <w:r w:rsidRPr="00CB1C8A">
        <w:rPr>
          <w:sz w:val="24"/>
        </w:rPr>
        <w:t>i</w:t>
      </w:r>
      <w:proofErr w:type="spellEnd"/>
      <w:r w:rsidRPr="00CB1C8A">
        <w:rPr>
          <w:sz w:val="24"/>
        </w:rPr>
        <w:t>);</w:t>
      </w:r>
    </w:p>
    <w:p w14:paraId="08C3A2FC" w14:textId="77777777" w:rsidR="00FA78CD" w:rsidRPr="00CB1C8A" w:rsidRDefault="00FA78CD" w:rsidP="00FA78CD">
      <w:pPr>
        <w:snapToGrid w:val="0"/>
        <w:ind w:leftChars="100" w:left="210"/>
        <w:rPr>
          <w:sz w:val="24"/>
        </w:rPr>
      </w:pPr>
      <w:r w:rsidRPr="00CB1C8A">
        <w:rPr>
          <w:sz w:val="24"/>
        </w:rPr>
        <w:tab/>
      </w:r>
      <w:r w:rsidRPr="00CB1C8A">
        <w:rPr>
          <w:sz w:val="24"/>
        </w:rPr>
        <w:tab/>
      </w:r>
      <w:r w:rsidRPr="00CB1C8A">
        <w:rPr>
          <w:sz w:val="24"/>
        </w:rPr>
        <w:tab/>
        <w:t>for (int m = 0; m &lt; j-1; m+</w:t>
      </w:r>
      <w:proofErr w:type="gramStart"/>
      <w:r w:rsidRPr="00CB1C8A">
        <w:rPr>
          <w:sz w:val="24"/>
        </w:rPr>
        <w:t>+)</w:t>
      </w:r>
      <w:proofErr w:type="spellStart"/>
      <w:r w:rsidRPr="00CB1C8A">
        <w:rPr>
          <w:sz w:val="24"/>
        </w:rPr>
        <w:t>printf</w:t>
      </w:r>
      <w:proofErr w:type="spellEnd"/>
      <w:proofErr w:type="gramEnd"/>
      <w:r w:rsidRPr="00CB1C8A">
        <w:rPr>
          <w:sz w:val="24"/>
        </w:rPr>
        <w:t>("%d+", str[m]);</w:t>
      </w:r>
    </w:p>
    <w:p w14:paraId="54504E40" w14:textId="77777777" w:rsidR="00FA78CD" w:rsidRPr="00CB1C8A" w:rsidRDefault="00FA78CD" w:rsidP="00FA78CD">
      <w:pPr>
        <w:snapToGrid w:val="0"/>
        <w:ind w:leftChars="100" w:left="210"/>
        <w:rPr>
          <w:sz w:val="24"/>
        </w:rPr>
      </w:pPr>
      <w:r w:rsidRPr="00CB1C8A">
        <w:rPr>
          <w:sz w:val="24"/>
        </w:rPr>
        <w:tab/>
      </w:r>
      <w:r w:rsidRPr="00CB1C8A">
        <w:rPr>
          <w:sz w:val="24"/>
        </w:rPr>
        <w:tab/>
      </w:r>
      <w:r w:rsidRPr="00CB1C8A">
        <w:rPr>
          <w:sz w:val="24"/>
        </w:rPr>
        <w:tab/>
      </w:r>
      <w:proofErr w:type="spellStart"/>
      <w:proofErr w:type="gramStart"/>
      <w:r w:rsidRPr="00CB1C8A">
        <w:rPr>
          <w:sz w:val="24"/>
        </w:rPr>
        <w:t>printf</w:t>
      </w:r>
      <w:proofErr w:type="spellEnd"/>
      <w:r w:rsidRPr="00CB1C8A">
        <w:rPr>
          <w:sz w:val="24"/>
        </w:rPr>
        <w:t>(</w:t>
      </w:r>
      <w:proofErr w:type="gramEnd"/>
      <w:r w:rsidRPr="00CB1C8A">
        <w:rPr>
          <w:sz w:val="24"/>
        </w:rPr>
        <w:t>"%d\n", str[j - 1]);</w:t>
      </w:r>
    </w:p>
    <w:p w14:paraId="27D6C9A3" w14:textId="77777777" w:rsidR="00FA78CD" w:rsidRPr="00CB1C8A" w:rsidRDefault="00FA78CD" w:rsidP="00FA78CD">
      <w:pPr>
        <w:snapToGrid w:val="0"/>
        <w:ind w:leftChars="100" w:left="210"/>
        <w:rPr>
          <w:sz w:val="24"/>
        </w:rPr>
      </w:pPr>
      <w:r w:rsidRPr="00CB1C8A">
        <w:rPr>
          <w:sz w:val="24"/>
        </w:rPr>
        <w:tab/>
      </w:r>
      <w:r w:rsidRPr="00CB1C8A">
        <w:rPr>
          <w:sz w:val="24"/>
        </w:rPr>
        <w:tab/>
        <w:t>}</w:t>
      </w:r>
    </w:p>
    <w:p w14:paraId="76024AA1" w14:textId="77777777" w:rsidR="00FA78CD" w:rsidRPr="00CB1C8A" w:rsidRDefault="00FA78CD" w:rsidP="00FA78CD">
      <w:pPr>
        <w:snapToGrid w:val="0"/>
        <w:ind w:leftChars="100" w:left="210"/>
        <w:rPr>
          <w:sz w:val="24"/>
        </w:rPr>
      </w:pPr>
      <w:r w:rsidRPr="00CB1C8A">
        <w:rPr>
          <w:sz w:val="24"/>
        </w:rPr>
        <w:tab/>
        <w:t>}</w:t>
      </w:r>
    </w:p>
    <w:p w14:paraId="50F5E937" w14:textId="77777777" w:rsidR="00FA78CD" w:rsidRPr="00CB1C8A" w:rsidRDefault="00FA78CD" w:rsidP="00FA78CD">
      <w:pPr>
        <w:snapToGrid w:val="0"/>
        <w:ind w:leftChars="100" w:left="210"/>
        <w:rPr>
          <w:sz w:val="24"/>
        </w:rPr>
      </w:pPr>
      <w:r w:rsidRPr="00CB1C8A">
        <w:rPr>
          <w:sz w:val="24"/>
        </w:rPr>
        <w:tab/>
        <w:t>return 0;</w:t>
      </w:r>
    </w:p>
    <w:p w14:paraId="0500BE06" w14:textId="77777777" w:rsidR="00FA78CD" w:rsidRPr="00CB1C8A" w:rsidRDefault="00FA78CD" w:rsidP="00FA78CD">
      <w:pPr>
        <w:snapToGrid w:val="0"/>
        <w:ind w:leftChars="100" w:left="210"/>
        <w:rPr>
          <w:sz w:val="24"/>
        </w:rPr>
      </w:pPr>
      <w:r w:rsidRPr="00CB1C8A">
        <w:rPr>
          <w:sz w:val="24"/>
        </w:rPr>
        <w:t>}</w:t>
      </w:r>
    </w:p>
    <w:p w14:paraId="088693E5" w14:textId="77777777" w:rsidR="00FA78CD" w:rsidRPr="00CB1C8A" w:rsidRDefault="00FA78CD" w:rsidP="00FA78CD">
      <w:pPr>
        <w:snapToGrid w:val="0"/>
        <w:ind w:leftChars="100" w:left="210"/>
        <w:rPr>
          <w:sz w:val="24"/>
        </w:rPr>
      </w:pPr>
      <w:r w:rsidRPr="00CB1C8A">
        <w:rPr>
          <w:sz w:val="24"/>
        </w:rPr>
        <w:t xml:space="preserve">int </w:t>
      </w:r>
      <w:proofErr w:type="gramStart"/>
      <w:r w:rsidRPr="00CB1C8A">
        <w:rPr>
          <w:sz w:val="24"/>
        </w:rPr>
        <w:t>perfect(</w:t>
      </w:r>
      <w:proofErr w:type="gramEnd"/>
      <w:r w:rsidRPr="00CB1C8A">
        <w:rPr>
          <w:sz w:val="24"/>
        </w:rPr>
        <w:t>int x) {</w:t>
      </w:r>
    </w:p>
    <w:p w14:paraId="2DE47602" w14:textId="77777777" w:rsidR="00FA78CD" w:rsidRPr="00CB1C8A" w:rsidRDefault="00FA78CD" w:rsidP="00FA78CD">
      <w:pPr>
        <w:snapToGrid w:val="0"/>
        <w:ind w:leftChars="100" w:left="210"/>
        <w:rPr>
          <w:sz w:val="24"/>
        </w:rPr>
      </w:pPr>
      <w:r w:rsidRPr="00CB1C8A">
        <w:rPr>
          <w:sz w:val="24"/>
        </w:rPr>
        <w:tab/>
        <w:t>int sum=0;</w:t>
      </w:r>
    </w:p>
    <w:p w14:paraId="308FFEF2" w14:textId="77777777" w:rsidR="00FA78CD" w:rsidRPr="00CB1C8A" w:rsidRDefault="00FA78CD" w:rsidP="00FA78CD">
      <w:pPr>
        <w:snapToGrid w:val="0"/>
        <w:ind w:leftChars="100" w:left="210"/>
        <w:rPr>
          <w:sz w:val="24"/>
        </w:rPr>
      </w:pPr>
      <w:r w:rsidRPr="00CB1C8A">
        <w:rPr>
          <w:sz w:val="24"/>
        </w:rPr>
        <w:tab/>
        <w:t xml:space="preserve">for (int </w:t>
      </w:r>
      <w:proofErr w:type="spellStart"/>
      <w:r w:rsidRPr="00CB1C8A">
        <w:rPr>
          <w:sz w:val="24"/>
        </w:rPr>
        <w:t>i</w:t>
      </w:r>
      <w:proofErr w:type="spellEnd"/>
      <w:r w:rsidRPr="00CB1C8A">
        <w:rPr>
          <w:sz w:val="24"/>
        </w:rPr>
        <w:t xml:space="preserve"> = 1; </w:t>
      </w:r>
      <w:proofErr w:type="spellStart"/>
      <w:r w:rsidRPr="00CB1C8A">
        <w:rPr>
          <w:sz w:val="24"/>
        </w:rPr>
        <w:t>i</w:t>
      </w:r>
      <w:proofErr w:type="spellEnd"/>
      <w:r w:rsidRPr="00CB1C8A">
        <w:rPr>
          <w:sz w:val="24"/>
        </w:rPr>
        <w:t xml:space="preserve"> &lt; x; </w:t>
      </w:r>
      <w:proofErr w:type="spellStart"/>
      <w:r w:rsidRPr="00CB1C8A">
        <w:rPr>
          <w:sz w:val="24"/>
        </w:rPr>
        <w:t>i</w:t>
      </w:r>
      <w:proofErr w:type="spellEnd"/>
      <w:r w:rsidRPr="00CB1C8A">
        <w:rPr>
          <w:sz w:val="24"/>
        </w:rPr>
        <w:t>++)</w:t>
      </w:r>
    </w:p>
    <w:p w14:paraId="1F346A0D" w14:textId="77777777" w:rsidR="00FA78CD" w:rsidRPr="00CB1C8A" w:rsidRDefault="00FA78CD" w:rsidP="00FA78CD">
      <w:pPr>
        <w:snapToGrid w:val="0"/>
        <w:ind w:leftChars="100" w:left="210"/>
        <w:rPr>
          <w:sz w:val="24"/>
        </w:rPr>
      </w:pPr>
      <w:r w:rsidRPr="00CB1C8A">
        <w:rPr>
          <w:sz w:val="24"/>
        </w:rPr>
        <w:tab/>
      </w:r>
      <w:r w:rsidRPr="00CB1C8A">
        <w:rPr>
          <w:sz w:val="24"/>
        </w:rPr>
        <w:tab/>
        <w:t xml:space="preserve">if (x % </w:t>
      </w:r>
      <w:proofErr w:type="spellStart"/>
      <w:r w:rsidRPr="00CB1C8A">
        <w:rPr>
          <w:sz w:val="24"/>
        </w:rPr>
        <w:t>i</w:t>
      </w:r>
      <w:proofErr w:type="spellEnd"/>
      <w:r w:rsidRPr="00CB1C8A">
        <w:rPr>
          <w:sz w:val="24"/>
        </w:rPr>
        <w:t xml:space="preserve"> == </w:t>
      </w:r>
      <w:proofErr w:type="gramStart"/>
      <w:r w:rsidRPr="00CB1C8A">
        <w:rPr>
          <w:sz w:val="24"/>
        </w:rPr>
        <w:t>0)sum</w:t>
      </w:r>
      <w:proofErr w:type="gramEnd"/>
      <w:r w:rsidRPr="00CB1C8A">
        <w:rPr>
          <w:sz w:val="24"/>
        </w:rPr>
        <w:t xml:space="preserve"> += </w:t>
      </w:r>
      <w:proofErr w:type="spellStart"/>
      <w:r w:rsidRPr="00CB1C8A">
        <w:rPr>
          <w:sz w:val="24"/>
        </w:rPr>
        <w:t>i</w:t>
      </w:r>
      <w:proofErr w:type="spellEnd"/>
      <w:r w:rsidRPr="00CB1C8A">
        <w:rPr>
          <w:sz w:val="24"/>
        </w:rPr>
        <w:t>;</w:t>
      </w:r>
    </w:p>
    <w:p w14:paraId="38D529EC" w14:textId="77777777" w:rsidR="00FA78CD" w:rsidRPr="00CB1C8A" w:rsidRDefault="00FA78CD" w:rsidP="00FA78CD">
      <w:pPr>
        <w:snapToGrid w:val="0"/>
        <w:ind w:leftChars="100" w:left="210"/>
        <w:rPr>
          <w:sz w:val="24"/>
        </w:rPr>
      </w:pPr>
      <w:r w:rsidRPr="00CB1C8A">
        <w:rPr>
          <w:sz w:val="24"/>
        </w:rPr>
        <w:tab/>
        <w:t xml:space="preserve">if (sum == </w:t>
      </w:r>
      <w:proofErr w:type="gramStart"/>
      <w:r w:rsidRPr="00CB1C8A">
        <w:rPr>
          <w:sz w:val="24"/>
        </w:rPr>
        <w:t>x)return</w:t>
      </w:r>
      <w:proofErr w:type="gramEnd"/>
      <w:r w:rsidRPr="00CB1C8A">
        <w:rPr>
          <w:sz w:val="24"/>
        </w:rPr>
        <w:t xml:space="preserve"> 1;</w:t>
      </w:r>
    </w:p>
    <w:p w14:paraId="64B61B39" w14:textId="77777777" w:rsidR="00FA78CD" w:rsidRPr="00CB1C8A" w:rsidRDefault="00FA78CD" w:rsidP="00FA78CD">
      <w:pPr>
        <w:snapToGrid w:val="0"/>
        <w:ind w:leftChars="100" w:left="210"/>
        <w:rPr>
          <w:sz w:val="24"/>
        </w:rPr>
      </w:pPr>
      <w:r w:rsidRPr="00CB1C8A">
        <w:rPr>
          <w:sz w:val="24"/>
        </w:rPr>
        <w:tab/>
        <w:t>else return 0;</w:t>
      </w:r>
    </w:p>
    <w:p w14:paraId="393F4767" w14:textId="77777777" w:rsidR="00FA78CD" w:rsidRDefault="00FA78CD" w:rsidP="00FA78CD">
      <w:pPr>
        <w:snapToGrid w:val="0"/>
        <w:ind w:leftChars="100" w:left="210"/>
        <w:rPr>
          <w:sz w:val="24"/>
        </w:rPr>
      </w:pPr>
      <w:r w:rsidRPr="00CB1C8A">
        <w:rPr>
          <w:sz w:val="24"/>
        </w:rPr>
        <w:t>}</w:t>
      </w:r>
      <w:r w:rsidRPr="008B677E">
        <w:rPr>
          <w:sz w:val="24"/>
        </w:rPr>
        <w:t xml:space="preserve"> </w:t>
      </w:r>
      <w:r w:rsidRPr="00885843">
        <w:rPr>
          <w:sz w:val="24"/>
        </w:rPr>
        <w:t xml:space="preserve">  </w:t>
      </w:r>
    </w:p>
    <w:p w14:paraId="4BA31142" w14:textId="77777777" w:rsidR="00FA78CD" w:rsidRPr="00885843" w:rsidRDefault="00FA78CD" w:rsidP="00FA78CD">
      <w:pPr>
        <w:snapToGrid w:val="0"/>
        <w:ind w:firstLine="420"/>
        <w:rPr>
          <w:sz w:val="24"/>
        </w:rPr>
      </w:pPr>
      <w:r w:rsidRPr="00885843">
        <w:rPr>
          <w:sz w:val="24"/>
        </w:rPr>
        <w:t>3</w:t>
      </w:r>
      <w:r w:rsidRPr="00885843">
        <w:rPr>
          <w:rFonts w:hAnsi="宋体"/>
          <w:sz w:val="24"/>
        </w:rPr>
        <w:t>）测试</w:t>
      </w:r>
    </w:p>
    <w:p w14:paraId="49D9FED2" w14:textId="77777777" w:rsidR="00FA78CD" w:rsidRDefault="00FA78CD" w:rsidP="00FA78CD">
      <w:pPr>
        <w:rPr>
          <w:sz w:val="24"/>
        </w:rPr>
      </w:pPr>
      <w:r w:rsidRPr="00885843">
        <w:rPr>
          <w:sz w:val="24"/>
        </w:rPr>
        <w:t xml:space="preserve">  </w:t>
      </w:r>
      <w:r w:rsidRPr="00885843">
        <w:rPr>
          <w:sz w:val="24"/>
        </w:rPr>
        <w:t>（</w:t>
      </w:r>
      <w:r w:rsidRPr="00885843">
        <w:rPr>
          <w:sz w:val="24"/>
        </w:rPr>
        <w:t>a</w:t>
      </w:r>
      <w:r w:rsidRPr="00885843">
        <w:rPr>
          <w:sz w:val="24"/>
        </w:rPr>
        <w:t>）</w:t>
      </w:r>
      <w:r w:rsidRPr="00885843">
        <w:rPr>
          <w:sz w:val="24"/>
        </w:rPr>
        <w:t xml:space="preserve"> </w:t>
      </w:r>
      <w:r w:rsidRPr="00885843">
        <w:rPr>
          <w:sz w:val="24"/>
        </w:rPr>
        <w:t>测试数据：</w:t>
      </w:r>
    </w:p>
    <w:p w14:paraId="4B11A311" w14:textId="77777777" w:rsidR="00FA78CD" w:rsidRDefault="00FA78CD" w:rsidP="00FA78CD">
      <w:pPr>
        <w:rPr>
          <w:sz w:val="24"/>
        </w:rPr>
      </w:pPr>
      <w:r>
        <w:rPr>
          <w:sz w:val="24"/>
        </w:rPr>
        <w:tab/>
      </w:r>
      <w:r>
        <w:rPr>
          <w:sz w:val="24"/>
        </w:rPr>
        <w:tab/>
      </w:r>
      <w:r>
        <w:rPr>
          <w:rFonts w:hint="eastAsia"/>
          <w:sz w:val="24"/>
        </w:rPr>
        <w:t>本测试无输入，有固定答案。</w:t>
      </w:r>
      <w:r>
        <w:rPr>
          <w:sz w:val="24"/>
        </w:rPr>
        <w:t xml:space="preserve"> </w:t>
      </w:r>
    </w:p>
    <w:p w14:paraId="7EA9A8C6" w14:textId="77777777" w:rsidR="00FA78CD" w:rsidRDefault="00FA78CD" w:rsidP="00FA78CD">
      <w:pPr>
        <w:rPr>
          <w:sz w:val="24"/>
        </w:rPr>
      </w:pPr>
      <w:r>
        <w:rPr>
          <w:sz w:val="24"/>
        </w:rPr>
        <w:tab/>
      </w:r>
      <w:r>
        <w:rPr>
          <w:sz w:val="24"/>
        </w:rPr>
        <w:tab/>
      </w:r>
      <w:r>
        <w:rPr>
          <w:rFonts w:hint="eastAsia"/>
          <w:sz w:val="24"/>
        </w:rPr>
        <w:t>可知</w:t>
      </w:r>
      <w:r>
        <w:rPr>
          <w:sz w:val="24"/>
        </w:rPr>
        <w:t>1-10000</w:t>
      </w:r>
      <w:r>
        <w:rPr>
          <w:rFonts w:hint="eastAsia"/>
          <w:sz w:val="24"/>
        </w:rPr>
        <w:t>内有</w:t>
      </w:r>
      <w:r>
        <w:rPr>
          <w:rFonts w:hint="eastAsia"/>
          <w:sz w:val="24"/>
        </w:rPr>
        <w:t>4</w:t>
      </w:r>
      <w:r>
        <w:rPr>
          <w:rFonts w:hint="eastAsia"/>
          <w:sz w:val="24"/>
        </w:rPr>
        <w:t>个完全数。</w:t>
      </w:r>
    </w:p>
    <w:p w14:paraId="4DBCBFD2" w14:textId="77777777" w:rsidR="00FA78CD" w:rsidRPr="00F13017" w:rsidRDefault="00FA78CD" w:rsidP="00FA78CD">
      <w:pPr>
        <w:ind w:leftChars="400" w:left="840"/>
        <w:rPr>
          <w:sz w:val="24"/>
        </w:rPr>
      </w:pPr>
      <w:r w:rsidRPr="00F13017">
        <w:rPr>
          <w:sz w:val="24"/>
        </w:rPr>
        <w:t>6=1+2+3</w:t>
      </w:r>
    </w:p>
    <w:p w14:paraId="5D17B9EC" w14:textId="77777777" w:rsidR="00FA78CD" w:rsidRPr="00F13017" w:rsidRDefault="00FA78CD" w:rsidP="00FA78CD">
      <w:pPr>
        <w:ind w:leftChars="400" w:left="840"/>
        <w:rPr>
          <w:sz w:val="24"/>
        </w:rPr>
      </w:pPr>
      <w:r w:rsidRPr="00F13017">
        <w:rPr>
          <w:sz w:val="24"/>
        </w:rPr>
        <w:t>28=1+2+4+7+14</w:t>
      </w:r>
    </w:p>
    <w:p w14:paraId="72447C61" w14:textId="77777777" w:rsidR="00FA78CD" w:rsidRPr="00F13017" w:rsidRDefault="00FA78CD" w:rsidP="00FA78CD">
      <w:pPr>
        <w:ind w:leftChars="400" w:left="840"/>
        <w:rPr>
          <w:sz w:val="24"/>
        </w:rPr>
      </w:pPr>
      <w:r w:rsidRPr="00F13017">
        <w:rPr>
          <w:sz w:val="24"/>
        </w:rPr>
        <w:t>496=1+2+4+8+16+31+62+124+248</w:t>
      </w:r>
    </w:p>
    <w:p w14:paraId="486499C9" w14:textId="77777777" w:rsidR="00FA78CD" w:rsidRDefault="00FA78CD" w:rsidP="00FA78CD">
      <w:pPr>
        <w:ind w:leftChars="400" w:left="840"/>
        <w:rPr>
          <w:sz w:val="24"/>
        </w:rPr>
      </w:pPr>
      <w:r w:rsidRPr="00F13017">
        <w:rPr>
          <w:sz w:val="24"/>
        </w:rPr>
        <w:t>8128=1+2+4+8+16+32+64+127+254+508+1016+2032+4064</w:t>
      </w:r>
    </w:p>
    <w:p w14:paraId="566C9A4C" w14:textId="77777777" w:rsidR="00FA78CD" w:rsidRPr="00885843" w:rsidRDefault="00FA78CD" w:rsidP="00FA78CD">
      <w:pPr>
        <w:rPr>
          <w:sz w:val="24"/>
        </w:rPr>
      </w:pPr>
      <w:r w:rsidRPr="00885843">
        <w:rPr>
          <w:sz w:val="24"/>
        </w:rPr>
        <w:t xml:space="preserve">  </w:t>
      </w:r>
      <w:r w:rsidRPr="00885843">
        <w:rPr>
          <w:sz w:val="24"/>
        </w:rPr>
        <w:t>（</w:t>
      </w:r>
      <w:r w:rsidRPr="00885843">
        <w:rPr>
          <w:sz w:val="24"/>
        </w:rPr>
        <w:t>b</w:t>
      </w:r>
      <w:r w:rsidRPr="00885843">
        <w:rPr>
          <w:sz w:val="24"/>
        </w:rPr>
        <w:t>）</w:t>
      </w:r>
      <w:r w:rsidRPr="00885843">
        <w:rPr>
          <w:sz w:val="24"/>
        </w:rPr>
        <w:t xml:space="preserve"> </w:t>
      </w:r>
      <w:r w:rsidRPr="00885843">
        <w:rPr>
          <w:rFonts w:hAnsi="宋体"/>
          <w:sz w:val="24"/>
        </w:rPr>
        <w:t>对应测试数据的运行结果截图</w:t>
      </w:r>
    </w:p>
    <w:p w14:paraId="1F682D21" w14:textId="77777777" w:rsidR="00FA78CD" w:rsidRDefault="00FA78CD" w:rsidP="00FA78CD">
      <w:pPr>
        <w:jc w:val="center"/>
      </w:pPr>
      <w:r>
        <w:rPr>
          <w:noProof/>
        </w:rPr>
        <w:drawing>
          <wp:inline distT="0" distB="0" distL="0" distR="0" wp14:anchorId="3D49EB21" wp14:editId="57CE1843">
            <wp:extent cx="4633362" cy="86113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33362" cy="861135"/>
                    </a:xfrm>
                    <a:prstGeom prst="rect">
                      <a:avLst/>
                    </a:prstGeom>
                  </pic:spPr>
                </pic:pic>
              </a:graphicData>
            </a:graphic>
          </wp:inline>
        </w:drawing>
      </w:r>
    </w:p>
    <w:p w14:paraId="7A980474" w14:textId="77777777" w:rsidR="00FA78CD" w:rsidRPr="00885843" w:rsidRDefault="00FA78CD" w:rsidP="00FA78CD">
      <w:pPr>
        <w:jc w:val="center"/>
      </w:pPr>
    </w:p>
    <w:p w14:paraId="34EFE28F" w14:textId="77777777" w:rsidR="00FA78CD" w:rsidRPr="00885843" w:rsidRDefault="00FA78CD" w:rsidP="00FA78CD">
      <w:pPr>
        <w:jc w:val="center"/>
        <w:rPr>
          <w:rFonts w:eastAsia="黑体"/>
          <w:sz w:val="24"/>
        </w:rPr>
      </w:pPr>
      <w:r w:rsidRPr="00885843">
        <w:rPr>
          <w:rFonts w:eastAsia="黑体"/>
          <w:sz w:val="24"/>
        </w:rPr>
        <w:t>图</w:t>
      </w:r>
      <w:r>
        <w:rPr>
          <w:rFonts w:eastAsia="黑体"/>
          <w:sz w:val="24"/>
        </w:rPr>
        <w:t>3</w:t>
      </w:r>
      <w:r w:rsidRPr="00885843">
        <w:rPr>
          <w:rFonts w:eastAsia="黑体"/>
          <w:sz w:val="24"/>
        </w:rPr>
        <w:t>-</w:t>
      </w:r>
      <w:r>
        <w:rPr>
          <w:rFonts w:eastAsia="黑体"/>
          <w:sz w:val="24"/>
        </w:rPr>
        <w:t>3</w:t>
      </w:r>
      <w:r w:rsidRPr="00885843">
        <w:rPr>
          <w:rFonts w:eastAsia="黑体"/>
          <w:sz w:val="24"/>
        </w:rPr>
        <w:t xml:space="preserve"> </w:t>
      </w:r>
      <w:r w:rsidRPr="00885843">
        <w:rPr>
          <w:rFonts w:eastAsia="黑体"/>
          <w:sz w:val="24"/>
        </w:rPr>
        <w:t>编程题</w:t>
      </w:r>
      <w:r>
        <w:rPr>
          <w:rFonts w:eastAsia="黑体"/>
          <w:sz w:val="24"/>
        </w:rPr>
        <w:t>2</w:t>
      </w:r>
      <w:r w:rsidRPr="00885843">
        <w:rPr>
          <w:rFonts w:eastAsia="黑体"/>
          <w:sz w:val="24"/>
        </w:rPr>
        <w:t>的测试运行结果</w:t>
      </w:r>
    </w:p>
    <w:p w14:paraId="71D34AB5" w14:textId="77777777" w:rsidR="00FA78CD" w:rsidRDefault="00FA78CD" w:rsidP="00FA78CD">
      <w:pPr>
        <w:snapToGrid w:val="0"/>
      </w:pPr>
    </w:p>
    <w:p w14:paraId="51E5FBE3" w14:textId="77777777" w:rsidR="00FA78CD" w:rsidRDefault="00FA78CD" w:rsidP="00FA78CD">
      <w:pPr>
        <w:snapToGrid w:val="0"/>
        <w:spacing w:line="360" w:lineRule="auto"/>
        <w:rPr>
          <w:sz w:val="24"/>
        </w:rPr>
      </w:pPr>
      <w:r>
        <w:rPr>
          <w:rFonts w:hint="eastAsia"/>
          <w:sz w:val="24"/>
        </w:rPr>
        <w:tab/>
      </w: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7EFD104C" w14:textId="77777777" w:rsidR="00FA78CD" w:rsidRPr="00526CC5" w:rsidRDefault="00FA78CD" w:rsidP="00FA78CD">
      <w:pPr>
        <w:snapToGrid w:val="0"/>
        <w:spacing w:line="360" w:lineRule="auto"/>
        <w:rPr>
          <w:sz w:val="24"/>
        </w:rPr>
      </w:pPr>
      <w:r w:rsidRPr="002E5FBA">
        <w:rPr>
          <w:sz w:val="24"/>
        </w:rPr>
        <w:t>（</w:t>
      </w:r>
      <w:r>
        <w:rPr>
          <w:sz w:val="24"/>
        </w:rPr>
        <w:t>3</w:t>
      </w:r>
      <w:r w:rsidRPr="002E5FBA">
        <w:rPr>
          <w:sz w:val="24"/>
        </w:rPr>
        <w:t>）</w:t>
      </w:r>
      <w:r w:rsidRPr="00DB3203">
        <w:rPr>
          <w:rFonts w:hint="eastAsia"/>
          <w:sz w:val="24"/>
        </w:rPr>
        <w:t xml:space="preserve">  </w:t>
      </w:r>
      <w:r w:rsidRPr="00526CC5">
        <w:rPr>
          <w:rFonts w:hint="eastAsia"/>
          <w:sz w:val="24"/>
        </w:rPr>
        <w:t>自</w:t>
      </w:r>
      <w:proofErr w:type="gramStart"/>
      <w:r w:rsidRPr="00526CC5">
        <w:rPr>
          <w:rFonts w:hint="eastAsia"/>
          <w:sz w:val="24"/>
        </w:rPr>
        <w:t>幂</w:t>
      </w:r>
      <w:proofErr w:type="gramEnd"/>
      <w:r w:rsidRPr="00526CC5">
        <w:rPr>
          <w:rFonts w:hint="eastAsia"/>
          <w:sz w:val="24"/>
        </w:rPr>
        <w:t>数是指一个</w:t>
      </w:r>
      <w:r w:rsidRPr="00526CC5">
        <w:rPr>
          <w:rFonts w:hint="eastAsia"/>
          <w:sz w:val="24"/>
        </w:rPr>
        <w:t>n</w:t>
      </w:r>
      <w:r w:rsidRPr="00526CC5">
        <w:rPr>
          <w:rFonts w:hint="eastAsia"/>
          <w:sz w:val="24"/>
        </w:rPr>
        <w:t>位数，它每位数字的</w:t>
      </w:r>
      <w:r w:rsidRPr="00526CC5">
        <w:rPr>
          <w:rFonts w:hint="eastAsia"/>
          <w:sz w:val="24"/>
        </w:rPr>
        <w:t>n</w:t>
      </w:r>
      <w:r w:rsidRPr="00526CC5">
        <w:rPr>
          <w:rFonts w:hint="eastAsia"/>
          <w:sz w:val="24"/>
        </w:rPr>
        <w:t>次</w:t>
      </w:r>
      <w:proofErr w:type="gramStart"/>
      <w:r w:rsidRPr="00526CC5">
        <w:rPr>
          <w:rFonts w:hint="eastAsia"/>
          <w:sz w:val="24"/>
        </w:rPr>
        <w:t>幂</w:t>
      </w:r>
      <w:proofErr w:type="gramEnd"/>
      <w:r w:rsidRPr="00526CC5">
        <w:rPr>
          <w:rFonts w:hint="eastAsia"/>
          <w:sz w:val="24"/>
        </w:rPr>
        <w:t>之和等于它本身。水仙花数是</w:t>
      </w:r>
      <w:r w:rsidRPr="00526CC5">
        <w:rPr>
          <w:rFonts w:hint="eastAsia"/>
          <w:sz w:val="24"/>
        </w:rPr>
        <w:t>3</w:t>
      </w:r>
      <w:r w:rsidRPr="00526CC5">
        <w:rPr>
          <w:rFonts w:hint="eastAsia"/>
          <w:sz w:val="24"/>
        </w:rPr>
        <w:t>位的自</w:t>
      </w:r>
      <w:proofErr w:type="gramStart"/>
      <w:r w:rsidRPr="00526CC5">
        <w:rPr>
          <w:rFonts w:hint="eastAsia"/>
          <w:sz w:val="24"/>
        </w:rPr>
        <w:t>幂</w:t>
      </w:r>
      <w:proofErr w:type="gramEnd"/>
      <w:r w:rsidRPr="00526CC5">
        <w:rPr>
          <w:rFonts w:hint="eastAsia"/>
          <w:sz w:val="24"/>
        </w:rPr>
        <w:t>数，除此之外，还有</w:t>
      </w:r>
      <w:r w:rsidRPr="00526CC5">
        <w:rPr>
          <w:rFonts w:hint="eastAsia"/>
          <w:sz w:val="24"/>
        </w:rPr>
        <w:t>4</w:t>
      </w:r>
      <w:r w:rsidRPr="00526CC5">
        <w:rPr>
          <w:rFonts w:hint="eastAsia"/>
          <w:sz w:val="24"/>
        </w:rPr>
        <w:t>位的四叶玫瑰数、</w:t>
      </w:r>
      <w:r w:rsidRPr="00526CC5">
        <w:rPr>
          <w:rFonts w:hint="eastAsia"/>
          <w:sz w:val="24"/>
        </w:rPr>
        <w:t>5</w:t>
      </w:r>
      <w:r w:rsidRPr="00526CC5">
        <w:rPr>
          <w:rFonts w:hint="eastAsia"/>
          <w:sz w:val="24"/>
        </w:rPr>
        <w:t>位的五角星数、</w:t>
      </w:r>
      <w:r w:rsidRPr="00526CC5">
        <w:rPr>
          <w:rFonts w:hint="eastAsia"/>
          <w:sz w:val="24"/>
        </w:rPr>
        <w:t>6</w:t>
      </w:r>
      <w:r w:rsidRPr="00526CC5">
        <w:rPr>
          <w:rFonts w:hint="eastAsia"/>
          <w:sz w:val="24"/>
        </w:rPr>
        <w:t>位的六合数、</w:t>
      </w:r>
      <w:r w:rsidRPr="00526CC5">
        <w:rPr>
          <w:rFonts w:hint="eastAsia"/>
          <w:sz w:val="24"/>
        </w:rPr>
        <w:t>7</w:t>
      </w:r>
      <w:r w:rsidRPr="00526CC5">
        <w:rPr>
          <w:rFonts w:hint="eastAsia"/>
          <w:sz w:val="24"/>
        </w:rPr>
        <w:t>位的北斗星数、</w:t>
      </w:r>
      <w:r w:rsidRPr="00526CC5">
        <w:rPr>
          <w:rFonts w:hint="eastAsia"/>
          <w:sz w:val="24"/>
        </w:rPr>
        <w:t>8</w:t>
      </w:r>
      <w:r w:rsidRPr="00526CC5">
        <w:rPr>
          <w:rFonts w:hint="eastAsia"/>
          <w:sz w:val="24"/>
        </w:rPr>
        <w:t>位的八仙数等。</w:t>
      </w:r>
    </w:p>
    <w:p w14:paraId="4D6735D6" w14:textId="77777777" w:rsidR="00FA78CD" w:rsidRPr="00526CC5" w:rsidRDefault="00FA78CD" w:rsidP="00FA78CD">
      <w:pPr>
        <w:snapToGrid w:val="0"/>
        <w:spacing w:line="360" w:lineRule="auto"/>
        <w:ind w:firstLine="420"/>
        <w:rPr>
          <w:sz w:val="24"/>
        </w:rPr>
      </w:pPr>
      <w:r w:rsidRPr="00526CC5">
        <w:rPr>
          <w:rFonts w:hint="eastAsia"/>
          <w:sz w:val="24"/>
        </w:rPr>
        <w:t>编写一个函数，判断其参数</w:t>
      </w:r>
      <w:r w:rsidRPr="00526CC5">
        <w:rPr>
          <w:rFonts w:hint="eastAsia"/>
          <w:sz w:val="24"/>
        </w:rPr>
        <w:t>n</w:t>
      </w:r>
      <w:r w:rsidRPr="00526CC5">
        <w:rPr>
          <w:rFonts w:hint="eastAsia"/>
          <w:sz w:val="24"/>
        </w:rPr>
        <w:t>是否为自</w:t>
      </w:r>
      <w:proofErr w:type="gramStart"/>
      <w:r w:rsidRPr="00526CC5">
        <w:rPr>
          <w:rFonts w:hint="eastAsia"/>
          <w:sz w:val="24"/>
        </w:rPr>
        <w:t>幂</w:t>
      </w:r>
      <w:proofErr w:type="gramEnd"/>
      <w:r w:rsidRPr="00526CC5">
        <w:rPr>
          <w:rFonts w:hint="eastAsia"/>
          <w:sz w:val="24"/>
        </w:rPr>
        <w:t>数，如果是，返回</w:t>
      </w:r>
      <w:r w:rsidRPr="00526CC5">
        <w:rPr>
          <w:rFonts w:hint="eastAsia"/>
          <w:sz w:val="24"/>
        </w:rPr>
        <w:t>1</w:t>
      </w:r>
      <w:r w:rsidRPr="00526CC5">
        <w:rPr>
          <w:rFonts w:hint="eastAsia"/>
          <w:sz w:val="24"/>
        </w:rPr>
        <w:t>；否则，返回</w:t>
      </w:r>
      <w:r w:rsidRPr="00526CC5">
        <w:rPr>
          <w:rFonts w:hint="eastAsia"/>
          <w:sz w:val="24"/>
        </w:rPr>
        <w:t>0</w:t>
      </w:r>
      <w:r w:rsidRPr="00526CC5">
        <w:rPr>
          <w:rFonts w:hint="eastAsia"/>
          <w:sz w:val="24"/>
        </w:rPr>
        <w:t>。</w:t>
      </w:r>
    </w:p>
    <w:p w14:paraId="0B8920E5" w14:textId="77777777" w:rsidR="00FA78CD" w:rsidRDefault="00FA78CD" w:rsidP="00FA78CD">
      <w:pPr>
        <w:snapToGrid w:val="0"/>
        <w:spacing w:line="360" w:lineRule="auto"/>
        <w:ind w:firstLine="420"/>
        <w:rPr>
          <w:sz w:val="24"/>
        </w:rPr>
      </w:pPr>
      <w:r w:rsidRPr="00526CC5">
        <w:rPr>
          <w:rFonts w:hint="eastAsia"/>
          <w:sz w:val="24"/>
        </w:rPr>
        <w:t>要求</w:t>
      </w:r>
      <w:r w:rsidRPr="00526CC5">
        <w:rPr>
          <w:rFonts w:hint="eastAsia"/>
          <w:sz w:val="24"/>
        </w:rPr>
        <w:t>main</w:t>
      </w:r>
      <w:r w:rsidRPr="00526CC5">
        <w:rPr>
          <w:rFonts w:hint="eastAsia"/>
          <w:sz w:val="24"/>
        </w:rPr>
        <w:t>函数能反复接收从键盘输入的整数</w:t>
      </w:r>
      <w:r w:rsidRPr="00526CC5">
        <w:rPr>
          <w:rFonts w:hint="eastAsia"/>
          <w:sz w:val="24"/>
        </w:rPr>
        <w:t>k</w:t>
      </w:r>
      <w:r w:rsidRPr="00526CC5">
        <w:rPr>
          <w:rFonts w:hint="eastAsia"/>
          <w:sz w:val="24"/>
        </w:rPr>
        <w:t>，</w:t>
      </w:r>
      <w:r w:rsidRPr="00526CC5">
        <w:rPr>
          <w:rFonts w:hint="eastAsia"/>
          <w:sz w:val="24"/>
        </w:rPr>
        <w:t>k</w:t>
      </w:r>
      <w:r w:rsidRPr="00526CC5">
        <w:rPr>
          <w:rFonts w:hint="eastAsia"/>
          <w:sz w:val="24"/>
        </w:rPr>
        <w:t>代表位数，然后调用上述</w:t>
      </w:r>
      <w:r w:rsidRPr="00526CC5">
        <w:rPr>
          <w:rFonts w:hint="eastAsia"/>
          <w:sz w:val="24"/>
        </w:rPr>
        <w:lastRenderedPageBreak/>
        <w:t>函数</w:t>
      </w:r>
      <w:proofErr w:type="gramStart"/>
      <w:r w:rsidRPr="00526CC5">
        <w:rPr>
          <w:rFonts w:hint="eastAsia"/>
          <w:sz w:val="24"/>
        </w:rPr>
        <w:t>求所有</w:t>
      </w:r>
      <w:proofErr w:type="gramEnd"/>
      <w:r w:rsidRPr="00526CC5">
        <w:rPr>
          <w:rFonts w:hint="eastAsia"/>
          <w:sz w:val="24"/>
        </w:rPr>
        <w:t>k</w:t>
      </w:r>
      <w:r w:rsidRPr="00526CC5">
        <w:rPr>
          <w:rFonts w:hint="eastAsia"/>
          <w:sz w:val="24"/>
        </w:rPr>
        <w:t>位的自</w:t>
      </w:r>
      <w:proofErr w:type="gramStart"/>
      <w:r w:rsidRPr="00526CC5">
        <w:rPr>
          <w:rFonts w:hint="eastAsia"/>
          <w:sz w:val="24"/>
        </w:rPr>
        <w:t>幂</w:t>
      </w:r>
      <w:proofErr w:type="gramEnd"/>
      <w:r w:rsidRPr="00526CC5">
        <w:rPr>
          <w:rFonts w:hint="eastAsia"/>
          <w:sz w:val="24"/>
        </w:rPr>
        <w:t>数，输出相应信息并换行，例如“</w:t>
      </w:r>
      <w:r w:rsidRPr="00526CC5">
        <w:rPr>
          <w:rFonts w:hint="eastAsia"/>
          <w:sz w:val="24"/>
        </w:rPr>
        <w:t>3</w:t>
      </w:r>
      <w:r w:rsidRPr="00526CC5">
        <w:rPr>
          <w:rFonts w:hint="eastAsia"/>
          <w:sz w:val="24"/>
        </w:rPr>
        <w:t>位的水仙花数共有</w:t>
      </w:r>
      <w:r w:rsidRPr="00526CC5">
        <w:rPr>
          <w:rFonts w:hint="eastAsia"/>
          <w:sz w:val="24"/>
        </w:rPr>
        <w:t>4</w:t>
      </w:r>
      <w:r w:rsidRPr="00526CC5">
        <w:rPr>
          <w:rFonts w:hint="eastAsia"/>
          <w:sz w:val="24"/>
        </w:rPr>
        <w:t>个</w:t>
      </w:r>
      <w:r w:rsidRPr="00526CC5">
        <w:rPr>
          <w:rFonts w:hint="eastAsia"/>
          <w:sz w:val="24"/>
        </w:rPr>
        <w:t>153,370,371,407\n</w:t>
      </w:r>
      <w:r w:rsidRPr="00526CC5">
        <w:rPr>
          <w:rFonts w:hint="eastAsia"/>
          <w:sz w:val="24"/>
        </w:rPr>
        <w:t>”。当</w:t>
      </w:r>
      <w:r w:rsidRPr="00526CC5">
        <w:rPr>
          <w:rFonts w:hint="eastAsia"/>
          <w:sz w:val="24"/>
        </w:rPr>
        <w:t>k=0</w:t>
      </w:r>
      <w:r w:rsidRPr="00526CC5">
        <w:rPr>
          <w:rFonts w:hint="eastAsia"/>
          <w:sz w:val="24"/>
        </w:rPr>
        <w:t>时程序结束执行。</w:t>
      </w:r>
    </w:p>
    <w:p w14:paraId="26BFB5FA" w14:textId="77777777" w:rsidR="00FA78CD" w:rsidRPr="008E2B3F" w:rsidRDefault="00FA78CD" w:rsidP="00FA78CD">
      <w:pPr>
        <w:snapToGrid w:val="0"/>
        <w:spacing w:line="360" w:lineRule="auto"/>
        <w:rPr>
          <w:b/>
          <w:bCs/>
          <w:sz w:val="24"/>
        </w:rPr>
      </w:pPr>
      <w:r w:rsidRPr="008E2B3F">
        <w:rPr>
          <w:b/>
          <w:bCs/>
          <w:sz w:val="24"/>
        </w:rPr>
        <w:t>解答：</w:t>
      </w:r>
    </w:p>
    <w:p w14:paraId="23B507EC" w14:textId="77777777" w:rsidR="00FA78CD" w:rsidRPr="00E87C57" w:rsidRDefault="00FA78CD" w:rsidP="00FA78CD">
      <w:pPr>
        <w:pStyle w:val="af6"/>
        <w:numPr>
          <w:ilvl w:val="0"/>
          <w:numId w:val="4"/>
        </w:numPr>
        <w:snapToGrid w:val="0"/>
        <w:spacing w:line="300" w:lineRule="auto"/>
        <w:ind w:firstLineChars="0"/>
        <w:rPr>
          <w:sz w:val="24"/>
        </w:rPr>
      </w:pPr>
      <w:r w:rsidRPr="00423FA7">
        <w:rPr>
          <w:sz w:val="24"/>
        </w:rPr>
        <w:t>解题思路：</w:t>
      </w:r>
    </w:p>
    <w:p w14:paraId="72FDA2E0" w14:textId="77777777" w:rsidR="00FA78CD" w:rsidRDefault="00FA78CD" w:rsidP="00FA78CD">
      <w:pPr>
        <w:snapToGrid w:val="0"/>
        <w:spacing w:line="300" w:lineRule="auto"/>
        <w:rPr>
          <w:sz w:val="24"/>
        </w:rPr>
      </w:pPr>
      <w:r>
        <w:rPr>
          <w:sz w:val="24"/>
        </w:rPr>
        <w:tab/>
      </w:r>
      <w:r>
        <w:rPr>
          <w:sz w:val="24"/>
        </w:rPr>
        <w:tab/>
      </w:r>
      <w:r>
        <w:rPr>
          <w:rFonts w:hint="eastAsia"/>
          <w:sz w:val="24"/>
        </w:rPr>
        <w:t>实现的函数判断</w:t>
      </w:r>
      <w:proofErr w:type="spellStart"/>
      <w:r>
        <w:rPr>
          <w:rFonts w:hint="eastAsia"/>
          <w:sz w:val="24"/>
        </w:rPr>
        <w:t>i</w:t>
      </w:r>
      <w:proofErr w:type="spellEnd"/>
      <w:r>
        <w:rPr>
          <w:rFonts w:hint="eastAsia"/>
          <w:sz w:val="24"/>
        </w:rPr>
        <w:t>是否为</w:t>
      </w:r>
      <w:r>
        <w:rPr>
          <w:rFonts w:hint="eastAsia"/>
          <w:sz w:val="24"/>
        </w:rPr>
        <w:t>n</w:t>
      </w:r>
      <w:r>
        <w:rPr>
          <w:rFonts w:hint="eastAsia"/>
          <w:sz w:val="24"/>
        </w:rPr>
        <w:t>位的</w:t>
      </w:r>
      <w:r w:rsidRPr="00526CC5">
        <w:rPr>
          <w:rFonts w:hint="eastAsia"/>
          <w:sz w:val="24"/>
        </w:rPr>
        <w:t>自</w:t>
      </w:r>
      <w:proofErr w:type="gramStart"/>
      <w:r w:rsidRPr="00526CC5">
        <w:rPr>
          <w:rFonts w:hint="eastAsia"/>
          <w:sz w:val="24"/>
        </w:rPr>
        <w:t>幂</w:t>
      </w:r>
      <w:proofErr w:type="gramEnd"/>
      <w:r w:rsidRPr="00526CC5">
        <w:rPr>
          <w:rFonts w:hint="eastAsia"/>
          <w:sz w:val="24"/>
        </w:rPr>
        <w:t>数</w:t>
      </w:r>
      <w:r>
        <w:rPr>
          <w:rFonts w:hint="eastAsia"/>
          <w:sz w:val="24"/>
        </w:rPr>
        <w:t>的算法流程如下：</w:t>
      </w:r>
    </w:p>
    <w:p w14:paraId="075E69C8" w14:textId="77777777" w:rsidR="00FA78CD" w:rsidRDefault="00FA78CD" w:rsidP="00FA78CD">
      <w:pPr>
        <w:snapToGrid w:val="0"/>
        <w:spacing w:line="300" w:lineRule="auto"/>
        <w:jc w:val="center"/>
        <w:rPr>
          <w:sz w:val="24"/>
        </w:rPr>
      </w:pPr>
      <w:r>
        <w:rPr>
          <w:noProof/>
        </w:rPr>
        <w:drawing>
          <wp:inline distT="0" distB="0" distL="0" distR="0" wp14:anchorId="1885B0B6" wp14:editId="5BD8FEF2">
            <wp:extent cx="4450080" cy="6577434"/>
            <wp:effectExtent l="0" t="0" r="762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57922" cy="6589025"/>
                    </a:xfrm>
                    <a:prstGeom prst="rect">
                      <a:avLst/>
                    </a:prstGeom>
                  </pic:spPr>
                </pic:pic>
              </a:graphicData>
            </a:graphic>
          </wp:inline>
        </w:drawing>
      </w:r>
    </w:p>
    <w:p w14:paraId="4C0CE19E" w14:textId="77777777" w:rsidR="00FA78CD" w:rsidRPr="00885843" w:rsidRDefault="00FA78CD" w:rsidP="00FA78CD">
      <w:pPr>
        <w:jc w:val="center"/>
        <w:rPr>
          <w:rFonts w:eastAsia="黑体"/>
          <w:sz w:val="24"/>
        </w:rPr>
      </w:pPr>
      <w:r w:rsidRPr="00885843">
        <w:rPr>
          <w:rFonts w:eastAsia="黑体"/>
          <w:sz w:val="24"/>
        </w:rPr>
        <w:t>图</w:t>
      </w:r>
      <w:r>
        <w:rPr>
          <w:rFonts w:eastAsia="黑体"/>
          <w:sz w:val="24"/>
        </w:rPr>
        <w:t>3</w:t>
      </w:r>
      <w:r w:rsidRPr="00885843">
        <w:rPr>
          <w:rFonts w:eastAsia="黑体"/>
          <w:sz w:val="24"/>
        </w:rPr>
        <w:t>-</w:t>
      </w:r>
      <w:r>
        <w:rPr>
          <w:rFonts w:eastAsia="黑体"/>
          <w:sz w:val="24"/>
        </w:rPr>
        <w:t>4</w:t>
      </w:r>
      <w:r w:rsidRPr="00885843">
        <w:rPr>
          <w:rFonts w:eastAsia="黑体"/>
          <w:sz w:val="24"/>
        </w:rPr>
        <w:t xml:space="preserve"> </w:t>
      </w:r>
      <w:r w:rsidRPr="00885843">
        <w:rPr>
          <w:rFonts w:eastAsia="黑体"/>
          <w:sz w:val="24"/>
        </w:rPr>
        <w:t>编程题</w:t>
      </w:r>
      <w:r>
        <w:rPr>
          <w:rFonts w:eastAsia="黑体"/>
          <w:sz w:val="24"/>
        </w:rPr>
        <w:t>3</w:t>
      </w:r>
      <w:r w:rsidRPr="00885843">
        <w:rPr>
          <w:rFonts w:eastAsia="黑体"/>
          <w:sz w:val="24"/>
        </w:rPr>
        <w:t>的</w:t>
      </w:r>
      <w:r>
        <w:rPr>
          <w:rFonts w:eastAsia="黑体" w:hint="eastAsia"/>
          <w:sz w:val="24"/>
        </w:rPr>
        <w:t>部分函数</w:t>
      </w:r>
      <w:r w:rsidRPr="00885843">
        <w:rPr>
          <w:rFonts w:eastAsia="黑体"/>
          <w:sz w:val="24"/>
        </w:rPr>
        <w:t>程序流程图</w:t>
      </w:r>
    </w:p>
    <w:p w14:paraId="25383A93" w14:textId="77777777" w:rsidR="00FA78CD" w:rsidRPr="003E1B70" w:rsidRDefault="00FA78CD" w:rsidP="00FA78CD">
      <w:pPr>
        <w:snapToGrid w:val="0"/>
        <w:spacing w:line="300" w:lineRule="auto"/>
        <w:jc w:val="center"/>
        <w:rPr>
          <w:sz w:val="24"/>
        </w:rPr>
      </w:pPr>
    </w:p>
    <w:p w14:paraId="792BDA83" w14:textId="77777777" w:rsidR="00FA78CD" w:rsidRPr="008E2B3F" w:rsidRDefault="00FA78CD" w:rsidP="00FA78CD">
      <w:pPr>
        <w:snapToGrid w:val="0"/>
        <w:spacing w:line="300" w:lineRule="auto"/>
        <w:rPr>
          <w:sz w:val="24"/>
        </w:rPr>
      </w:pPr>
      <w:r w:rsidRPr="008E2B3F">
        <w:rPr>
          <w:sz w:val="24"/>
        </w:rPr>
        <w:t xml:space="preserve">  2</w:t>
      </w:r>
      <w:r w:rsidRPr="008E2B3F">
        <w:rPr>
          <w:sz w:val="24"/>
        </w:rPr>
        <w:t>）程序清单</w:t>
      </w:r>
    </w:p>
    <w:p w14:paraId="226ACDE0" w14:textId="77777777" w:rsidR="00FA78CD" w:rsidRPr="00E87C57" w:rsidRDefault="00FA78CD" w:rsidP="00FA78CD">
      <w:pPr>
        <w:snapToGrid w:val="0"/>
        <w:ind w:leftChars="100" w:left="210"/>
        <w:rPr>
          <w:sz w:val="24"/>
        </w:rPr>
      </w:pPr>
      <w:r w:rsidRPr="00E87C57">
        <w:rPr>
          <w:sz w:val="24"/>
        </w:rPr>
        <w:t>#include &lt;</w:t>
      </w:r>
      <w:proofErr w:type="spellStart"/>
      <w:r w:rsidRPr="00E87C57">
        <w:rPr>
          <w:sz w:val="24"/>
        </w:rPr>
        <w:t>stdio.h</w:t>
      </w:r>
      <w:proofErr w:type="spellEnd"/>
      <w:r w:rsidRPr="00E87C57">
        <w:rPr>
          <w:sz w:val="24"/>
        </w:rPr>
        <w:t>&gt;</w:t>
      </w:r>
    </w:p>
    <w:p w14:paraId="7668CEA2" w14:textId="77777777" w:rsidR="00FA78CD" w:rsidRPr="00E87C57" w:rsidRDefault="00FA78CD" w:rsidP="00FA78CD">
      <w:pPr>
        <w:snapToGrid w:val="0"/>
        <w:ind w:leftChars="100" w:left="210"/>
        <w:rPr>
          <w:sz w:val="24"/>
        </w:rPr>
      </w:pPr>
      <w:r w:rsidRPr="00E87C57">
        <w:rPr>
          <w:sz w:val="24"/>
        </w:rPr>
        <w:lastRenderedPageBreak/>
        <w:t>#include &lt;</w:t>
      </w:r>
      <w:proofErr w:type="spellStart"/>
      <w:r w:rsidRPr="00E87C57">
        <w:rPr>
          <w:sz w:val="24"/>
        </w:rPr>
        <w:t>math.h</w:t>
      </w:r>
      <w:proofErr w:type="spellEnd"/>
      <w:r w:rsidRPr="00E87C57">
        <w:rPr>
          <w:sz w:val="24"/>
        </w:rPr>
        <w:t>&gt;</w:t>
      </w:r>
    </w:p>
    <w:p w14:paraId="2DCC08E6" w14:textId="77777777" w:rsidR="00FA78CD" w:rsidRPr="00E87C57" w:rsidRDefault="00FA78CD" w:rsidP="00FA78CD">
      <w:pPr>
        <w:snapToGrid w:val="0"/>
        <w:ind w:leftChars="100" w:left="210"/>
        <w:rPr>
          <w:sz w:val="24"/>
        </w:rPr>
      </w:pPr>
      <w:r w:rsidRPr="00E87C57">
        <w:rPr>
          <w:sz w:val="24"/>
        </w:rPr>
        <w:t xml:space="preserve">int </w:t>
      </w:r>
      <w:proofErr w:type="spellStart"/>
      <w:r w:rsidRPr="00E87C57">
        <w:rPr>
          <w:sz w:val="24"/>
        </w:rPr>
        <w:t>isZi</w:t>
      </w:r>
      <w:proofErr w:type="spellEnd"/>
      <w:r w:rsidRPr="00E87C57">
        <w:rPr>
          <w:sz w:val="24"/>
        </w:rPr>
        <w:t>(int);</w:t>
      </w:r>
    </w:p>
    <w:p w14:paraId="077E36B3" w14:textId="77777777" w:rsidR="00FA78CD" w:rsidRPr="00E87C57" w:rsidRDefault="00FA78CD" w:rsidP="00FA78CD">
      <w:pPr>
        <w:snapToGrid w:val="0"/>
        <w:ind w:leftChars="100" w:left="210"/>
        <w:rPr>
          <w:sz w:val="24"/>
        </w:rPr>
      </w:pPr>
      <w:r w:rsidRPr="00E87C57">
        <w:rPr>
          <w:sz w:val="24"/>
        </w:rPr>
        <w:t>int main(void) {</w:t>
      </w:r>
    </w:p>
    <w:p w14:paraId="10052E06" w14:textId="77777777" w:rsidR="00FA78CD" w:rsidRPr="00E87C57" w:rsidRDefault="00FA78CD" w:rsidP="00FA78CD">
      <w:pPr>
        <w:snapToGrid w:val="0"/>
        <w:ind w:leftChars="100" w:left="210"/>
        <w:rPr>
          <w:sz w:val="24"/>
        </w:rPr>
      </w:pPr>
      <w:r w:rsidRPr="00E87C57">
        <w:rPr>
          <w:sz w:val="24"/>
        </w:rPr>
        <w:tab/>
        <w:t>int k=1;</w:t>
      </w:r>
    </w:p>
    <w:p w14:paraId="31C34A1D" w14:textId="77777777" w:rsidR="00FA78CD" w:rsidRPr="00E87C57" w:rsidRDefault="00FA78CD" w:rsidP="00FA78CD">
      <w:pPr>
        <w:snapToGrid w:val="0"/>
        <w:ind w:leftChars="100" w:left="210"/>
        <w:rPr>
          <w:sz w:val="24"/>
        </w:rPr>
      </w:pPr>
      <w:r w:rsidRPr="00E87C57">
        <w:rPr>
          <w:rFonts w:hint="eastAsia"/>
          <w:sz w:val="24"/>
        </w:rPr>
        <w:tab/>
        <w:t>char a1[100][100] = { "</w:t>
      </w:r>
      <w:r w:rsidRPr="00E87C57">
        <w:rPr>
          <w:rFonts w:hint="eastAsia"/>
          <w:sz w:val="24"/>
        </w:rPr>
        <w:t>水仙花数</w:t>
      </w:r>
      <w:r w:rsidRPr="00E87C57">
        <w:rPr>
          <w:rFonts w:hint="eastAsia"/>
          <w:sz w:val="24"/>
        </w:rPr>
        <w:t>","</w:t>
      </w:r>
      <w:r w:rsidRPr="00E87C57">
        <w:rPr>
          <w:rFonts w:hint="eastAsia"/>
          <w:sz w:val="24"/>
        </w:rPr>
        <w:t>四叶玫瑰数</w:t>
      </w:r>
      <w:r w:rsidRPr="00E87C57">
        <w:rPr>
          <w:rFonts w:hint="eastAsia"/>
          <w:sz w:val="24"/>
        </w:rPr>
        <w:t>","</w:t>
      </w:r>
      <w:r w:rsidRPr="00E87C57">
        <w:rPr>
          <w:rFonts w:hint="eastAsia"/>
          <w:sz w:val="24"/>
        </w:rPr>
        <w:t>五角星数</w:t>
      </w:r>
      <w:r w:rsidRPr="00E87C57">
        <w:rPr>
          <w:rFonts w:hint="eastAsia"/>
          <w:sz w:val="24"/>
        </w:rPr>
        <w:t>","</w:t>
      </w:r>
      <w:r w:rsidRPr="00E87C57">
        <w:rPr>
          <w:rFonts w:hint="eastAsia"/>
          <w:sz w:val="24"/>
        </w:rPr>
        <w:t>六合数</w:t>
      </w:r>
      <w:r w:rsidRPr="00E87C57">
        <w:rPr>
          <w:rFonts w:hint="eastAsia"/>
          <w:sz w:val="24"/>
        </w:rPr>
        <w:t>","</w:t>
      </w:r>
      <w:r w:rsidRPr="00E87C57">
        <w:rPr>
          <w:rFonts w:hint="eastAsia"/>
          <w:sz w:val="24"/>
        </w:rPr>
        <w:t>北斗星数</w:t>
      </w:r>
      <w:r w:rsidRPr="00E87C57">
        <w:rPr>
          <w:rFonts w:hint="eastAsia"/>
          <w:sz w:val="24"/>
        </w:rPr>
        <w:t>","</w:t>
      </w:r>
      <w:r w:rsidRPr="00E87C57">
        <w:rPr>
          <w:rFonts w:hint="eastAsia"/>
          <w:sz w:val="24"/>
        </w:rPr>
        <w:t>八仙数</w:t>
      </w:r>
      <w:r w:rsidRPr="00E87C57">
        <w:rPr>
          <w:rFonts w:hint="eastAsia"/>
          <w:sz w:val="24"/>
        </w:rPr>
        <w:t>" };</w:t>
      </w:r>
    </w:p>
    <w:p w14:paraId="2BFEFB46" w14:textId="77777777" w:rsidR="00FA78CD" w:rsidRPr="00E87C57" w:rsidRDefault="00FA78CD" w:rsidP="00FA78CD">
      <w:pPr>
        <w:snapToGrid w:val="0"/>
        <w:ind w:leftChars="100" w:left="210"/>
        <w:rPr>
          <w:sz w:val="24"/>
        </w:rPr>
      </w:pPr>
      <w:r w:rsidRPr="00E87C57">
        <w:rPr>
          <w:sz w:val="24"/>
        </w:rPr>
        <w:tab/>
        <w:t>while (k) {</w:t>
      </w:r>
    </w:p>
    <w:p w14:paraId="6FFA83DE" w14:textId="77777777" w:rsidR="00FA78CD" w:rsidRPr="00E87C57" w:rsidRDefault="00FA78CD" w:rsidP="00FA78CD">
      <w:pPr>
        <w:snapToGrid w:val="0"/>
        <w:ind w:leftChars="100" w:left="210"/>
        <w:rPr>
          <w:sz w:val="24"/>
        </w:rPr>
      </w:pPr>
      <w:r w:rsidRPr="00E87C57">
        <w:rPr>
          <w:sz w:val="24"/>
        </w:rPr>
        <w:tab/>
      </w:r>
      <w:r w:rsidRPr="00E87C57">
        <w:rPr>
          <w:sz w:val="24"/>
        </w:rPr>
        <w:tab/>
      </w:r>
      <w:proofErr w:type="spellStart"/>
      <w:proofErr w:type="gramStart"/>
      <w:r w:rsidRPr="00E87C57">
        <w:rPr>
          <w:sz w:val="24"/>
        </w:rPr>
        <w:t>scanf</w:t>
      </w:r>
      <w:proofErr w:type="spellEnd"/>
      <w:r w:rsidRPr="00E87C57">
        <w:rPr>
          <w:sz w:val="24"/>
        </w:rPr>
        <w:t>(</w:t>
      </w:r>
      <w:proofErr w:type="gramEnd"/>
      <w:r w:rsidRPr="00E87C57">
        <w:rPr>
          <w:sz w:val="24"/>
        </w:rPr>
        <w:t>"%d", &amp;k);</w:t>
      </w:r>
    </w:p>
    <w:p w14:paraId="78A1DAE0" w14:textId="77777777" w:rsidR="00FA78CD" w:rsidRPr="00E87C57" w:rsidRDefault="00FA78CD" w:rsidP="00FA78CD">
      <w:pPr>
        <w:snapToGrid w:val="0"/>
        <w:ind w:leftChars="100" w:left="210"/>
        <w:rPr>
          <w:sz w:val="24"/>
        </w:rPr>
      </w:pPr>
      <w:r w:rsidRPr="00E87C57">
        <w:rPr>
          <w:sz w:val="24"/>
        </w:rPr>
        <w:tab/>
      </w:r>
      <w:r w:rsidRPr="00E87C57">
        <w:rPr>
          <w:sz w:val="24"/>
        </w:rPr>
        <w:tab/>
        <w:t>if (k) {</w:t>
      </w:r>
    </w:p>
    <w:p w14:paraId="7456ADB2" w14:textId="77777777" w:rsidR="00FA78CD" w:rsidRPr="00E87C57" w:rsidRDefault="00FA78CD" w:rsidP="00FA78CD">
      <w:pPr>
        <w:snapToGrid w:val="0"/>
        <w:ind w:leftChars="100" w:left="210"/>
        <w:rPr>
          <w:sz w:val="24"/>
        </w:rPr>
      </w:pPr>
      <w:r w:rsidRPr="00E87C57">
        <w:rPr>
          <w:sz w:val="24"/>
        </w:rPr>
        <w:tab/>
      </w:r>
      <w:r w:rsidRPr="00E87C57">
        <w:rPr>
          <w:sz w:val="24"/>
        </w:rPr>
        <w:tab/>
      </w:r>
      <w:r w:rsidRPr="00E87C57">
        <w:rPr>
          <w:sz w:val="24"/>
        </w:rPr>
        <w:tab/>
        <w:t xml:space="preserve">int j = 0, </w:t>
      </w:r>
      <w:proofErr w:type="gramStart"/>
      <w:r w:rsidRPr="00E87C57">
        <w:rPr>
          <w:sz w:val="24"/>
        </w:rPr>
        <w:t>str[</w:t>
      </w:r>
      <w:proofErr w:type="gramEnd"/>
      <w:r w:rsidRPr="00E87C57">
        <w:rPr>
          <w:sz w:val="24"/>
        </w:rPr>
        <w:t>100];</w:t>
      </w:r>
    </w:p>
    <w:p w14:paraId="3C527C47" w14:textId="77777777" w:rsidR="00FA78CD" w:rsidRPr="00E87C57" w:rsidRDefault="00FA78CD" w:rsidP="00FA78CD">
      <w:pPr>
        <w:snapToGrid w:val="0"/>
        <w:ind w:leftChars="100" w:left="210"/>
        <w:rPr>
          <w:sz w:val="24"/>
        </w:rPr>
      </w:pPr>
      <w:r w:rsidRPr="00E87C57">
        <w:rPr>
          <w:sz w:val="24"/>
        </w:rPr>
        <w:tab/>
      </w:r>
      <w:r w:rsidRPr="00E87C57">
        <w:rPr>
          <w:sz w:val="24"/>
        </w:rPr>
        <w:tab/>
      </w:r>
      <w:r w:rsidRPr="00E87C57">
        <w:rPr>
          <w:sz w:val="24"/>
        </w:rPr>
        <w:tab/>
        <w:t xml:space="preserve">for (int </w:t>
      </w:r>
      <w:proofErr w:type="spellStart"/>
      <w:r w:rsidRPr="00E87C57">
        <w:rPr>
          <w:sz w:val="24"/>
        </w:rPr>
        <w:t>i</w:t>
      </w:r>
      <w:proofErr w:type="spellEnd"/>
      <w:r w:rsidRPr="00E87C57">
        <w:rPr>
          <w:sz w:val="24"/>
        </w:rPr>
        <w:t xml:space="preserve"> = </w:t>
      </w:r>
      <w:proofErr w:type="gramStart"/>
      <w:r w:rsidRPr="00E87C57">
        <w:rPr>
          <w:sz w:val="24"/>
        </w:rPr>
        <w:t>pow(</w:t>
      </w:r>
      <w:proofErr w:type="gramEnd"/>
      <w:r w:rsidRPr="00E87C57">
        <w:rPr>
          <w:sz w:val="24"/>
        </w:rPr>
        <w:t xml:space="preserve">10, (double)k - 1); </w:t>
      </w:r>
      <w:proofErr w:type="spellStart"/>
      <w:r w:rsidRPr="00E87C57">
        <w:rPr>
          <w:sz w:val="24"/>
        </w:rPr>
        <w:t>i</w:t>
      </w:r>
      <w:proofErr w:type="spellEnd"/>
      <w:r w:rsidRPr="00E87C57">
        <w:rPr>
          <w:sz w:val="24"/>
        </w:rPr>
        <w:t xml:space="preserve"> &lt; pow(10, (double)k); </w:t>
      </w:r>
      <w:proofErr w:type="spellStart"/>
      <w:r w:rsidRPr="00E87C57">
        <w:rPr>
          <w:sz w:val="24"/>
        </w:rPr>
        <w:t>i</w:t>
      </w:r>
      <w:proofErr w:type="spellEnd"/>
      <w:r w:rsidRPr="00E87C57">
        <w:rPr>
          <w:sz w:val="24"/>
        </w:rPr>
        <w:t>++) {</w:t>
      </w:r>
    </w:p>
    <w:p w14:paraId="437677F3" w14:textId="77777777" w:rsidR="00FA78CD" w:rsidRPr="00E87C57" w:rsidRDefault="00FA78CD" w:rsidP="00FA78CD">
      <w:pPr>
        <w:snapToGrid w:val="0"/>
        <w:ind w:leftChars="100" w:left="210"/>
        <w:rPr>
          <w:sz w:val="24"/>
        </w:rPr>
      </w:pPr>
      <w:r w:rsidRPr="00E87C57">
        <w:rPr>
          <w:sz w:val="24"/>
        </w:rPr>
        <w:tab/>
      </w:r>
      <w:r w:rsidRPr="00E87C57">
        <w:rPr>
          <w:sz w:val="24"/>
        </w:rPr>
        <w:tab/>
      </w:r>
      <w:r w:rsidRPr="00E87C57">
        <w:rPr>
          <w:sz w:val="24"/>
        </w:rPr>
        <w:tab/>
      </w:r>
      <w:r w:rsidRPr="00E87C57">
        <w:rPr>
          <w:sz w:val="24"/>
        </w:rPr>
        <w:tab/>
        <w:t>if (</w:t>
      </w:r>
      <w:proofErr w:type="spellStart"/>
      <w:r w:rsidRPr="00E87C57">
        <w:rPr>
          <w:sz w:val="24"/>
        </w:rPr>
        <w:t>isZi</w:t>
      </w:r>
      <w:proofErr w:type="spellEnd"/>
      <w:r w:rsidRPr="00E87C57">
        <w:rPr>
          <w:sz w:val="24"/>
        </w:rPr>
        <w:t>(</w:t>
      </w:r>
      <w:proofErr w:type="spellStart"/>
      <w:r w:rsidRPr="00E87C57">
        <w:rPr>
          <w:sz w:val="24"/>
        </w:rPr>
        <w:t>i</w:t>
      </w:r>
      <w:proofErr w:type="spellEnd"/>
      <w:r w:rsidRPr="00E87C57">
        <w:rPr>
          <w:sz w:val="24"/>
        </w:rPr>
        <w:t>)) {</w:t>
      </w:r>
    </w:p>
    <w:p w14:paraId="32E47C0C" w14:textId="77777777" w:rsidR="00FA78CD" w:rsidRPr="00E87C57" w:rsidRDefault="00FA78CD" w:rsidP="00FA78CD">
      <w:pPr>
        <w:snapToGrid w:val="0"/>
        <w:ind w:leftChars="100" w:left="210"/>
        <w:rPr>
          <w:sz w:val="24"/>
        </w:rPr>
      </w:pPr>
      <w:r w:rsidRPr="00E87C57">
        <w:rPr>
          <w:sz w:val="24"/>
        </w:rPr>
        <w:tab/>
      </w:r>
      <w:r w:rsidRPr="00E87C57">
        <w:rPr>
          <w:sz w:val="24"/>
        </w:rPr>
        <w:tab/>
      </w:r>
      <w:r w:rsidRPr="00E87C57">
        <w:rPr>
          <w:sz w:val="24"/>
        </w:rPr>
        <w:tab/>
      </w:r>
      <w:r w:rsidRPr="00E87C57">
        <w:rPr>
          <w:sz w:val="24"/>
        </w:rPr>
        <w:tab/>
      </w:r>
      <w:r w:rsidRPr="00E87C57">
        <w:rPr>
          <w:sz w:val="24"/>
        </w:rPr>
        <w:tab/>
        <w:t xml:space="preserve">str[j] = </w:t>
      </w:r>
      <w:proofErr w:type="spellStart"/>
      <w:r w:rsidRPr="00E87C57">
        <w:rPr>
          <w:sz w:val="24"/>
        </w:rPr>
        <w:t>i</w:t>
      </w:r>
      <w:proofErr w:type="spellEnd"/>
      <w:r w:rsidRPr="00E87C57">
        <w:rPr>
          <w:sz w:val="24"/>
        </w:rPr>
        <w:t>;</w:t>
      </w:r>
    </w:p>
    <w:p w14:paraId="027798E0" w14:textId="77777777" w:rsidR="00FA78CD" w:rsidRPr="00E87C57" w:rsidRDefault="00FA78CD" w:rsidP="00FA78CD">
      <w:pPr>
        <w:snapToGrid w:val="0"/>
        <w:ind w:leftChars="100" w:left="210"/>
        <w:rPr>
          <w:sz w:val="24"/>
        </w:rPr>
      </w:pPr>
      <w:r w:rsidRPr="00E87C57">
        <w:rPr>
          <w:sz w:val="24"/>
        </w:rPr>
        <w:tab/>
      </w:r>
      <w:r w:rsidRPr="00E87C57">
        <w:rPr>
          <w:sz w:val="24"/>
        </w:rPr>
        <w:tab/>
      </w:r>
      <w:r w:rsidRPr="00E87C57">
        <w:rPr>
          <w:sz w:val="24"/>
        </w:rPr>
        <w:tab/>
      </w:r>
      <w:r w:rsidRPr="00E87C57">
        <w:rPr>
          <w:sz w:val="24"/>
        </w:rPr>
        <w:tab/>
      </w:r>
      <w:r w:rsidRPr="00E87C57">
        <w:rPr>
          <w:sz w:val="24"/>
        </w:rPr>
        <w:tab/>
      </w:r>
      <w:proofErr w:type="spellStart"/>
      <w:r w:rsidRPr="00E87C57">
        <w:rPr>
          <w:sz w:val="24"/>
        </w:rPr>
        <w:t>j++</w:t>
      </w:r>
      <w:proofErr w:type="spellEnd"/>
      <w:r w:rsidRPr="00E87C57">
        <w:rPr>
          <w:sz w:val="24"/>
        </w:rPr>
        <w:t>;</w:t>
      </w:r>
    </w:p>
    <w:p w14:paraId="41308BE9" w14:textId="77777777" w:rsidR="00FA78CD" w:rsidRPr="00E87C57" w:rsidRDefault="00FA78CD" w:rsidP="00FA78CD">
      <w:pPr>
        <w:snapToGrid w:val="0"/>
        <w:ind w:leftChars="100" w:left="210"/>
        <w:rPr>
          <w:sz w:val="24"/>
        </w:rPr>
      </w:pPr>
      <w:r w:rsidRPr="00E87C57">
        <w:rPr>
          <w:sz w:val="24"/>
        </w:rPr>
        <w:tab/>
      </w:r>
      <w:r w:rsidRPr="00E87C57">
        <w:rPr>
          <w:sz w:val="24"/>
        </w:rPr>
        <w:tab/>
      </w:r>
      <w:r w:rsidRPr="00E87C57">
        <w:rPr>
          <w:sz w:val="24"/>
        </w:rPr>
        <w:tab/>
      </w:r>
      <w:r w:rsidRPr="00E87C57">
        <w:rPr>
          <w:sz w:val="24"/>
        </w:rPr>
        <w:tab/>
        <w:t>}</w:t>
      </w:r>
    </w:p>
    <w:p w14:paraId="7E744EDF" w14:textId="77777777" w:rsidR="00FA78CD" w:rsidRPr="00E87C57" w:rsidRDefault="00FA78CD" w:rsidP="00FA78CD">
      <w:pPr>
        <w:snapToGrid w:val="0"/>
        <w:ind w:leftChars="100" w:left="210"/>
        <w:rPr>
          <w:sz w:val="24"/>
        </w:rPr>
      </w:pPr>
      <w:r w:rsidRPr="00E87C57">
        <w:rPr>
          <w:sz w:val="24"/>
        </w:rPr>
        <w:tab/>
      </w:r>
      <w:r w:rsidRPr="00E87C57">
        <w:rPr>
          <w:sz w:val="24"/>
        </w:rPr>
        <w:tab/>
      </w:r>
      <w:r w:rsidRPr="00E87C57">
        <w:rPr>
          <w:sz w:val="24"/>
        </w:rPr>
        <w:tab/>
        <w:t>}</w:t>
      </w:r>
    </w:p>
    <w:p w14:paraId="4F02C110" w14:textId="77777777" w:rsidR="00FA78CD" w:rsidRPr="00E87C57" w:rsidRDefault="00FA78CD" w:rsidP="00FA78CD">
      <w:pPr>
        <w:snapToGrid w:val="0"/>
        <w:ind w:leftChars="100" w:left="210"/>
        <w:rPr>
          <w:sz w:val="24"/>
        </w:rPr>
      </w:pPr>
      <w:r w:rsidRPr="00E87C57">
        <w:rPr>
          <w:rFonts w:hint="eastAsia"/>
          <w:sz w:val="24"/>
        </w:rPr>
        <w:tab/>
      </w:r>
      <w:r w:rsidRPr="00E87C57">
        <w:rPr>
          <w:rFonts w:hint="eastAsia"/>
          <w:sz w:val="24"/>
        </w:rPr>
        <w:tab/>
      </w:r>
      <w:r w:rsidRPr="00E87C57">
        <w:rPr>
          <w:rFonts w:hint="eastAsia"/>
          <w:sz w:val="24"/>
        </w:rPr>
        <w:tab/>
      </w:r>
      <w:proofErr w:type="spellStart"/>
      <w:r w:rsidRPr="00E87C57">
        <w:rPr>
          <w:rFonts w:hint="eastAsia"/>
          <w:sz w:val="24"/>
        </w:rPr>
        <w:t>printf</w:t>
      </w:r>
      <w:proofErr w:type="spellEnd"/>
      <w:r w:rsidRPr="00E87C57">
        <w:rPr>
          <w:rFonts w:hint="eastAsia"/>
          <w:sz w:val="24"/>
        </w:rPr>
        <w:t>("%d</w:t>
      </w:r>
      <w:r w:rsidRPr="00E87C57">
        <w:rPr>
          <w:rFonts w:hint="eastAsia"/>
          <w:sz w:val="24"/>
        </w:rPr>
        <w:t>位的</w:t>
      </w:r>
      <w:r w:rsidRPr="00E87C57">
        <w:rPr>
          <w:rFonts w:hint="eastAsia"/>
          <w:sz w:val="24"/>
        </w:rPr>
        <w:t>", k);</w:t>
      </w:r>
    </w:p>
    <w:p w14:paraId="37B56CFD" w14:textId="77777777" w:rsidR="00FA78CD" w:rsidRPr="00E87C57" w:rsidRDefault="00FA78CD" w:rsidP="00FA78CD">
      <w:pPr>
        <w:snapToGrid w:val="0"/>
        <w:ind w:leftChars="100" w:left="210"/>
        <w:rPr>
          <w:sz w:val="24"/>
        </w:rPr>
      </w:pPr>
      <w:r w:rsidRPr="00E87C57">
        <w:rPr>
          <w:sz w:val="24"/>
        </w:rPr>
        <w:tab/>
      </w:r>
      <w:r w:rsidRPr="00E87C57">
        <w:rPr>
          <w:sz w:val="24"/>
        </w:rPr>
        <w:tab/>
      </w:r>
      <w:r w:rsidRPr="00E87C57">
        <w:rPr>
          <w:sz w:val="24"/>
        </w:rPr>
        <w:tab/>
      </w:r>
      <w:proofErr w:type="spellStart"/>
      <w:proofErr w:type="gramStart"/>
      <w:r w:rsidRPr="00E87C57">
        <w:rPr>
          <w:sz w:val="24"/>
        </w:rPr>
        <w:t>printf</w:t>
      </w:r>
      <w:proofErr w:type="spellEnd"/>
      <w:r w:rsidRPr="00E87C57">
        <w:rPr>
          <w:sz w:val="24"/>
        </w:rPr>
        <w:t>(</w:t>
      </w:r>
      <w:proofErr w:type="gramEnd"/>
      <w:r w:rsidRPr="00E87C57">
        <w:rPr>
          <w:sz w:val="24"/>
        </w:rPr>
        <w:t>a1[k - 3]);</w:t>
      </w:r>
    </w:p>
    <w:p w14:paraId="4622E826" w14:textId="77777777" w:rsidR="00FA78CD" w:rsidRPr="00E87C57" w:rsidRDefault="00FA78CD" w:rsidP="00FA78CD">
      <w:pPr>
        <w:snapToGrid w:val="0"/>
        <w:ind w:leftChars="100" w:left="210"/>
        <w:rPr>
          <w:sz w:val="24"/>
        </w:rPr>
      </w:pPr>
      <w:r w:rsidRPr="00E87C57">
        <w:rPr>
          <w:rFonts w:hint="eastAsia"/>
          <w:sz w:val="24"/>
        </w:rPr>
        <w:tab/>
      </w:r>
      <w:r w:rsidRPr="00E87C57">
        <w:rPr>
          <w:rFonts w:hint="eastAsia"/>
          <w:sz w:val="24"/>
        </w:rPr>
        <w:tab/>
      </w:r>
      <w:r w:rsidRPr="00E87C57">
        <w:rPr>
          <w:rFonts w:hint="eastAsia"/>
          <w:sz w:val="24"/>
        </w:rPr>
        <w:tab/>
      </w:r>
      <w:proofErr w:type="spellStart"/>
      <w:r w:rsidRPr="00E87C57">
        <w:rPr>
          <w:rFonts w:hint="eastAsia"/>
          <w:sz w:val="24"/>
        </w:rPr>
        <w:t>printf</w:t>
      </w:r>
      <w:proofErr w:type="spellEnd"/>
      <w:r w:rsidRPr="00E87C57">
        <w:rPr>
          <w:rFonts w:hint="eastAsia"/>
          <w:sz w:val="24"/>
        </w:rPr>
        <w:t>("</w:t>
      </w:r>
      <w:r w:rsidRPr="00E87C57">
        <w:rPr>
          <w:rFonts w:hint="eastAsia"/>
          <w:sz w:val="24"/>
        </w:rPr>
        <w:t>共有</w:t>
      </w:r>
      <w:r w:rsidRPr="00E87C57">
        <w:rPr>
          <w:rFonts w:hint="eastAsia"/>
          <w:sz w:val="24"/>
        </w:rPr>
        <w:t>%d</w:t>
      </w:r>
      <w:proofErr w:type="gramStart"/>
      <w:r w:rsidRPr="00E87C57">
        <w:rPr>
          <w:rFonts w:hint="eastAsia"/>
          <w:sz w:val="24"/>
        </w:rPr>
        <w:t>个</w:t>
      </w:r>
      <w:proofErr w:type="gramEnd"/>
      <w:r w:rsidRPr="00E87C57">
        <w:rPr>
          <w:rFonts w:hint="eastAsia"/>
          <w:sz w:val="24"/>
        </w:rPr>
        <w:t>", j);</w:t>
      </w:r>
    </w:p>
    <w:p w14:paraId="4430C329" w14:textId="77777777" w:rsidR="00FA78CD" w:rsidRPr="00E87C57" w:rsidRDefault="00FA78CD" w:rsidP="00FA78CD">
      <w:pPr>
        <w:snapToGrid w:val="0"/>
        <w:ind w:leftChars="100" w:left="210"/>
        <w:rPr>
          <w:sz w:val="24"/>
        </w:rPr>
      </w:pPr>
      <w:r w:rsidRPr="00E87C57">
        <w:rPr>
          <w:sz w:val="24"/>
        </w:rPr>
        <w:tab/>
      </w:r>
      <w:r w:rsidRPr="00E87C57">
        <w:rPr>
          <w:sz w:val="24"/>
        </w:rPr>
        <w:tab/>
      </w:r>
      <w:r w:rsidRPr="00E87C57">
        <w:rPr>
          <w:sz w:val="24"/>
        </w:rPr>
        <w:tab/>
        <w:t>for (int m = 0; m &lt; j - 1; m+</w:t>
      </w:r>
      <w:proofErr w:type="gramStart"/>
      <w:r w:rsidRPr="00E87C57">
        <w:rPr>
          <w:sz w:val="24"/>
        </w:rPr>
        <w:t>+)</w:t>
      </w:r>
      <w:proofErr w:type="spellStart"/>
      <w:r w:rsidRPr="00E87C57">
        <w:rPr>
          <w:sz w:val="24"/>
        </w:rPr>
        <w:t>printf</w:t>
      </w:r>
      <w:proofErr w:type="spellEnd"/>
      <w:proofErr w:type="gramEnd"/>
      <w:r w:rsidRPr="00E87C57">
        <w:rPr>
          <w:sz w:val="24"/>
        </w:rPr>
        <w:t>("%d,", str[m]);</w:t>
      </w:r>
    </w:p>
    <w:p w14:paraId="1DBBCF11" w14:textId="77777777" w:rsidR="00FA78CD" w:rsidRPr="00E87C57" w:rsidRDefault="00FA78CD" w:rsidP="00FA78CD">
      <w:pPr>
        <w:snapToGrid w:val="0"/>
        <w:ind w:leftChars="100" w:left="210"/>
        <w:rPr>
          <w:sz w:val="24"/>
        </w:rPr>
      </w:pPr>
      <w:r w:rsidRPr="00E87C57">
        <w:rPr>
          <w:sz w:val="24"/>
        </w:rPr>
        <w:tab/>
      </w:r>
      <w:r w:rsidRPr="00E87C57">
        <w:rPr>
          <w:sz w:val="24"/>
        </w:rPr>
        <w:tab/>
      </w:r>
      <w:r w:rsidRPr="00E87C57">
        <w:rPr>
          <w:sz w:val="24"/>
        </w:rPr>
        <w:tab/>
      </w:r>
      <w:proofErr w:type="spellStart"/>
      <w:proofErr w:type="gramStart"/>
      <w:r w:rsidRPr="00E87C57">
        <w:rPr>
          <w:sz w:val="24"/>
        </w:rPr>
        <w:t>printf</w:t>
      </w:r>
      <w:proofErr w:type="spellEnd"/>
      <w:r w:rsidRPr="00E87C57">
        <w:rPr>
          <w:sz w:val="24"/>
        </w:rPr>
        <w:t>(</w:t>
      </w:r>
      <w:proofErr w:type="gramEnd"/>
      <w:r w:rsidRPr="00E87C57">
        <w:rPr>
          <w:sz w:val="24"/>
        </w:rPr>
        <w:t>"%d\n", str[j - 1]);</w:t>
      </w:r>
    </w:p>
    <w:p w14:paraId="49038A7A" w14:textId="77777777" w:rsidR="00FA78CD" w:rsidRPr="00E87C57" w:rsidRDefault="00FA78CD" w:rsidP="00FA78CD">
      <w:pPr>
        <w:snapToGrid w:val="0"/>
        <w:ind w:leftChars="100" w:left="210"/>
        <w:rPr>
          <w:sz w:val="24"/>
        </w:rPr>
      </w:pPr>
      <w:r w:rsidRPr="00E87C57">
        <w:rPr>
          <w:sz w:val="24"/>
        </w:rPr>
        <w:tab/>
      </w:r>
      <w:r w:rsidRPr="00E87C57">
        <w:rPr>
          <w:sz w:val="24"/>
        </w:rPr>
        <w:tab/>
        <w:t>}</w:t>
      </w:r>
    </w:p>
    <w:p w14:paraId="27E45937" w14:textId="77777777" w:rsidR="00FA78CD" w:rsidRPr="00E87C57" w:rsidRDefault="00FA78CD" w:rsidP="00FA78CD">
      <w:pPr>
        <w:snapToGrid w:val="0"/>
        <w:ind w:leftChars="100" w:left="210"/>
        <w:rPr>
          <w:sz w:val="24"/>
        </w:rPr>
      </w:pPr>
      <w:r w:rsidRPr="00E87C57">
        <w:rPr>
          <w:sz w:val="24"/>
        </w:rPr>
        <w:tab/>
      </w:r>
      <w:r w:rsidRPr="00E87C57">
        <w:rPr>
          <w:sz w:val="24"/>
        </w:rPr>
        <w:tab/>
      </w:r>
    </w:p>
    <w:p w14:paraId="7E3F6639" w14:textId="77777777" w:rsidR="00FA78CD" w:rsidRPr="00E87C57" w:rsidRDefault="00FA78CD" w:rsidP="00FA78CD">
      <w:pPr>
        <w:snapToGrid w:val="0"/>
        <w:ind w:leftChars="100" w:left="210"/>
        <w:rPr>
          <w:sz w:val="24"/>
        </w:rPr>
      </w:pPr>
      <w:r w:rsidRPr="00E87C57">
        <w:rPr>
          <w:sz w:val="24"/>
        </w:rPr>
        <w:tab/>
        <w:t>}</w:t>
      </w:r>
    </w:p>
    <w:p w14:paraId="61419157" w14:textId="77777777" w:rsidR="00FA78CD" w:rsidRPr="00E87C57" w:rsidRDefault="00FA78CD" w:rsidP="00FA78CD">
      <w:pPr>
        <w:snapToGrid w:val="0"/>
        <w:ind w:leftChars="100" w:left="210"/>
        <w:rPr>
          <w:sz w:val="24"/>
        </w:rPr>
      </w:pPr>
      <w:r w:rsidRPr="00E87C57">
        <w:rPr>
          <w:sz w:val="24"/>
        </w:rPr>
        <w:tab/>
        <w:t>return 0;</w:t>
      </w:r>
    </w:p>
    <w:p w14:paraId="2B71A188" w14:textId="77777777" w:rsidR="00FA78CD" w:rsidRPr="00E87C57" w:rsidRDefault="00FA78CD" w:rsidP="00FA78CD">
      <w:pPr>
        <w:snapToGrid w:val="0"/>
        <w:ind w:leftChars="100" w:left="210"/>
        <w:rPr>
          <w:sz w:val="24"/>
        </w:rPr>
      </w:pPr>
      <w:r w:rsidRPr="00E87C57">
        <w:rPr>
          <w:sz w:val="24"/>
        </w:rPr>
        <w:t>}</w:t>
      </w:r>
    </w:p>
    <w:p w14:paraId="414E999A" w14:textId="77777777" w:rsidR="00FA78CD" w:rsidRPr="00E87C57" w:rsidRDefault="00FA78CD" w:rsidP="00FA78CD">
      <w:pPr>
        <w:snapToGrid w:val="0"/>
        <w:ind w:leftChars="100" w:left="210"/>
        <w:rPr>
          <w:sz w:val="24"/>
        </w:rPr>
      </w:pPr>
    </w:p>
    <w:p w14:paraId="7F676F73" w14:textId="77777777" w:rsidR="00FA78CD" w:rsidRPr="00E87C57" w:rsidRDefault="00FA78CD" w:rsidP="00FA78CD">
      <w:pPr>
        <w:snapToGrid w:val="0"/>
        <w:ind w:leftChars="100" w:left="210"/>
        <w:rPr>
          <w:sz w:val="24"/>
        </w:rPr>
      </w:pPr>
      <w:r w:rsidRPr="00E87C57">
        <w:rPr>
          <w:sz w:val="24"/>
        </w:rPr>
        <w:t xml:space="preserve">int </w:t>
      </w:r>
      <w:proofErr w:type="spellStart"/>
      <w:proofErr w:type="gramStart"/>
      <w:r w:rsidRPr="00E87C57">
        <w:rPr>
          <w:sz w:val="24"/>
        </w:rPr>
        <w:t>isZi</w:t>
      </w:r>
      <w:proofErr w:type="spellEnd"/>
      <w:r w:rsidRPr="00E87C57">
        <w:rPr>
          <w:sz w:val="24"/>
        </w:rPr>
        <w:t>(</w:t>
      </w:r>
      <w:proofErr w:type="gramEnd"/>
      <w:r w:rsidRPr="00E87C57">
        <w:rPr>
          <w:sz w:val="24"/>
        </w:rPr>
        <w:t>int n) {</w:t>
      </w:r>
    </w:p>
    <w:p w14:paraId="3E2B8C0F" w14:textId="77777777" w:rsidR="00FA78CD" w:rsidRPr="00E87C57" w:rsidRDefault="00FA78CD" w:rsidP="00FA78CD">
      <w:pPr>
        <w:snapToGrid w:val="0"/>
        <w:ind w:leftChars="100" w:left="210"/>
        <w:rPr>
          <w:sz w:val="24"/>
        </w:rPr>
      </w:pPr>
      <w:r w:rsidRPr="00E87C57">
        <w:rPr>
          <w:sz w:val="24"/>
        </w:rPr>
        <w:tab/>
        <w:t xml:space="preserve">int count = 0, sum = </w:t>
      </w:r>
      <w:proofErr w:type="gramStart"/>
      <w:r w:rsidRPr="00E87C57">
        <w:rPr>
          <w:sz w:val="24"/>
        </w:rPr>
        <w:t>0,m</w:t>
      </w:r>
      <w:proofErr w:type="gramEnd"/>
      <w:r w:rsidRPr="00E87C57">
        <w:rPr>
          <w:sz w:val="24"/>
        </w:rPr>
        <w:t>=</w:t>
      </w:r>
      <w:proofErr w:type="spellStart"/>
      <w:r w:rsidRPr="00E87C57">
        <w:rPr>
          <w:sz w:val="24"/>
        </w:rPr>
        <w:t>n,l</w:t>
      </w:r>
      <w:proofErr w:type="spellEnd"/>
      <w:r w:rsidRPr="00E87C57">
        <w:rPr>
          <w:sz w:val="24"/>
        </w:rPr>
        <w:t>=n;</w:t>
      </w:r>
    </w:p>
    <w:p w14:paraId="27A8E9E7" w14:textId="77777777" w:rsidR="00FA78CD" w:rsidRPr="00E87C57" w:rsidRDefault="00FA78CD" w:rsidP="00FA78CD">
      <w:pPr>
        <w:snapToGrid w:val="0"/>
        <w:ind w:leftChars="100" w:left="210"/>
        <w:rPr>
          <w:sz w:val="24"/>
        </w:rPr>
      </w:pPr>
      <w:r w:rsidRPr="00E87C57">
        <w:rPr>
          <w:sz w:val="24"/>
        </w:rPr>
        <w:tab/>
        <w:t>while (m) {</w:t>
      </w:r>
    </w:p>
    <w:p w14:paraId="1621FD37" w14:textId="77777777" w:rsidR="00FA78CD" w:rsidRPr="00E87C57" w:rsidRDefault="00FA78CD" w:rsidP="00FA78CD">
      <w:pPr>
        <w:snapToGrid w:val="0"/>
        <w:ind w:leftChars="100" w:left="210"/>
        <w:rPr>
          <w:sz w:val="24"/>
        </w:rPr>
      </w:pPr>
      <w:r w:rsidRPr="00E87C57">
        <w:rPr>
          <w:sz w:val="24"/>
        </w:rPr>
        <w:tab/>
      </w:r>
      <w:r w:rsidRPr="00E87C57">
        <w:rPr>
          <w:sz w:val="24"/>
        </w:rPr>
        <w:tab/>
        <w:t>m /= 10;</w:t>
      </w:r>
    </w:p>
    <w:p w14:paraId="30FBE699" w14:textId="77777777" w:rsidR="00FA78CD" w:rsidRPr="00E87C57" w:rsidRDefault="00FA78CD" w:rsidP="00FA78CD">
      <w:pPr>
        <w:snapToGrid w:val="0"/>
        <w:ind w:leftChars="100" w:left="210"/>
        <w:rPr>
          <w:sz w:val="24"/>
        </w:rPr>
      </w:pPr>
      <w:r w:rsidRPr="00E87C57">
        <w:rPr>
          <w:sz w:val="24"/>
        </w:rPr>
        <w:tab/>
      </w:r>
      <w:r w:rsidRPr="00E87C57">
        <w:rPr>
          <w:sz w:val="24"/>
        </w:rPr>
        <w:tab/>
        <w:t>count++;</w:t>
      </w:r>
    </w:p>
    <w:p w14:paraId="4ACA373A" w14:textId="77777777" w:rsidR="00FA78CD" w:rsidRPr="00E87C57" w:rsidRDefault="00FA78CD" w:rsidP="00FA78CD">
      <w:pPr>
        <w:snapToGrid w:val="0"/>
        <w:ind w:leftChars="100" w:left="210"/>
        <w:rPr>
          <w:sz w:val="24"/>
        </w:rPr>
      </w:pPr>
      <w:r w:rsidRPr="00E87C57">
        <w:rPr>
          <w:sz w:val="24"/>
        </w:rPr>
        <w:tab/>
        <w:t>}</w:t>
      </w:r>
    </w:p>
    <w:p w14:paraId="4AB57606" w14:textId="77777777" w:rsidR="00FA78CD" w:rsidRPr="00E87C57" w:rsidRDefault="00FA78CD" w:rsidP="00FA78CD">
      <w:pPr>
        <w:snapToGrid w:val="0"/>
        <w:ind w:leftChars="100" w:left="210"/>
        <w:rPr>
          <w:sz w:val="24"/>
        </w:rPr>
      </w:pPr>
      <w:r w:rsidRPr="00E87C57">
        <w:rPr>
          <w:sz w:val="24"/>
        </w:rPr>
        <w:tab/>
        <w:t>while (l) {</w:t>
      </w:r>
    </w:p>
    <w:p w14:paraId="2E7DA8BC" w14:textId="77777777" w:rsidR="00FA78CD" w:rsidRPr="00E87C57" w:rsidRDefault="00FA78CD" w:rsidP="00FA78CD">
      <w:pPr>
        <w:snapToGrid w:val="0"/>
        <w:ind w:leftChars="100" w:left="210"/>
        <w:rPr>
          <w:sz w:val="24"/>
        </w:rPr>
      </w:pPr>
      <w:r w:rsidRPr="00E87C57">
        <w:rPr>
          <w:sz w:val="24"/>
        </w:rPr>
        <w:tab/>
      </w:r>
      <w:r w:rsidRPr="00E87C57">
        <w:rPr>
          <w:sz w:val="24"/>
        </w:rPr>
        <w:tab/>
        <w:t xml:space="preserve">sum += </w:t>
      </w:r>
      <w:proofErr w:type="gramStart"/>
      <w:r w:rsidRPr="00E87C57">
        <w:rPr>
          <w:sz w:val="24"/>
        </w:rPr>
        <w:t>pow(</w:t>
      </w:r>
      <w:proofErr w:type="gramEnd"/>
      <w:r w:rsidRPr="00E87C57">
        <w:rPr>
          <w:sz w:val="24"/>
        </w:rPr>
        <w:t>l % 10,count);</w:t>
      </w:r>
    </w:p>
    <w:p w14:paraId="25BF04FF" w14:textId="77777777" w:rsidR="00FA78CD" w:rsidRPr="00E87C57" w:rsidRDefault="00FA78CD" w:rsidP="00FA78CD">
      <w:pPr>
        <w:snapToGrid w:val="0"/>
        <w:ind w:leftChars="100" w:left="210"/>
        <w:rPr>
          <w:sz w:val="24"/>
        </w:rPr>
      </w:pPr>
      <w:r w:rsidRPr="00E87C57">
        <w:rPr>
          <w:sz w:val="24"/>
        </w:rPr>
        <w:tab/>
      </w:r>
      <w:r w:rsidRPr="00E87C57">
        <w:rPr>
          <w:sz w:val="24"/>
        </w:rPr>
        <w:tab/>
        <w:t>l/= 10;</w:t>
      </w:r>
    </w:p>
    <w:p w14:paraId="2C2F762A" w14:textId="77777777" w:rsidR="00FA78CD" w:rsidRPr="00E87C57" w:rsidRDefault="00FA78CD" w:rsidP="00FA78CD">
      <w:pPr>
        <w:snapToGrid w:val="0"/>
        <w:ind w:leftChars="100" w:left="210"/>
        <w:rPr>
          <w:sz w:val="24"/>
        </w:rPr>
      </w:pPr>
      <w:r w:rsidRPr="00E87C57">
        <w:rPr>
          <w:sz w:val="24"/>
        </w:rPr>
        <w:tab/>
        <w:t>}</w:t>
      </w:r>
    </w:p>
    <w:p w14:paraId="33D506B2" w14:textId="77777777" w:rsidR="00FA78CD" w:rsidRPr="00E87C57" w:rsidRDefault="00FA78CD" w:rsidP="00FA78CD">
      <w:pPr>
        <w:snapToGrid w:val="0"/>
        <w:ind w:leftChars="100" w:left="210"/>
        <w:rPr>
          <w:sz w:val="24"/>
        </w:rPr>
      </w:pPr>
      <w:r w:rsidRPr="00E87C57">
        <w:rPr>
          <w:sz w:val="24"/>
        </w:rPr>
        <w:tab/>
        <w:t xml:space="preserve">if (sum == </w:t>
      </w:r>
      <w:proofErr w:type="gramStart"/>
      <w:r w:rsidRPr="00E87C57">
        <w:rPr>
          <w:sz w:val="24"/>
        </w:rPr>
        <w:t>n)return</w:t>
      </w:r>
      <w:proofErr w:type="gramEnd"/>
      <w:r w:rsidRPr="00E87C57">
        <w:rPr>
          <w:sz w:val="24"/>
        </w:rPr>
        <w:t xml:space="preserve"> 1;</w:t>
      </w:r>
    </w:p>
    <w:p w14:paraId="0E6EA18D" w14:textId="77777777" w:rsidR="00FA78CD" w:rsidRPr="00E87C57" w:rsidRDefault="00FA78CD" w:rsidP="00FA78CD">
      <w:pPr>
        <w:snapToGrid w:val="0"/>
        <w:ind w:leftChars="100" w:left="210"/>
        <w:rPr>
          <w:sz w:val="24"/>
        </w:rPr>
      </w:pPr>
      <w:r w:rsidRPr="00E87C57">
        <w:rPr>
          <w:sz w:val="24"/>
        </w:rPr>
        <w:tab/>
        <w:t>else return 0;</w:t>
      </w:r>
    </w:p>
    <w:p w14:paraId="45384B41" w14:textId="77777777" w:rsidR="00FA78CD" w:rsidRDefault="00FA78CD" w:rsidP="00FA78CD">
      <w:pPr>
        <w:snapToGrid w:val="0"/>
        <w:ind w:leftChars="100" w:left="210"/>
        <w:rPr>
          <w:sz w:val="24"/>
        </w:rPr>
      </w:pPr>
      <w:r w:rsidRPr="00E87C57">
        <w:rPr>
          <w:sz w:val="24"/>
        </w:rPr>
        <w:t>}</w:t>
      </w:r>
    </w:p>
    <w:p w14:paraId="1BABDCD3" w14:textId="77777777" w:rsidR="00FA78CD" w:rsidRPr="00885843" w:rsidRDefault="00FA78CD" w:rsidP="00FA78CD">
      <w:pPr>
        <w:snapToGrid w:val="0"/>
        <w:rPr>
          <w:sz w:val="24"/>
        </w:rPr>
      </w:pPr>
      <w:r w:rsidRPr="001E2127">
        <w:rPr>
          <w:sz w:val="24"/>
        </w:rPr>
        <w:t xml:space="preserve"> </w:t>
      </w:r>
      <w:r w:rsidRPr="00885843">
        <w:rPr>
          <w:sz w:val="24"/>
        </w:rPr>
        <w:t xml:space="preserve">  3</w:t>
      </w:r>
      <w:r w:rsidRPr="00885843">
        <w:rPr>
          <w:rFonts w:hAnsi="宋体"/>
          <w:sz w:val="24"/>
        </w:rPr>
        <w:t>）测试</w:t>
      </w:r>
    </w:p>
    <w:p w14:paraId="2B4346D2" w14:textId="77777777" w:rsidR="00FA78CD" w:rsidRDefault="00FA78CD" w:rsidP="00FA78CD">
      <w:pPr>
        <w:rPr>
          <w:sz w:val="24"/>
        </w:rPr>
      </w:pPr>
      <w:r w:rsidRPr="00885843">
        <w:rPr>
          <w:sz w:val="24"/>
        </w:rPr>
        <w:t xml:space="preserve">  </w:t>
      </w:r>
      <w:r w:rsidRPr="00885843">
        <w:rPr>
          <w:sz w:val="24"/>
        </w:rPr>
        <w:t>（</w:t>
      </w:r>
      <w:r w:rsidRPr="00885843">
        <w:rPr>
          <w:sz w:val="24"/>
        </w:rPr>
        <w:t>a</w:t>
      </w:r>
      <w:r w:rsidRPr="00885843">
        <w:rPr>
          <w:sz w:val="24"/>
        </w:rPr>
        <w:t>）</w:t>
      </w:r>
      <w:r w:rsidRPr="00885843">
        <w:rPr>
          <w:sz w:val="24"/>
        </w:rPr>
        <w:t xml:space="preserve"> </w:t>
      </w:r>
      <w:r w:rsidRPr="00885843">
        <w:rPr>
          <w:sz w:val="24"/>
        </w:rPr>
        <w:t>测试数据：</w:t>
      </w:r>
    </w:p>
    <w:p w14:paraId="4F00BAA8" w14:textId="77777777" w:rsidR="00FA78CD" w:rsidRDefault="00FA78CD" w:rsidP="00FA78CD">
      <w:pPr>
        <w:rPr>
          <w:sz w:val="24"/>
        </w:rPr>
      </w:pPr>
      <w:r>
        <w:rPr>
          <w:rFonts w:hint="eastAsia"/>
          <w:sz w:val="24"/>
        </w:rPr>
        <w:tab/>
      </w:r>
      <w:r>
        <w:rPr>
          <w:rFonts w:hint="eastAsia"/>
          <w:sz w:val="24"/>
        </w:rPr>
        <w:t>根据题目要求以及各种可能出现的错误情况构造数据如表</w:t>
      </w:r>
      <w:r>
        <w:rPr>
          <w:rFonts w:hint="eastAsia"/>
          <w:sz w:val="24"/>
        </w:rPr>
        <w:t>1-</w:t>
      </w:r>
      <w:r>
        <w:rPr>
          <w:sz w:val="24"/>
        </w:rPr>
        <w:t>2</w:t>
      </w:r>
      <w:r>
        <w:rPr>
          <w:rFonts w:hint="eastAsia"/>
          <w:sz w:val="24"/>
        </w:rPr>
        <w:t>所示。</w:t>
      </w:r>
    </w:p>
    <w:p w14:paraId="6A05AD19" w14:textId="77777777" w:rsidR="00FA78CD" w:rsidRDefault="00FA78CD" w:rsidP="00FA78CD">
      <w:pPr>
        <w:rPr>
          <w:sz w:val="24"/>
        </w:rPr>
      </w:pPr>
    </w:p>
    <w:p w14:paraId="76CE91C3" w14:textId="77777777" w:rsidR="00FA78CD" w:rsidRPr="00885843" w:rsidRDefault="00FA78CD" w:rsidP="00FA78CD">
      <w:pPr>
        <w:jc w:val="center"/>
        <w:rPr>
          <w:rFonts w:eastAsia="黑体"/>
          <w:sz w:val="24"/>
        </w:rPr>
      </w:pPr>
      <w:r w:rsidRPr="00885843">
        <w:rPr>
          <w:rFonts w:eastAsia="黑体" w:hAnsi="黑体"/>
          <w:sz w:val="24"/>
        </w:rPr>
        <w:t>表</w:t>
      </w:r>
      <w:r>
        <w:rPr>
          <w:rFonts w:eastAsia="黑体"/>
          <w:sz w:val="24"/>
        </w:rPr>
        <w:t>3</w:t>
      </w:r>
      <w:r w:rsidRPr="00885843">
        <w:rPr>
          <w:rFonts w:eastAsia="黑体"/>
          <w:sz w:val="24"/>
        </w:rPr>
        <w:t>-</w:t>
      </w:r>
      <w:r>
        <w:rPr>
          <w:rFonts w:eastAsia="黑体"/>
          <w:sz w:val="24"/>
        </w:rPr>
        <w:t>1</w:t>
      </w:r>
      <w:r w:rsidRPr="00885843">
        <w:rPr>
          <w:rFonts w:eastAsia="黑体"/>
          <w:sz w:val="24"/>
        </w:rPr>
        <w:t xml:space="preserve"> </w:t>
      </w:r>
      <w:r w:rsidRPr="00885843">
        <w:rPr>
          <w:rFonts w:eastAsia="黑体" w:hAnsi="黑体"/>
          <w:sz w:val="24"/>
        </w:rPr>
        <w:t>编程题</w:t>
      </w:r>
      <w:r>
        <w:rPr>
          <w:rFonts w:eastAsia="黑体"/>
          <w:sz w:val="24"/>
        </w:rPr>
        <w:t>3</w:t>
      </w:r>
      <w:r w:rsidRPr="00885843">
        <w:rPr>
          <w:rFonts w:eastAsia="黑体" w:hAnsi="黑体"/>
          <w:sz w:val="24"/>
        </w:rPr>
        <w:t>的测试数据</w:t>
      </w:r>
    </w:p>
    <w:tbl>
      <w:tblPr>
        <w:tblStyle w:val="af1"/>
        <w:tblW w:w="8395" w:type="dxa"/>
        <w:tblLook w:val="04A0" w:firstRow="1" w:lastRow="0" w:firstColumn="1" w:lastColumn="0" w:noHBand="0" w:noVBand="1"/>
      </w:tblPr>
      <w:tblGrid>
        <w:gridCol w:w="947"/>
        <w:gridCol w:w="740"/>
        <w:gridCol w:w="3354"/>
        <w:gridCol w:w="3354"/>
      </w:tblGrid>
      <w:tr w:rsidR="00FA78CD" w:rsidRPr="00885843" w14:paraId="7C17684D" w14:textId="77777777" w:rsidTr="00193B9C">
        <w:trPr>
          <w:trHeight w:val="357"/>
        </w:trPr>
        <w:tc>
          <w:tcPr>
            <w:tcW w:w="1041" w:type="dxa"/>
            <w:vMerge w:val="restart"/>
          </w:tcPr>
          <w:p w14:paraId="6DBAE571" w14:textId="77777777" w:rsidR="00FA78CD" w:rsidRPr="00885843" w:rsidRDefault="00FA78CD" w:rsidP="00193B9C">
            <w:pPr>
              <w:jc w:val="center"/>
            </w:pPr>
            <w:r w:rsidRPr="00885843">
              <w:t>测试</w:t>
            </w:r>
          </w:p>
          <w:p w14:paraId="360106C7" w14:textId="77777777" w:rsidR="00FA78CD" w:rsidRPr="00885843" w:rsidRDefault="00FA78CD" w:rsidP="00193B9C">
            <w:pPr>
              <w:jc w:val="center"/>
            </w:pPr>
            <w:r w:rsidRPr="00885843">
              <w:t>用例</w:t>
            </w:r>
          </w:p>
        </w:tc>
        <w:tc>
          <w:tcPr>
            <w:tcW w:w="797" w:type="dxa"/>
          </w:tcPr>
          <w:p w14:paraId="606DDB54" w14:textId="77777777" w:rsidR="00FA78CD" w:rsidRPr="00885843" w:rsidRDefault="00FA78CD" w:rsidP="00193B9C">
            <w:pPr>
              <w:jc w:val="center"/>
            </w:pPr>
            <w:r w:rsidRPr="00885843">
              <w:t>输</w:t>
            </w:r>
            <w:r w:rsidRPr="00885843">
              <w:t xml:space="preserve"> </w:t>
            </w:r>
            <w:r w:rsidRPr="00885843">
              <w:t>入</w:t>
            </w:r>
          </w:p>
        </w:tc>
        <w:tc>
          <w:tcPr>
            <w:tcW w:w="3314" w:type="dxa"/>
            <w:vMerge w:val="restart"/>
          </w:tcPr>
          <w:p w14:paraId="718419F4" w14:textId="77777777" w:rsidR="00FA78CD" w:rsidRPr="00885843" w:rsidRDefault="00FA78CD" w:rsidP="00193B9C">
            <w:pPr>
              <w:jc w:val="center"/>
            </w:pPr>
            <w:r w:rsidRPr="00885843">
              <w:t>理</w:t>
            </w:r>
            <w:r w:rsidRPr="00885843">
              <w:t xml:space="preserve"> </w:t>
            </w:r>
            <w:r w:rsidRPr="00885843">
              <w:t>论</w:t>
            </w:r>
            <w:r w:rsidRPr="00885843">
              <w:t xml:space="preserve"> </w:t>
            </w:r>
            <w:r w:rsidRPr="00885843">
              <w:t>结</w:t>
            </w:r>
            <w:r w:rsidRPr="00885843">
              <w:t xml:space="preserve"> </w:t>
            </w:r>
            <w:r w:rsidRPr="00885843">
              <w:t>果</w:t>
            </w:r>
          </w:p>
          <w:p w14:paraId="73E489D1" w14:textId="77777777" w:rsidR="00FA78CD" w:rsidRPr="00885843" w:rsidRDefault="00FA78CD" w:rsidP="00193B9C">
            <w:pPr>
              <w:jc w:val="center"/>
            </w:pPr>
          </w:p>
        </w:tc>
        <w:tc>
          <w:tcPr>
            <w:tcW w:w="3243" w:type="dxa"/>
            <w:vMerge w:val="restart"/>
          </w:tcPr>
          <w:p w14:paraId="21881196" w14:textId="77777777" w:rsidR="00FA78CD" w:rsidRPr="00885843" w:rsidRDefault="00FA78CD" w:rsidP="00193B9C">
            <w:pPr>
              <w:jc w:val="center"/>
            </w:pPr>
            <w:r>
              <w:rPr>
                <w:rFonts w:hint="eastAsia"/>
              </w:rPr>
              <w:t>运</w:t>
            </w:r>
            <w:r>
              <w:rPr>
                <w:rFonts w:hint="eastAsia"/>
              </w:rPr>
              <w:t xml:space="preserve"> </w:t>
            </w:r>
            <w:r>
              <w:rPr>
                <w:rFonts w:hint="eastAsia"/>
              </w:rPr>
              <w:t>行</w:t>
            </w:r>
            <w:r>
              <w:rPr>
                <w:rFonts w:hint="eastAsia"/>
              </w:rPr>
              <w:t xml:space="preserve"> </w:t>
            </w:r>
            <w:r>
              <w:rPr>
                <w:rFonts w:hint="eastAsia"/>
              </w:rPr>
              <w:t>结</w:t>
            </w:r>
            <w:r>
              <w:rPr>
                <w:rFonts w:hint="eastAsia"/>
              </w:rPr>
              <w:t xml:space="preserve"> </w:t>
            </w:r>
            <w:r>
              <w:rPr>
                <w:rFonts w:hint="eastAsia"/>
              </w:rPr>
              <w:t>果</w:t>
            </w:r>
          </w:p>
        </w:tc>
      </w:tr>
      <w:tr w:rsidR="00FA78CD" w:rsidRPr="00885843" w14:paraId="0973D1F3" w14:textId="77777777" w:rsidTr="00193B9C">
        <w:trPr>
          <w:trHeight w:val="357"/>
        </w:trPr>
        <w:tc>
          <w:tcPr>
            <w:tcW w:w="1041" w:type="dxa"/>
            <w:vMerge/>
          </w:tcPr>
          <w:p w14:paraId="290956BF" w14:textId="77777777" w:rsidR="00FA78CD" w:rsidRPr="00885843" w:rsidRDefault="00FA78CD" w:rsidP="00193B9C">
            <w:pPr>
              <w:jc w:val="center"/>
            </w:pPr>
          </w:p>
        </w:tc>
        <w:tc>
          <w:tcPr>
            <w:tcW w:w="797" w:type="dxa"/>
          </w:tcPr>
          <w:p w14:paraId="6651B221" w14:textId="77777777" w:rsidR="00FA78CD" w:rsidRPr="00885843" w:rsidRDefault="00FA78CD" w:rsidP="00193B9C">
            <w:pPr>
              <w:jc w:val="center"/>
            </w:pPr>
            <w:r>
              <w:rPr>
                <w:rFonts w:hint="eastAsia"/>
              </w:rPr>
              <w:t>N</w:t>
            </w:r>
          </w:p>
        </w:tc>
        <w:tc>
          <w:tcPr>
            <w:tcW w:w="3314" w:type="dxa"/>
            <w:vMerge/>
          </w:tcPr>
          <w:p w14:paraId="672B8689" w14:textId="77777777" w:rsidR="00FA78CD" w:rsidRPr="00885843" w:rsidRDefault="00FA78CD" w:rsidP="00193B9C"/>
        </w:tc>
        <w:tc>
          <w:tcPr>
            <w:tcW w:w="3243" w:type="dxa"/>
            <w:vMerge/>
          </w:tcPr>
          <w:p w14:paraId="0BD51ADA" w14:textId="77777777" w:rsidR="00FA78CD" w:rsidRPr="00885843" w:rsidRDefault="00FA78CD" w:rsidP="00193B9C"/>
        </w:tc>
      </w:tr>
      <w:tr w:rsidR="00FA78CD" w:rsidRPr="00885843" w14:paraId="5B975300" w14:textId="77777777" w:rsidTr="00193B9C">
        <w:trPr>
          <w:trHeight w:val="357"/>
        </w:trPr>
        <w:tc>
          <w:tcPr>
            <w:tcW w:w="1041" w:type="dxa"/>
          </w:tcPr>
          <w:p w14:paraId="3B4A05F5" w14:textId="77777777" w:rsidR="00FA78CD" w:rsidRPr="00885843" w:rsidRDefault="00FA78CD" w:rsidP="00193B9C">
            <w:pPr>
              <w:jc w:val="center"/>
            </w:pPr>
            <w:r w:rsidRPr="00885843">
              <w:lastRenderedPageBreak/>
              <w:t>例</w:t>
            </w:r>
            <w:r w:rsidRPr="00885843">
              <w:t>1</w:t>
            </w:r>
          </w:p>
        </w:tc>
        <w:tc>
          <w:tcPr>
            <w:tcW w:w="797" w:type="dxa"/>
          </w:tcPr>
          <w:p w14:paraId="21D36810" w14:textId="77777777" w:rsidR="00FA78CD" w:rsidRDefault="00FA78CD" w:rsidP="00193B9C">
            <w:pPr>
              <w:jc w:val="center"/>
            </w:pPr>
            <w:r>
              <w:rPr>
                <w:rFonts w:hint="eastAsia"/>
              </w:rPr>
              <w:t>3</w:t>
            </w:r>
          </w:p>
          <w:p w14:paraId="464C0268" w14:textId="77777777" w:rsidR="00FA78CD" w:rsidRDefault="00FA78CD" w:rsidP="00193B9C">
            <w:pPr>
              <w:jc w:val="center"/>
            </w:pPr>
            <w:r>
              <w:rPr>
                <w:rFonts w:hint="eastAsia"/>
              </w:rPr>
              <w:t>4</w:t>
            </w:r>
          </w:p>
          <w:p w14:paraId="6D052C64" w14:textId="77777777" w:rsidR="00FA78CD" w:rsidRDefault="00FA78CD" w:rsidP="00193B9C">
            <w:pPr>
              <w:jc w:val="center"/>
            </w:pPr>
            <w:r>
              <w:rPr>
                <w:rFonts w:hint="eastAsia"/>
              </w:rPr>
              <w:t>5</w:t>
            </w:r>
          </w:p>
          <w:p w14:paraId="7A84E5A5" w14:textId="77777777" w:rsidR="00FA78CD" w:rsidRPr="00885843" w:rsidRDefault="00FA78CD" w:rsidP="00193B9C">
            <w:pPr>
              <w:jc w:val="center"/>
            </w:pPr>
            <w:r>
              <w:rPr>
                <w:rFonts w:hint="eastAsia"/>
              </w:rPr>
              <w:t>0</w:t>
            </w:r>
          </w:p>
        </w:tc>
        <w:tc>
          <w:tcPr>
            <w:tcW w:w="3314" w:type="dxa"/>
          </w:tcPr>
          <w:p w14:paraId="576AEBBE" w14:textId="77777777" w:rsidR="00FA78CD" w:rsidRDefault="00FA78CD" w:rsidP="00193B9C">
            <w:r w:rsidRPr="003E1B70">
              <w:rPr>
                <w:rFonts w:hint="eastAsia"/>
              </w:rPr>
              <w:t>3</w:t>
            </w:r>
            <w:r w:rsidRPr="003E1B70">
              <w:rPr>
                <w:rFonts w:hint="eastAsia"/>
              </w:rPr>
              <w:t>位的水仙花数共有</w:t>
            </w:r>
            <w:r w:rsidRPr="003E1B70">
              <w:rPr>
                <w:rFonts w:hint="eastAsia"/>
              </w:rPr>
              <w:t>4</w:t>
            </w:r>
            <w:r w:rsidRPr="003E1B70">
              <w:rPr>
                <w:rFonts w:hint="eastAsia"/>
              </w:rPr>
              <w:t>个</w:t>
            </w:r>
            <w:r w:rsidRPr="003E1B70">
              <w:rPr>
                <w:rFonts w:hint="eastAsia"/>
              </w:rPr>
              <w:t>153,370,371,407</w:t>
            </w:r>
          </w:p>
          <w:p w14:paraId="3BE2BB27" w14:textId="77777777" w:rsidR="00FA78CD" w:rsidRDefault="00FA78CD" w:rsidP="00193B9C">
            <w:r w:rsidRPr="003E1B70">
              <w:rPr>
                <w:rFonts w:hint="eastAsia"/>
              </w:rPr>
              <w:t>4</w:t>
            </w:r>
            <w:r w:rsidRPr="003E1B70">
              <w:rPr>
                <w:rFonts w:hint="eastAsia"/>
              </w:rPr>
              <w:t>位的四叶玫瑰数共有</w:t>
            </w:r>
            <w:r w:rsidRPr="003E1B70">
              <w:rPr>
                <w:rFonts w:hint="eastAsia"/>
              </w:rPr>
              <w:t>3</w:t>
            </w:r>
            <w:r w:rsidRPr="003E1B70">
              <w:rPr>
                <w:rFonts w:hint="eastAsia"/>
              </w:rPr>
              <w:t>个</w:t>
            </w:r>
            <w:r w:rsidRPr="003E1B70">
              <w:rPr>
                <w:rFonts w:hint="eastAsia"/>
              </w:rPr>
              <w:t>1634,8208,9474</w:t>
            </w:r>
          </w:p>
          <w:p w14:paraId="0432ACED" w14:textId="77777777" w:rsidR="00FA78CD" w:rsidRPr="00885843" w:rsidRDefault="00FA78CD" w:rsidP="00193B9C">
            <w:r w:rsidRPr="003E1B70">
              <w:rPr>
                <w:rFonts w:hint="eastAsia"/>
              </w:rPr>
              <w:t>5</w:t>
            </w:r>
            <w:r w:rsidRPr="003E1B70">
              <w:rPr>
                <w:rFonts w:hint="eastAsia"/>
              </w:rPr>
              <w:t>位的五角星数共有</w:t>
            </w:r>
            <w:r w:rsidRPr="003E1B70">
              <w:rPr>
                <w:rFonts w:hint="eastAsia"/>
              </w:rPr>
              <w:t>3</w:t>
            </w:r>
            <w:r w:rsidRPr="003E1B70">
              <w:rPr>
                <w:rFonts w:hint="eastAsia"/>
              </w:rPr>
              <w:t>个</w:t>
            </w:r>
            <w:r w:rsidRPr="003E1B70">
              <w:rPr>
                <w:rFonts w:hint="eastAsia"/>
              </w:rPr>
              <w:t>54748,92727,93084</w:t>
            </w:r>
          </w:p>
        </w:tc>
        <w:tc>
          <w:tcPr>
            <w:tcW w:w="3243" w:type="dxa"/>
          </w:tcPr>
          <w:p w14:paraId="2720A6D6" w14:textId="77777777" w:rsidR="00FA78CD" w:rsidRDefault="00FA78CD" w:rsidP="00193B9C">
            <w:r w:rsidRPr="003E1B70">
              <w:rPr>
                <w:rFonts w:hint="eastAsia"/>
              </w:rPr>
              <w:t>3</w:t>
            </w:r>
            <w:r w:rsidRPr="003E1B70">
              <w:rPr>
                <w:rFonts w:hint="eastAsia"/>
              </w:rPr>
              <w:t>位的水仙花数共有</w:t>
            </w:r>
            <w:r w:rsidRPr="003E1B70">
              <w:rPr>
                <w:rFonts w:hint="eastAsia"/>
              </w:rPr>
              <w:t>4</w:t>
            </w:r>
            <w:r w:rsidRPr="003E1B70">
              <w:rPr>
                <w:rFonts w:hint="eastAsia"/>
              </w:rPr>
              <w:t>个</w:t>
            </w:r>
            <w:r w:rsidRPr="003E1B70">
              <w:rPr>
                <w:rFonts w:hint="eastAsia"/>
              </w:rPr>
              <w:t>153,370,371,407</w:t>
            </w:r>
          </w:p>
          <w:p w14:paraId="2AAD3610" w14:textId="77777777" w:rsidR="00FA78CD" w:rsidRDefault="00FA78CD" w:rsidP="00193B9C">
            <w:r w:rsidRPr="003E1B70">
              <w:rPr>
                <w:rFonts w:hint="eastAsia"/>
              </w:rPr>
              <w:t>4</w:t>
            </w:r>
            <w:r w:rsidRPr="003E1B70">
              <w:rPr>
                <w:rFonts w:hint="eastAsia"/>
              </w:rPr>
              <w:t>位的四叶玫瑰数共有</w:t>
            </w:r>
            <w:r w:rsidRPr="003E1B70">
              <w:rPr>
                <w:rFonts w:hint="eastAsia"/>
              </w:rPr>
              <w:t>3</w:t>
            </w:r>
            <w:r w:rsidRPr="003E1B70">
              <w:rPr>
                <w:rFonts w:hint="eastAsia"/>
              </w:rPr>
              <w:t>个</w:t>
            </w:r>
            <w:r w:rsidRPr="003E1B70">
              <w:rPr>
                <w:rFonts w:hint="eastAsia"/>
              </w:rPr>
              <w:t>1634,8208,9474</w:t>
            </w:r>
          </w:p>
          <w:p w14:paraId="51FFC0E1" w14:textId="77777777" w:rsidR="00FA78CD" w:rsidRPr="00885843" w:rsidRDefault="00FA78CD" w:rsidP="00193B9C">
            <w:r w:rsidRPr="003E1B70">
              <w:rPr>
                <w:rFonts w:hint="eastAsia"/>
              </w:rPr>
              <w:t>5</w:t>
            </w:r>
            <w:r w:rsidRPr="003E1B70">
              <w:rPr>
                <w:rFonts w:hint="eastAsia"/>
              </w:rPr>
              <w:t>位的五角星数共有</w:t>
            </w:r>
            <w:r w:rsidRPr="003E1B70">
              <w:rPr>
                <w:rFonts w:hint="eastAsia"/>
              </w:rPr>
              <w:t>3</w:t>
            </w:r>
            <w:r w:rsidRPr="003E1B70">
              <w:rPr>
                <w:rFonts w:hint="eastAsia"/>
              </w:rPr>
              <w:t>个</w:t>
            </w:r>
            <w:r w:rsidRPr="003E1B70">
              <w:rPr>
                <w:rFonts w:hint="eastAsia"/>
              </w:rPr>
              <w:t>54748,92727,93084</w:t>
            </w:r>
          </w:p>
        </w:tc>
      </w:tr>
      <w:tr w:rsidR="00FA78CD" w:rsidRPr="00885843" w14:paraId="0D1D36FA" w14:textId="77777777" w:rsidTr="00193B9C">
        <w:trPr>
          <w:trHeight w:val="348"/>
        </w:trPr>
        <w:tc>
          <w:tcPr>
            <w:tcW w:w="1041" w:type="dxa"/>
          </w:tcPr>
          <w:p w14:paraId="575809FB" w14:textId="77777777" w:rsidR="00FA78CD" w:rsidRPr="00885843" w:rsidRDefault="00FA78CD" w:rsidP="00193B9C">
            <w:pPr>
              <w:jc w:val="center"/>
            </w:pPr>
            <w:r w:rsidRPr="00885843">
              <w:t>例</w:t>
            </w:r>
            <w:r w:rsidRPr="00885843">
              <w:t>2</w:t>
            </w:r>
          </w:p>
        </w:tc>
        <w:tc>
          <w:tcPr>
            <w:tcW w:w="797" w:type="dxa"/>
          </w:tcPr>
          <w:p w14:paraId="6783B9FF" w14:textId="77777777" w:rsidR="00FA78CD" w:rsidRDefault="00FA78CD" w:rsidP="00193B9C">
            <w:pPr>
              <w:jc w:val="center"/>
            </w:pPr>
            <w:r>
              <w:t>6</w:t>
            </w:r>
          </w:p>
          <w:p w14:paraId="43836758" w14:textId="77777777" w:rsidR="00FA78CD" w:rsidRDefault="00FA78CD" w:rsidP="00193B9C">
            <w:pPr>
              <w:jc w:val="center"/>
            </w:pPr>
            <w:r>
              <w:rPr>
                <w:rFonts w:hint="eastAsia"/>
              </w:rPr>
              <w:t>7</w:t>
            </w:r>
          </w:p>
          <w:p w14:paraId="2320708A" w14:textId="77777777" w:rsidR="00FA78CD" w:rsidRPr="00885843" w:rsidRDefault="00FA78CD" w:rsidP="00193B9C">
            <w:pPr>
              <w:jc w:val="center"/>
            </w:pPr>
            <w:r>
              <w:rPr>
                <w:rFonts w:hint="eastAsia"/>
              </w:rPr>
              <w:t>0</w:t>
            </w:r>
          </w:p>
        </w:tc>
        <w:tc>
          <w:tcPr>
            <w:tcW w:w="3314" w:type="dxa"/>
          </w:tcPr>
          <w:p w14:paraId="2E8A223E" w14:textId="77777777" w:rsidR="00FA78CD" w:rsidRDefault="00FA78CD" w:rsidP="00193B9C">
            <w:pPr>
              <w:spacing w:line="240" w:lineRule="exact"/>
            </w:pPr>
            <w:r w:rsidRPr="003E1B70">
              <w:rPr>
                <w:rFonts w:hint="eastAsia"/>
              </w:rPr>
              <w:t>6</w:t>
            </w:r>
            <w:r w:rsidRPr="003E1B70">
              <w:rPr>
                <w:rFonts w:hint="eastAsia"/>
              </w:rPr>
              <w:t>位的六合数共有</w:t>
            </w:r>
            <w:r w:rsidRPr="003E1B70">
              <w:rPr>
                <w:rFonts w:hint="eastAsia"/>
              </w:rPr>
              <w:t>1</w:t>
            </w:r>
            <w:r w:rsidRPr="003E1B70">
              <w:rPr>
                <w:rFonts w:hint="eastAsia"/>
              </w:rPr>
              <w:t>个</w:t>
            </w:r>
            <w:r w:rsidRPr="003E1B70">
              <w:rPr>
                <w:rFonts w:hint="eastAsia"/>
              </w:rPr>
              <w:t>548834</w:t>
            </w:r>
          </w:p>
          <w:p w14:paraId="045082A3" w14:textId="77777777" w:rsidR="00FA78CD" w:rsidRPr="00885843" w:rsidRDefault="00FA78CD" w:rsidP="00193B9C">
            <w:pPr>
              <w:spacing w:line="240" w:lineRule="exact"/>
            </w:pPr>
            <w:r w:rsidRPr="003E1B70">
              <w:rPr>
                <w:rFonts w:hint="eastAsia"/>
              </w:rPr>
              <w:t>7</w:t>
            </w:r>
            <w:r w:rsidRPr="003E1B70">
              <w:rPr>
                <w:rFonts w:hint="eastAsia"/>
              </w:rPr>
              <w:t>位的北斗星数共有</w:t>
            </w:r>
            <w:r w:rsidRPr="003E1B70">
              <w:rPr>
                <w:rFonts w:hint="eastAsia"/>
              </w:rPr>
              <w:t>4</w:t>
            </w:r>
            <w:r w:rsidRPr="003E1B70">
              <w:rPr>
                <w:rFonts w:hint="eastAsia"/>
              </w:rPr>
              <w:t>个</w:t>
            </w:r>
            <w:r w:rsidRPr="003E1B70">
              <w:rPr>
                <w:rFonts w:hint="eastAsia"/>
              </w:rPr>
              <w:t>1741725,4210818,9800817,9926315</w:t>
            </w:r>
          </w:p>
        </w:tc>
        <w:tc>
          <w:tcPr>
            <w:tcW w:w="3243" w:type="dxa"/>
          </w:tcPr>
          <w:p w14:paraId="1FB06016" w14:textId="77777777" w:rsidR="00FA78CD" w:rsidRDefault="00FA78CD" w:rsidP="00193B9C">
            <w:pPr>
              <w:spacing w:line="240" w:lineRule="exact"/>
            </w:pPr>
            <w:r w:rsidRPr="003E1B70">
              <w:rPr>
                <w:rFonts w:hint="eastAsia"/>
              </w:rPr>
              <w:t>6</w:t>
            </w:r>
            <w:r w:rsidRPr="003E1B70">
              <w:rPr>
                <w:rFonts w:hint="eastAsia"/>
              </w:rPr>
              <w:t>位的六合数共有</w:t>
            </w:r>
            <w:r w:rsidRPr="003E1B70">
              <w:rPr>
                <w:rFonts w:hint="eastAsia"/>
              </w:rPr>
              <w:t>1</w:t>
            </w:r>
            <w:r w:rsidRPr="003E1B70">
              <w:rPr>
                <w:rFonts w:hint="eastAsia"/>
              </w:rPr>
              <w:t>个</w:t>
            </w:r>
            <w:r w:rsidRPr="003E1B70">
              <w:rPr>
                <w:rFonts w:hint="eastAsia"/>
              </w:rPr>
              <w:t>548834</w:t>
            </w:r>
          </w:p>
          <w:p w14:paraId="4C6300A9" w14:textId="77777777" w:rsidR="00FA78CD" w:rsidRPr="00885843" w:rsidRDefault="00FA78CD" w:rsidP="00193B9C">
            <w:pPr>
              <w:spacing w:line="240" w:lineRule="exact"/>
            </w:pPr>
            <w:r w:rsidRPr="003E1B70">
              <w:rPr>
                <w:rFonts w:hint="eastAsia"/>
              </w:rPr>
              <w:t>7</w:t>
            </w:r>
            <w:r w:rsidRPr="003E1B70">
              <w:rPr>
                <w:rFonts w:hint="eastAsia"/>
              </w:rPr>
              <w:t>位的北斗星数共有</w:t>
            </w:r>
            <w:r w:rsidRPr="003E1B70">
              <w:rPr>
                <w:rFonts w:hint="eastAsia"/>
              </w:rPr>
              <w:t>4</w:t>
            </w:r>
            <w:r w:rsidRPr="003E1B70">
              <w:rPr>
                <w:rFonts w:hint="eastAsia"/>
              </w:rPr>
              <w:t>个</w:t>
            </w:r>
            <w:r w:rsidRPr="003E1B70">
              <w:rPr>
                <w:rFonts w:hint="eastAsia"/>
              </w:rPr>
              <w:t>1741725,4210818,9800817,9926315</w:t>
            </w:r>
          </w:p>
        </w:tc>
      </w:tr>
      <w:tr w:rsidR="00FA78CD" w:rsidRPr="00885843" w14:paraId="2C1B6298" w14:textId="77777777" w:rsidTr="00193B9C">
        <w:trPr>
          <w:trHeight w:val="1062"/>
        </w:trPr>
        <w:tc>
          <w:tcPr>
            <w:tcW w:w="1041" w:type="dxa"/>
          </w:tcPr>
          <w:p w14:paraId="34D2D7A8" w14:textId="77777777" w:rsidR="00FA78CD" w:rsidRPr="00885843" w:rsidRDefault="00FA78CD" w:rsidP="00193B9C">
            <w:pPr>
              <w:jc w:val="center"/>
            </w:pPr>
            <w:r w:rsidRPr="00885843">
              <w:t>例</w:t>
            </w:r>
            <w:r w:rsidRPr="00885843">
              <w:t>3</w:t>
            </w:r>
          </w:p>
        </w:tc>
        <w:tc>
          <w:tcPr>
            <w:tcW w:w="797" w:type="dxa"/>
          </w:tcPr>
          <w:p w14:paraId="17A822C6" w14:textId="77777777" w:rsidR="00FA78CD" w:rsidRDefault="00FA78CD" w:rsidP="00193B9C">
            <w:pPr>
              <w:jc w:val="center"/>
            </w:pPr>
            <w:r>
              <w:t>5</w:t>
            </w:r>
          </w:p>
          <w:p w14:paraId="284AB822" w14:textId="77777777" w:rsidR="00FA78CD" w:rsidRDefault="00FA78CD" w:rsidP="00193B9C">
            <w:pPr>
              <w:jc w:val="center"/>
            </w:pPr>
            <w:r>
              <w:rPr>
                <w:rFonts w:hint="eastAsia"/>
              </w:rPr>
              <w:t>8</w:t>
            </w:r>
          </w:p>
          <w:p w14:paraId="5586BEA7" w14:textId="77777777" w:rsidR="00FA78CD" w:rsidRDefault="00FA78CD" w:rsidP="00193B9C">
            <w:pPr>
              <w:jc w:val="center"/>
            </w:pPr>
            <w:r>
              <w:rPr>
                <w:rFonts w:hint="eastAsia"/>
              </w:rPr>
              <w:t>4</w:t>
            </w:r>
          </w:p>
          <w:p w14:paraId="2D4CDF64" w14:textId="77777777" w:rsidR="00FA78CD" w:rsidRDefault="00FA78CD" w:rsidP="00193B9C">
            <w:pPr>
              <w:jc w:val="center"/>
            </w:pPr>
            <w:r>
              <w:rPr>
                <w:rFonts w:hint="eastAsia"/>
              </w:rPr>
              <w:t>7</w:t>
            </w:r>
          </w:p>
          <w:p w14:paraId="7922C72E" w14:textId="77777777" w:rsidR="00FA78CD" w:rsidRDefault="00FA78CD" w:rsidP="00193B9C">
            <w:pPr>
              <w:jc w:val="center"/>
            </w:pPr>
            <w:r>
              <w:rPr>
                <w:rFonts w:hint="eastAsia"/>
              </w:rPr>
              <w:t>5</w:t>
            </w:r>
          </w:p>
          <w:p w14:paraId="46403755" w14:textId="77777777" w:rsidR="00FA78CD" w:rsidRPr="00885843" w:rsidRDefault="00FA78CD" w:rsidP="00193B9C">
            <w:pPr>
              <w:jc w:val="center"/>
            </w:pPr>
            <w:r>
              <w:rPr>
                <w:rFonts w:hint="eastAsia"/>
              </w:rPr>
              <w:t>0</w:t>
            </w:r>
          </w:p>
        </w:tc>
        <w:tc>
          <w:tcPr>
            <w:tcW w:w="3314" w:type="dxa"/>
          </w:tcPr>
          <w:p w14:paraId="28978907" w14:textId="77777777" w:rsidR="00FA78CD" w:rsidRDefault="00FA78CD" w:rsidP="00193B9C">
            <w:r w:rsidRPr="00E31922">
              <w:rPr>
                <w:rFonts w:hint="eastAsia"/>
              </w:rPr>
              <w:t>5</w:t>
            </w:r>
            <w:r w:rsidRPr="00E31922">
              <w:rPr>
                <w:rFonts w:hint="eastAsia"/>
              </w:rPr>
              <w:t>位的五角星数共有</w:t>
            </w:r>
            <w:r w:rsidRPr="00E31922">
              <w:rPr>
                <w:rFonts w:hint="eastAsia"/>
              </w:rPr>
              <w:t>3</w:t>
            </w:r>
            <w:r w:rsidRPr="00E31922">
              <w:rPr>
                <w:rFonts w:hint="eastAsia"/>
              </w:rPr>
              <w:t>个</w:t>
            </w:r>
            <w:r w:rsidRPr="00E31922">
              <w:rPr>
                <w:rFonts w:hint="eastAsia"/>
              </w:rPr>
              <w:t>54748,92727,93084</w:t>
            </w:r>
          </w:p>
          <w:p w14:paraId="5870A084" w14:textId="77777777" w:rsidR="00FA78CD" w:rsidRDefault="00FA78CD" w:rsidP="00193B9C">
            <w:r w:rsidRPr="00E31922">
              <w:rPr>
                <w:rFonts w:hint="eastAsia"/>
              </w:rPr>
              <w:t>8</w:t>
            </w:r>
            <w:r w:rsidRPr="00E31922">
              <w:rPr>
                <w:rFonts w:hint="eastAsia"/>
              </w:rPr>
              <w:t>位的八仙数共有</w:t>
            </w:r>
            <w:r w:rsidRPr="00E31922">
              <w:rPr>
                <w:rFonts w:hint="eastAsia"/>
              </w:rPr>
              <w:t>3</w:t>
            </w:r>
            <w:r w:rsidRPr="00E31922">
              <w:rPr>
                <w:rFonts w:hint="eastAsia"/>
              </w:rPr>
              <w:t>个</w:t>
            </w:r>
            <w:r w:rsidRPr="00E31922">
              <w:rPr>
                <w:rFonts w:hint="eastAsia"/>
              </w:rPr>
              <w:t>24678050,24678051,88593477</w:t>
            </w:r>
          </w:p>
          <w:p w14:paraId="73CAD306" w14:textId="77777777" w:rsidR="00FA78CD" w:rsidRDefault="00FA78CD" w:rsidP="00193B9C">
            <w:r w:rsidRPr="00E31922">
              <w:rPr>
                <w:rFonts w:hint="eastAsia"/>
              </w:rPr>
              <w:t>4</w:t>
            </w:r>
            <w:r w:rsidRPr="00E31922">
              <w:rPr>
                <w:rFonts w:hint="eastAsia"/>
              </w:rPr>
              <w:t>位的四叶玫瑰数共有</w:t>
            </w:r>
            <w:r w:rsidRPr="00E31922">
              <w:rPr>
                <w:rFonts w:hint="eastAsia"/>
              </w:rPr>
              <w:t>3</w:t>
            </w:r>
            <w:r w:rsidRPr="00E31922">
              <w:rPr>
                <w:rFonts w:hint="eastAsia"/>
              </w:rPr>
              <w:t>个</w:t>
            </w:r>
            <w:r w:rsidRPr="00E31922">
              <w:rPr>
                <w:rFonts w:hint="eastAsia"/>
              </w:rPr>
              <w:t>1634,8208,9474</w:t>
            </w:r>
          </w:p>
          <w:p w14:paraId="470E7CAC" w14:textId="77777777" w:rsidR="00FA78CD" w:rsidRDefault="00FA78CD" w:rsidP="00193B9C">
            <w:r w:rsidRPr="00E31922">
              <w:rPr>
                <w:rFonts w:hint="eastAsia"/>
              </w:rPr>
              <w:t>7</w:t>
            </w:r>
            <w:r w:rsidRPr="00E31922">
              <w:rPr>
                <w:rFonts w:hint="eastAsia"/>
              </w:rPr>
              <w:t>位的北斗星数共有</w:t>
            </w:r>
            <w:r w:rsidRPr="00E31922">
              <w:rPr>
                <w:rFonts w:hint="eastAsia"/>
              </w:rPr>
              <w:t>4</w:t>
            </w:r>
            <w:r w:rsidRPr="00E31922">
              <w:rPr>
                <w:rFonts w:hint="eastAsia"/>
              </w:rPr>
              <w:t>个</w:t>
            </w:r>
            <w:r w:rsidRPr="00E31922">
              <w:rPr>
                <w:rFonts w:hint="eastAsia"/>
              </w:rPr>
              <w:t>1741725,4210818,9800817,9926315</w:t>
            </w:r>
          </w:p>
          <w:p w14:paraId="11D1B71E" w14:textId="77777777" w:rsidR="00FA78CD" w:rsidRPr="00885843" w:rsidRDefault="00FA78CD" w:rsidP="00193B9C">
            <w:r w:rsidRPr="00E31922">
              <w:rPr>
                <w:rFonts w:hint="eastAsia"/>
              </w:rPr>
              <w:t>5</w:t>
            </w:r>
            <w:r w:rsidRPr="00E31922">
              <w:rPr>
                <w:rFonts w:hint="eastAsia"/>
              </w:rPr>
              <w:t>位的五角星数共有</w:t>
            </w:r>
            <w:r w:rsidRPr="00E31922">
              <w:rPr>
                <w:rFonts w:hint="eastAsia"/>
              </w:rPr>
              <w:t>3</w:t>
            </w:r>
            <w:r w:rsidRPr="00E31922">
              <w:rPr>
                <w:rFonts w:hint="eastAsia"/>
              </w:rPr>
              <w:t>个</w:t>
            </w:r>
            <w:r w:rsidRPr="00E31922">
              <w:rPr>
                <w:rFonts w:hint="eastAsia"/>
              </w:rPr>
              <w:t>54748,92727,93084</w:t>
            </w:r>
          </w:p>
        </w:tc>
        <w:tc>
          <w:tcPr>
            <w:tcW w:w="3243" w:type="dxa"/>
          </w:tcPr>
          <w:p w14:paraId="356AAB34" w14:textId="77777777" w:rsidR="00FA78CD" w:rsidRDefault="00FA78CD" w:rsidP="00193B9C">
            <w:r w:rsidRPr="00E31922">
              <w:rPr>
                <w:rFonts w:hint="eastAsia"/>
              </w:rPr>
              <w:t>5</w:t>
            </w:r>
            <w:r w:rsidRPr="00E31922">
              <w:rPr>
                <w:rFonts w:hint="eastAsia"/>
              </w:rPr>
              <w:t>位的五角星数共有</w:t>
            </w:r>
            <w:r w:rsidRPr="00E31922">
              <w:rPr>
                <w:rFonts w:hint="eastAsia"/>
              </w:rPr>
              <w:t>3</w:t>
            </w:r>
            <w:r w:rsidRPr="00E31922">
              <w:rPr>
                <w:rFonts w:hint="eastAsia"/>
              </w:rPr>
              <w:t>个</w:t>
            </w:r>
            <w:r w:rsidRPr="00E31922">
              <w:rPr>
                <w:rFonts w:hint="eastAsia"/>
              </w:rPr>
              <w:t>54748,92727,93084</w:t>
            </w:r>
          </w:p>
          <w:p w14:paraId="5836B14C" w14:textId="77777777" w:rsidR="00FA78CD" w:rsidRDefault="00FA78CD" w:rsidP="00193B9C">
            <w:r w:rsidRPr="00E31922">
              <w:rPr>
                <w:rFonts w:hint="eastAsia"/>
              </w:rPr>
              <w:t>8</w:t>
            </w:r>
            <w:r w:rsidRPr="00E31922">
              <w:rPr>
                <w:rFonts w:hint="eastAsia"/>
              </w:rPr>
              <w:t>位的八仙数共有</w:t>
            </w:r>
            <w:r w:rsidRPr="00E31922">
              <w:rPr>
                <w:rFonts w:hint="eastAsia"/>
              </w:rPr>
              <w:t>3</w:t>
            </w:r>
            <w:r w:rsidRPr="00E31922">
              <w:rPr>
                <w:rFonts w:hint="eastAsia"/>
              </w:rPr>
              <w:t>个</w:t>
            </w:r>
            <w:r w:rsidRPr="00E31922">
              <w:rPr>
                <w:rFonts w:hint="eastAsia"/>
              </w:rPr>
              <w:t>24678050,24678051,88593477</w:t>
            </w:r>
          </w:p>
          <w:p w14:paraId="453C8E6B" w14:textId="77777777" w:rsidR="00FA78CD" w:rsidRDefault="00FA78CD" w:rsidP="00193B9C">
            <w:r w:rsidRPr="00E31922">
              <w:rPr>
                <w:rFonts w:hint="eastAsia"/>
              </w:rPr>
              <w:t>4</w:t>
            </w:r>
            <w:r w:rsidRPr="00E31922">
              <w:rPr>
                <w:rFonts w:hint="eastAsia"/>
              </w:rPr>
              <w:t>位的四叶玫瑰数共有</w:t>
            </w:r>
            <w:r w:rsidRPr="00E31922">
              <w:rPr>
                <w:rFonts w:hint="eastAsia"/>
              </w:rPr>
              <w:t>3</w:t>
            </w:r>
            <w:r w:rsidRPr="00E31922">
              <w:rPr>
                <w:rFonts w:hint="eastAsia"/>
              </w:rPr>
              <w:t>个</w:t>
            </w:r>
            <w:r w:rsidRPr="00E31922">
              <w:rPr>
                <w:rFonts w:hint="eastAsia"/>
              </w:rPr>
              <w:t>1634,8208,9474</w:t>
            </w:r>
          </w:p>
          <w:p w14:paraId="3F308898" w14:textId="77777777" w:rsidR="00FA78CD" w:rsidRDefault="00FA78CD" w:rsidP="00193B9C">
            <w:r w:rsidRPr="00E31922">
              <w:rPr>
                <w:rFonts w:hint="eastAsia"/>
              </w:rPr>
              <w:t>7</w:t>
            </w:r>
            <w:r w:rsidRPr="00E31922">
              <w:rPr>
                <w:rFonts w:hint="eastAsia"/>
              </w:rPr>
              <w:t>位的北斗星数共有</w:t>
            </w:r>
            <w:r w:rsidRPr="00E31922">
              <w:rPr>
                <w:rFonts w:hint="eastAsia"/>
              </w:rPr>
              <w:t>4</w:t>
            </w:r>
            <w:r w:rsidRPr="00E31922">
              <w:rPr>
                <w:rFonts w:hint="eastAsia"/>
              </w:rPr>
              <w:t>个</w:t>
            </w:r>
            <w:r w:rsidRPr="00E31922">
              <w:rPr>
                <w:rFonts w:hint="eastAsia"/>
              </w:rPr>
              <w:t>1741725,4210818,9800817,9926315</w:t>
            </w:r>
          </w:p>
          <w:p w14:paraId="43F5145F" w14:textId="77777777" w:rsidR="00FA78CD" w:rsidRPr="00885843" w:rsidRDefault="00FA78CD" w:rsidP="00193B9C">
            <w:pPr>
              <w:spacing w:line="240" w:lineRule="exact"/>
            </w:pPr>
            <w:r w:rsidRPr="00E31922">
              <w:rPr>
                <w:rFonts w:hint="eastAsia"/>
              </w:rPr>
              <w:t>5</w:t>
            </w:r>
            <w:r w:rsidRPr="00E31922">
              <w:rPr>
                <w:rFonts w:hint="eastAsia"/>
              </w:rPr>
              <w:t>位的五角星数共有</w:t>
            </w:r>
            <w:r w:rsidRPr="00E31922">
              <w:rPr>
                <w:rFonts w:hint="eastAsia"/>
              </w:rPr>
              <w:t>3</w:t>
            </w:r>
            <w:r w:rsidRPr="00E31922">
              <w:rPr>
                <w:rFonts w:hint="eastAsia"/>
              </w:rPr>
              <w:t>个</w:t>
            </w:r>
            <w:r w:rsidRPr="00E31922">
              <w:rPr>
                <w:rFonts w:hint="eastAsia"/>
              </w:rPr>
              <w:t>54748,92727,93084</w:t>
            </w:r>
          </w:p>
        </w:tc>
      </w:tr>
    </w:tbl>
    <w:p w14:paraId="31A23224" w14:textId="77777777" w:rsidR="00FA78CD" w:rsidRPr="00885843" w:rsidRDefault="00FA78CD" w:rsidP="00FA78CD">
      <w:pPr>
        <w:spacing w:line="360" w:lineRule="auto"/>
        <w:rPr>
          <w:sz w:val="24"/>
        </w:rPr>
      </w:pPr>
      <w:r w:rsidRPr="00885843">
        <w:rPr>
          <w:sz w:val="24"/>
        </w:rPr>
        <w:t xml:space="preserve">  </w:t>
      </w:r>
      <w:r w:rsidRPr="00885843">
        <w:rPr>
          <w:sz w:val="24"/>
        </w:rPr>
        <w:t>（</w:t>
      </w:r>
      <w:r w:rsidRPr="00885843">
        <w:rPr>
          <w:sz w:val="24"/>
        </w:rPr>
        <w:t>b</w:t>
      </w:r>
      <w:r w:rsidRPr="00885843">
        <w:rPr>
          <w:sz w:val="24"/>
        </w:rPr>
        <w:t>）</w:t>
      </w:r>
      <w:r w:rsidRPr="00885843">
        <w:rPr>
          <w:sz w:val="24"/>
        </w:rPr>
        <w:t xml:space="preserve"> </w:t>
      </w:r>
      <w:r w:rsidRPr="00885843">
        <w:rPr>
          <w:sz w:val="24"/>
        </w:rPr>
        <w:t>对应测试</w:t>
      </w:r>
      <w:r>
        <w:rPr>
          <w:rFonts w:hint="eastAsia"/>
          <w:sz w:val="24"/>
        </w:rPr>
        <w:t>测试用例</w:t>
      </w:r>
      <w:r>
        <w:rPr>
          <w:rFonts w:hint="eastAsia"/>
          <w:sz w:val="24"/>
        </w:rPr>
        <w:t>1</w:t>
      </w:r>
      <w:r w:rsidRPr="00885843">
        <w:rPr>
          <w:sz w:val="24"/>
        </w:rPr>
        <w:t>的运行结果如图</w:t>
      </w:r>
      <w:r>
        <w:rPr>
          <w:sz w:val="24"/>
        </w:rPr>
        <w:t>3</w:t>
      </w:r>
      <w:r w:rsidRPr="00885843">
        <w:rPr>
          <w:sz w:val="24"/>
        </w:rPr>
        <w:t>-</w:t>
      </w:r>
      <w:r>
        <w:rPr>
          <w:sz w:val="24"/>
        </w:rPr>
        <w:t>5</w:t>
      </w:r>
      <w:r w:rsidRPr="00885843">
        <w:rPr>
          <w:sz w:val="24"/>
        </w:rPr>
        <w:t>所示。</w:t>
      </w:r>
    </w:p>
    <w:p w14:paraId="366A6F83" w14:textId="77777777" w:rsidR="00FA78CD" w:rsidRPr="00885843" w:rsidRDefault="00FA78CD" w:rsidP="00FA78CD">
      <w:pPr>
        <w:jc w:val="center"/>
      </w:pPr>
      <w:r>
        <w:rPr>
          <w:noProof/>
        </w:rPr>
        <w:drawing>
          <wp:inline distT="0" distB="0" distL="0" distR="0" wp14:anchorId="2EB97909" wp14:editId="1C65100F">
            <wp:extent cx="3093988" cy="1165961"/>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93988" cy="1165961"/>
                    </a:xfrm>
                    <a:prstGeom prst="rect">
                      <a:avLst/>
                    </a:prstGeom>
                  </pic:spPr>
                </pic:pic>
              </a:graphicData>
            </a:graphic>
          </wp:inline>
        </w:drawing>
      </w:r>
    </w:p>
    <w:p w14:paraId="2C44C5AA" w14:textId="77777777" w:rsidR="00FA78CD" w:rsidRPr="00885843" w:rsidRDefault="00FA78CD" w:rsidP="00FA78CD">
      <w:pPr>
        <w:jc w:val="center"/>
        <w:rPr>
          <w:rFonts w:eastAsia="黑体"/>
          <w:sz w:val="24"/>
        </w:rPr>
      </w:pPr>
      <w:r w:rsidRPr="00885843">
        <w:rPr>
          <w:rFonts w:eastAsia="黑体"/>
          <w:sz w:val="24"/>
        </w:rPr>
        <w:t>图</w:t>
      </w:r>
      <w:r>
        <w:rPr>
          <w:rFonts w:eastAsia="黑体"/>
          <w:sz w:val="24"/>
        </w:rPr>
        <w:t>3</w:t>
      </w:r>
      <w:r w:rsidRPr="00885843">
        <w:rPr>
          <w:rFonts w:eastAsia="黑体"/>
          <w:sz w:val="24"/>
        </w:rPr>
        <w:t>-</w:t>
      </w:r>
      <w:r>
        <w:rPr>
          <w:rFonts w:eastAsia="黑体"/>
          <w:sz w:val="24"/>
        </w:rPr>
        <w:t>5</w:t>
      </w:r>
      <w:r w:rsidRPr="00885843">
        <w:rPr>
          <w:rFonts w:eastAsia="黑体"/>
          <w:sz w:val="24"/>
        </w:rPr>
        <w:t xml:space="preserve"> </w:t>
      </w:r>
      <w:r w:rsidRPr="00885843">
        <w:rPr>
          <w:rFonts w:eastAsia="黑体"/>
          <w:sz w:val="24"/>
        </w:rPr>
        <w:t>编程题</w:t>
      </w:r>
      <w:r>
        <w:rPr>
          <w:rFonts w:eastAsia="黑体"/>
          <w:sz w:val="24"/>
        </w:rPr>
        <w:t>3</w:t>
      </w:r>
      <w:r w:rsidRPr="00885843">
        <w:rPr>
          <w:rFonts w:eastAsia="黑体"/>
          <w:sz w:val="24"/>
        </w:rPr>
        <w:t>的测试用例</w:t>
      </w:r>
      <w:proofErr w:type="gramStart"/>
      <w:r w:rsidRPr="00885843">
        <w:rPr>
          <w:rFonts w:eastAsia="黑体"/>
          <w:sz w:val="24"/>
        </w:rPr>
        <w:t>一</w:t>
      </w:r>
      <w:proofErr w:type="gramEnd"/>
      <w:r w:rsidRPr="00885843">
        <w:rPr>
          <w:rFonts w:eastAsia="黑体"/>
          <w:sz w:val="24"/>
        </w:rPr>
        <w:t>的运行结果</w:t>
      </w:r>
    </w:p>
    <w:p w14:paraId="655FD2C3" w14:textId="77777777" w:rsidR="00FA78CD" w:rsidRPr="00A21585" w:rsidRDefault="00FA78CD" w:rsidP="00FA78CD">
      <w:pPr>
        <w:jc w:val="center"/>
      </w:pPr>
    </w:p>
    <w:p w14:paraId="28257209" w14:textId="77777777" w:rsidR="00FA78CD" w:rsidRDefault="00FA78CD" w:rsidP="00FA78CD">
      <w:pPr>
        <w:snapToGrid w:val="0"/>
        <w:rPr>
          <w:noProof/>
        </w:rPr>
      </w:pPr>
    </w:p>
    <w:p w14:paraId="3F948C06" w14:textId="77777777" w:rsidR="00FA78CD" w:rsidRDefault="00FA78CD" w:rsidP="00FA78CD">
      <w:pPr>
        <w:snapToGrid w:val="0"/>
        <w:spacing w:line="360" w:lineRule="auto"/>
        <w:ind w:firstLine="420"/>
        <w:jc w:val="left"/>
        <w:rPr>
          <w:sz w:val="24"/>
        </w:rPr>
      </w:pPr>
      <w:r w:rsidRPr="00885843">
        <w:rPr>
          <w:sz w:val="24"/>
        </w:rPr>
        <w:t>对应测试</w:t>
      </w:r>
      <w:r>
        <w:rPr>
          <w:rFonts w:hint="eastAsia"/>
          <w:sz w:val="24"/>
        </w:rPr>
        <w:t>测试用例</w:t>
      </w:r>
      <w:r>
        <w:rPr>
          <w:rFonts w:hint="eastAsia"/>
          <w:sz w:val="24"/>
        </w:rPr>
        <w:t>2</w:t>
      </w:r>
      <w:r w:rsidRPr="00885843">
        <w:rPr>
          <w:sz w:val="24"/>
        </w:rPr>
        <w:t>的运行结果如图</w:t>
      </w:r>
      <w:r>
        <w:rPr>
          <w:sz w:val="24"/>
        </w:rPr>
        <w:t>3</w:t>
      </w:r>
      <w:r w:rsidRPr="00885843">
        <w:rPr>
          <w:sz w:val="24"/>
        </w:rPr>
        <w:t>-</w:t>
      </w:r>
      <w:r>
        <w:rPr>
          <w:sz w:val="24"/>
        </w:rPr>
        <w:t>6</w:t>
      </w:r>
      <w:r w:rsidRPr="00885843">
        <w:rPr>
          <w:sz w:val="24"/>
        </w:rPr>
        <w:t>所示。</w:t>
      </w:r>
    </w:p>
    <w:p w14:paraId="40CCAA55" w14:textId="77777777" w:rsidR="00FA78CD" w:rsidRDefault="00FA78CD" w:rsidP="00FA78CD">
      <w:pPr>
        <w:snapToGrid w:val="0"/>
        <w:spacing w:line="360" w:lineRule="auto"/>
        <w:jc w:val="left"/>
        <w:rPr>
          <w:sz w:val="24"/>
        </w:rPr>
      </w:pPr>
    </w:p>
    <w:p w14:paraId="06AF44CA" w14:textId="77777777" w:rsidR="00FA78CD" w:rsidRPr="00885843" w:rsidRDefault="00FA78CD" w:rsidP="00FA78CD">
      <w:pPr>
        <w:snapToGrid w:val="0"/>
        <w:spacing w:line="360" w:lineRule="auto"/>
        <w:jc w:val="center"/>
      </w:pPr>
      <w:r>
        <w:rPr>
          <w:noProof/>
        </w:rPr>
        <w:drawing>
          <wp:inline distT="0" distB="0" distL="0" distR="0" wp14:anchorId="6C25D55B" wp14:editId="0276EFF6">
            <wp:extent cx="4107536" cy="868755"/>
            <wp:effectExtent l="0" t="0" r="762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07536" cy="868755"/>
                    </a:xfrm>
                    <a:prstGeom prst="rect">
                      <a:avLst/>
                    </a:prstGeom>
                  </pic:spPr>
                </pic:pic>
              </a:graphicData>
            </a:graphic>
          </wp:inline>
        </w:drawing>
      </w:r>
    </w:p>
    <w:p w14:paraId="0CEEBEEB" w14:textId="77777777" w:rsidR="00FA78CD" w:rsidRPr="00885843" w:rsidRDefault="00FA78CD" w:rsidP="00FA78CD">
      <w:pPr>
        <w:jc w:val="center"/>
        <w:rPr>
          <w:rFonts w:eastAsia="楷体_GB2312"/>
          <w:color w:val="FF0000"/>
        </w:rPr>
      </w:pPr>
      <w:r w:rsidRPr="00885843">
        <w:rPr>
          <w:rFonts w:eastAsia="黑体"/>
          <w:sz w:val="24"/>
        </w:rPr>
        <w:t>图</w:t>
      </w:r>
      <w:r>
        <w:rPr>
          <w:rFonts w:eastAsia="黑体"/>
          <w:sz w:val="24"/>
        </w:rPr>
        <w:t>3</w:t>
      </w:r>
      <w:r w:rsidRPr="00885843">
        <w:rPr>
          <w:rFonts w:eastAsia="黑体"/>
          <w:sz w:val="24"/>
        </w:rPr>
        <w:t>-</w:t>
      </w:r>
      <w:r>
        <w:rPr>
          <w:rFonts w:eastAsia="黑体"/>
          <w:sz w:val="24"/>
        </w:rPr>
        <w:t>6</w:t>
      </w:r>
      <w:r w:rsidRPr="00885843">
        <w:rPr>
          <w:rFonts w:eastAsia="黑体"/>
          <w:sz w:val="24"/>
        </w:rPr>
        <w:t xml:space="preserve"> </w:t>
      </w:r>
      <w:r w:rsidRPr="00885843">
        <w:rPr>
          <w:rFonts w:eastAsia="黑体"/>
          <w:sz w:val="24"/>
        </w:rPr>
        <w:t>编程题</w:t>
      </w:r>
      <w:r>
        <w:rPr>
          <w:rFonts w:eastAsia="黑体"/>
          <w:sz w:val="24"/>
        </w:rPr>
        <w:t>3</w:t>
      </w:r>
      <w:r w:rsidRPr="00885843">
        <w:rPr>
          <w:rFonts w:eastAsia="黑体"/>
          <w:sz w:val="24"/>
        </w:rPr>
        <w:t>的测试用例二的运行结果</w:t>
      </w:r>
    </w:p>
    <w:p w14:paraId="3E1F066D" w14:textId="77777777" w:rsidR="00FA78CD" w:rsidRDefault="00FA78CD" w:rsidP="00FA78CD">
      <w:pPr>
        <w:snapToGrid w:val="0"/>
        <w:rPr>
          <w:sz w:val="24"/>
        </w:rPr>
      </w:pPr>
      <w:r>
        <w:rPr>
          <w:rFonts w:hint="eastAsia"/>
          <w:sz w:val="24"/>
        </w:rPr>
        <w:tab/>
      </w:r>
      <w:r w:rsidRPr="00885843">
        <w:rPr>
          <w:sz w:val="24"/>
        </w:rPr>
        <w:t>对应测试</w:t>
      </w:r>
      <w:r>
        <w:rPr>
          <w:rFonts w:hint="eastAsia"/>
          <w:sz w:val="24"/>
        </w:rPr>
        <w:t>测试用例</w:t>
      </w:r>
      <w:r>
        <w:rPr>
          <w:rFonts w:hint="eastAsia"/>
          <w:sz w:val="24"/>
        </w:rPr>
        <w:t>3</w:t>
      </w:r>
      <w:r w:rsidRPr="00885843">
        <w:rPr>
          <w:sz w:val="24"/>
        </w:rPr>
        <w:t>的运行结果如图</w:t>
      </w:r>
      <w:r>
        <w:rPr>
          <w:sz w:val="24"/>
        </w:rPr>
        <w:t>3-7</w:t>
      </w:r>
      <w:r w:rsidRPr="00885843">
        <w:rPr>
          <w:sz w:val="24"/>
        </w:rPr>
        <w:t>所示。</w:t>
      </w:r>
    </w:p>
    <w:p w14:paraId="47466142" w14:textId="77777777" w:rsidR="00FA78CD" w:rsidRDefault="00FA78CD" w:rsidP="00FA78CD">
      <w:pPr>
        <w:snapToGrid w:val="0"/>
        <w:rPr>
          <w:sz w:val="24"/>
        </w:rPr>
      </w:pPr>
    </w:p>
    <w:p w14:paraId="720DFCC3" w14:textId="77777777" w:rsidR="00FA78CD" w:rsidRPr="00885843" w:rsidRDefault="00FA78CD" w:rsidP="00FA78CD">
      <w:pPr>
        <w:snapToGrid w:val="0"/>
        <w:jc w:val="center"/>
      </w:pPr>
      <w:r>
        <w:rPr>
          <w:noProof/>
        </w:rPr>
        <w:lastRenderedPageBreak/>
        <w:drawing>
          <wp:inline distT="0" distB="0" distL="0" distR="0" wp14:anchorId="27E05310" wp14:editId="63DF441C">
            <wp:extent cx="4412362" cy="1745131"/>
            <wp:effectExtent l="0" t="0" r="7620"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12362" cy="1745131"/>
                    </a:xfrm>
                    <a:prstGeom prst="rect">
                      <a:avLst/>
                    </a:prstGeom>
                  </pic:spPr>
                </pic:pic>
              </a:graphicData>
            </a:graphic>
          </wp:inline>
        </w:drawing>
      </w:r>
    </w:p>
    <w:p w14:paraId="1DA6B23D" w14:textId="77777777" w:rsidR="00FA78CD" w:rsidRPr="00885843" w:rsidRDefault="00FA78CD" w:rsidP="00FA78CD">
      <w:pPr>
        <w:snapToGrid w:val="0"/>
      </w:pPr>
    </w:p>
    <w:p w14:paraId="1F108922" w14:textId="77777777" w:rsidR="00FA78CD" w:rsidRPr="00885843" w:rsidRDefault="00FA78CD" w:rsidP="00FA78CD">
      <w:pPr>
        <w:jc w:val="center"/>
        <w:rPr>
          <w:rFonts w:eastAsia="黑体"/>
          <w:sz w:val="24"/>
        </w:rPr>
      </w:pPr>
      <w:r w:rsidRPr="00885843">
        <w:rPr>
          <w:rFonts w:eastAsia="黑体"/>
          <w:sz w:val="24"/>
        </w:rPr>
        <w:t>图</w:t>
      </w:r>
      <w:r>
        <w:rPr>
          <w:rFonts w:eastAsia="黑体"/>
          <w:sz w:val="24"/>
        </w:rPr>
        <w:t>3</w:t>
      </w:r>
      <w:r w:rsidRPr="00885843">
        <w:rPr>
          <w:rFonts w:eastAsia="黑体"/>
          <w:sz w:val="24"/>
        </w:rPr>
        <w:t>-</w:t>
      </w:r>
      <w:r>
        <w:rPr>
          <w:rFonts w:eastAsia="黑体"/>
          <w:sz w:val="24"/>
        </w:rPr>
        <w:t>7</w:t>
      </w:r>
      <w:r w:rsidRPr="00885843">
        <w:rPr>
          <w:rFonts w:eastAsia="黑体"/>
          <w:sz w:val="24"/>
        </w:rPr>
        <w:t xml:space="preserve"> </w:t>
      </w:r>
      <w:r w:rsidRPr="00885843">
        <w:rPr>
          <w:rFonts w:eastAsia="黑体"/>
          <w:sz w:val="24"/>
        </w:rPr>
        <w:t>编程题</w:t>
      </w:r>
      <w:r>
        <w:rPr>
          <w:rFonts w:eastAsia="黑体"/>
          <w:sz w:val="24"/>
        </w:rPr>
        <w:t>3</w:t>
      </w:r>
      <w:r w:rsidRPr="00885843">
        <w:rPr>
          <w:rFonts w:eastAsia="黑体"/>
          <w:sz w:val="24"/>
        </w:rPr>
        <w:t>的测试用例三的运行结果</w:t>
      </w:r>
    </w:p>
    <w:p w14:paraId="58698EF4" w14:textId="77777777" w:rsidR="00FA78CD" w:rsidRDefault="00FA78CD" w:rsidP="00FA78CD">
      <w:pPr>
        <w:snapToGrid w:val="0"/>
      </w:pPr>
    </w:p>
    <w:p w14:paraId="649E09EB" w14:textId="77777777" w:rsidR="00FA78CD" w:rsidRDefault="00FA78CD" w:rsidP="00FA78CD">
      <w:pPr>
        <w:snapToGrid w:val="0"/>
        <w:rPr>
          <w:sz w:val="24"/>
        </w:rPr>
      </w:pPr>
      <w:r>
        <w:rPr>
          <w:rFonts w:hint="eastAsia"/>
          <w:sz w:val="24"/>
        </w:rPr>
        <w:tab/>
      </w: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1DEF7010" w14:textId="77777777" w:rsidR="00FA78CD" w:rsidRPr="00885843" w:rsidRDefault="00FA78CD" w:rsidP="00FA78CD">
      <w:pPr>
        <w:pStyle w:val="2"/>
        <w:rPr>
          <w:rFonts w:ascii="Times New Roman" w:eastAsiaTheme="majorEastAsia" w:hAnsi="Times New Roman"/>
          <w:sz w:val="28"/>
          <w:szCs w:val="28"/>
        </w:rPr>
      </w:pPr>
      <w:bookmarkStart w:id="23" w:name="_Toc91425375"/>
      <w:r>
        <w:rPr>
          <w:rFonts w:ascii="Times New Roman" w:eastAsiaTheme="majorEastAsia" w:hAnsi="Times New Roman"/>
          <w:sz w:val="28"/>
          <w:szCs w:val="28"/>
        </w:rPr>
        <w:t>3.</w:t>
      </w:r>
      <w:r>
        <w:rPr>
          <w:rFonts w:ascii="Times New Roman" w:eastAsiaTheme="majorEastAsia" w:hAnsi="Times New Roman" w:hint="eastAsia"/>
          <w:sz w:val="28"/>
          <w:szCs w:val="28"/>
        </w:rPr>
        <w:t>3</w:t>
      </w:r>
      <w:r w:rsidRPr="00885843">
        <w:rPr>
          <w:rFonts w:ascii="Times New Roman" w:eastAsiaTheme="majorEastAsia" w:hAnsi="Times New Roman"/>
          <w:sz w:val="28"/>
          <w:szCs w:val="28"/>
        </w:rPr>
        <w:t xml:space="preserve"> </w:t>
      </w:r>
      <w:r w:rsidRPr="00885843">
        <w:rPr>
          <w:rFonts w:ascii="Times New Roman" w:eastAsiaTheme="majorEastAsia" w:hAnsiTheme="majorEastAsia"/>
          <w:sz w:val="28"/>
          <w:szCs w:val="28"/>
        </w:rPr>
        <w:t>实验小结</w:t>
      </w:r>
      <w:bookmarkEnd w:id="23"/>
    </w:p>
    <w:p w14:paraId="05AADAAD" w14:textId="77777777" w:rsidR="00FA78CD" w:rsidRDefault="00FA78CD" w:rsidP="00FA78CD">
      <w:pPr>
        <w:snapToGrid w:val="0"/>
        <w:spacing w:line="360" w:lineRule="auto"/>
        <w:ind w:firstLine="432"/>
        <w:rPr>
          <w:sz w:val="24"/>
        </w:rPr>
      </w:pPr>
      <w:r w:rsidRPr="00944D53">
        <w:rPr>
          <w:rFonts w:hAnsi="宋体"/>
          <w:sz w:val="24"/>
        </w:rPr>
        <w:t>主要叙述实验过程中遇到的问题，如何解决的，通过分析、结果问题后的体会。</w:t>
      </w:r>
    </w:p>
    <w:p w14:paraId="0693CF8E" w14:textId="77777777" w:rsidR="00FA78CD" w:rsidRPr="00572F99" w:rsidRDefault="00FA78CD" w:rsidP="00FA78CD">
      <w:pPr>
        <w:snapToGrid w:val="0"/>
        <w:spacing w:line="360" w:lineRule="auto"/>
        <w:ind w:firstLine="432"/>
        <w:rPr>
          <w:sz w:val="24"/>
        </w:rPr>
      </w:pPr>
      <w:r>
        <w:rPr>
          <w:rFonts w:hint="eastAsia"/>
          <w:sz w:val="24"/>
        </w:rPr>
        <w:t>在实验</w:t>
      </w:r>
      <w:r>
        <w:rPr>
          <w:rFonts w:hint="eastAsia"/>
          <w:sz w:val="24"/>
        </w:rPr>
        <w:t>1</w:t>
      </w:r>
      <w:r w:rsidRPr="00CB0BA4">
        <w:rPr>
          <w:rFonts w:hint="eastAsia"/>
          <w:sz w:val="24"/>
        </w:rPr>
        <w:t>改错</w:t>
      </w:r>
      <w:r>
        <w:rPr>
          <w:rFonts w:hint="eastAsia"/>
          <w:sz w:val="24"/>
        </w:rPr>
        <w:t>中，我知道了要根据具体问题来选取具体的数据类型。在修改题</w:t>
      </w:r>
      <w:r>
        <w:rPr>
          <w:rFonts w:hint="eastAsia"/>
          <w:sz w:val="24"/>
        </w:rPr>
        <w:t>1</w:t>
      </w:r>
      <w:r>
        <w:rPr>
          <w:rFonts w:hint="eastAsia"/>
          <w:sz w:val="24"/>
        </w:rPr>
        <w:t>中初步了解了递归的实现和意义，使用递归完成了阶乘之和的实现，并知道了具有递推特征的数学量计算复杂度可简化至</w:t>
      </w:r>
      <w:r>
        <w:rPr>
          <w:rFonts w:hint="eastAsia"/>
          <w:sz w:val="24"/>
        </w:rPr>
        <w:t>O</w:t>
      </w:r>
      <w:r>
        <w:rPr>
          <w:sz w:val="24"/>
        </w:rPr>
        <w:t>(1)</w:t>
      </w:r>
      <w:r>
        <w:rPr>
          <w:rFonts w:hint="eastAsia"/>
          <w:sz w:val="24"/>
        </w:rPr>
        <w:t>，并且运用了</w:t>
      </w:r>
      <w:r>
        <w:rPr>
          <w:rFonts w:hint="eastAsia"/>
          <w:sz w:val="24"/>
        </w:rPr>
        <w:t>static</w:t>
      </w:r>
      <w:r>
        <w:rPr>
          <w:rFonts w:hint="eastAsia"/>
          <w:sz w:val="24"/>
        </w:rPr>
        <w:t>修饰符实现了之前计算量的存储；在逐步调试和观察调试代码时，更加深入的理解了递归的实现方式，和运算方式。</w:t>
      </w:r>
      <w:r>
        <w:rPr>
          <w:rFonts w:hAnsi="宋体"/>
          <w:sz w:val="24"/>
        </w:rPr>
        <w:t xml:space="preserve"> </w:t>
      </w:r>
    </w:p>
    <w:p w14:paraId="6F8E309B" w14:textId="77777777" w:rsidR="00FA78CD" w:rsidRPr="00CB0BA4" w:rsidRDefault="00FA78CD" w:rsidP="00FA78CD">
      <w:pPr>
        <w:snapToGrid w:val="0"/>
        <w:spacing w:line="360" w:lineRule="auto"/>
        <w:ind w:firstLine="432"/>
        <w:rPr>
          <w:rFonts w:hAnsi="宋体"/>
          <w:sz w:val="24"/>
        </w:rPr>
      </w:pPr>
      <w:r>
        <w:rPr>
          <w:rFonts w:hAnsi="宋体" w:hint="eastAsia"/>
          <w:sz w:val="24"/>
        </w:rPr>
        <w:t>在编程题中，我也学会了合理设计函数，用以简化程序的编写。</w:t>
      </w:r>
    </w:p>
    <w:p w14:paraId="3CEBA916" w14:textId="77777777" w:rsidR="00FA78CD" w:rsidRPr="00076B83" w:rsidRDefault="00FA78CD" w:rsidP="00FA78CD"/>
    <w:p w14:paraId="2C5ACBBE" w14:textId="37C297B8" w:rsidR="00FA78CD" w:rsidRPr="00FA78CD" w:rsidRDefault="00FA78CD">
      <w:pPr>
        <w:widowControl/>
        <w:jc w:val="left"/>
      </w:pPr>
    </w:p>
    <w:p w14:paraId="35578C96" w14:textId="0868A584" w:rsidR="00FA78CD" w:rsidRDefault="00FA78CD">
      <w:pPr>
        <w:widowControl/>
        <w:jc w:val="left"/>
      </w:pPr>
    </w:p>
    <w:p w14:paraId="31A2677C" w14:textId="3E68D22B" w:rsidR="007C72BA" w:rsidRDefault="007C72BA">
      <w:pPr>
        <w:widowControl/>
        <w:jc w:val="left"/>
      </w:pPr>
    </w:p>
    <w:p w14:paraId="56539875" w14:textId="0EC1DF05" w:rsidR="007C72BA" w:rsidRDefault="007C72BA">
      <w:pPr>
        <w:widowControl/>
        <w:jc w:val="left"/>
      </w:pPr>
    </w:p>
    <w:p w14:paraId="3E9574CB" w14:textId="155DDF03" w:rsidR="007C72BA" w:rsidRDefault="007C72BA">
      <w:pPr>
        <w:widowControl/>
        <w:jc w:val="left"/>
      </w:pPr>
    </w:p>
    <w:p w14:paraId="4D413B8C" w14:textId="66FA8418" w:rsidR="007C72BA" w:rsidRDefault="007C72BA">
      <w:pPr>
        <w:widowControl/>
        <w:jc w:val="left"/>
      </w:pPr>
    </w:p>
    <w:p w14:paraId="33AA7DA3" w14:textId="2C4E72D9" w:rsidR="007C72BA" w:rsidRDefault="007C72BA">
      <w:pPr>
        <w:widowControl/>
        <w:jc w:val="left"/>
      </w:pPr>
    </w:p>
    <w:p w14:paraId="5898B018" w14:textId="29ECC487" w:rsidR="007C72BA" w:rsidRDefault="007C72BA">
      <w:pPr>
        <w:widowControl/>
        <w:jc w:val="left"/>
      </w:pPr>
    </w:p>
    <w:p w14:paraId="7B3C4608" w14:textId="043D5050" w:rsidR="007C72BA" w:rsidRDefault="007C72BA">
      <w:pPr>
        <w:widowControl/>
        <w:jc w:val="left"/>
      </w:pPr>
    </w:p>
    <w:p w14:paraId="3F3EC52F" w14:textId="0F0C3ADF" w:rsidR="007C72BA" w:rsidRDefault="007C72BA">
      <w:pPr>
        <w:widowControl/>
        <w:jc w:val="left"/>
      </w:pPr>
    </w:p>
    <w:p w14:paraId="633B2E3D" w14:textId="744C7008" w:rsidR="007C72BA" w:rsidRDefault="007C72BA">
      <w:pPr>
        <w:widowControl/>
        <w:jc w:val="left"/>
      </w:pPr>
    </w:p>
    <w:p w14:paraId="3372D28D" w14:textId="1C99221F" w:rsidR="007C72BA" w:rsidRDefault="007C72BA">
      <w:pPr>
        <w:widowControl/>
        <w:jc w:val="left"/>
      </w:pPr>
    </w:p>
    <w:p w14:paraId="39BEB06A" w14:textId="3A13AB02" w:rsidR="007C72BA" w:rsidRDefault="007C72BA">
      <w:pPr>
        <w:widowControl/>
        <w:jc w:val="left"/>
      </w:pPr>
    </w:p>
    <w:p w14:paraId="1F943190" w14:textId="7C57394A" w:rsidR="007C72BA" w:rsidRDefault="007C72BA">
      <w:pPr>
        <w:widowControl/>
        <w:jc w:val="left"/>
      </w:pPr>
    </w:p>
    <w:p w14:paraId="0F69374E" w14:textId="0ABA364A" w:rsidR="00E43FE5" w:rsidRDefault="00E43FE5" w:rsidP="00E43FE5">
      <w:pPr>
        <w:pStyle w:val="TOC1"/>
        <w:tabs>
          <w:tab w:val="right" w:leader="dot" w:pos="8296"/>
        </w:tabs>
      </w:pPr>
    </w:p>
    <w:p w14:paraId="78C5C7F9" w14:textId="48822579" w:rsidR="007C72BA" w:rsidRPr="00885843" w:rsidRDefault="007C72BA" w:rsidP="007C72BA">
      <w:pPr>
        <w:pStyle w:val="1"/>
        <w:jc w:val="center"/>
        <w:rPr>
          <w:rFonts w:eastAsia="黑体"/>
          <w:kern w:val="0"/>
          <w:sz w:val="36"/>
          <w:szCs w:val="36"/>
        </w:rPr>
      </w:pPr>
      <w:r>
        <w:lastRenderedPageBreak/>
        <w:t xml:space="preserve"> </w:t>
      </w:r>
      <w:bookmarkStart w:id="24" w:name="_Toc91425376"/>
      <w:r>
        <w:rPr>
          <w:rFonts w:eastAsia="黑体"/>
          <w:kern w:val="0"/>
          <w:sz w:val="36"/>
          <w:szCs w:val="36"/>
        </w:rPr>
        <w:t>4</w:t>
      </w:r>
      <w:r w:rsidRPr="00885843">
        <w:rPr>
          <w:rFonts w:eastAsia="黑体"/>
          <w:kern w:val="0"/>
          <w:sz w:val="36"/>
          <w:szCs w:val="36"/>
        </w:rPr>
        <w:t xml:space="preserve">  </w:t>
      </w:r>
      <w:r>
        <w:rPr>
          <w:rFonts w:ascii="宋体" w:eastAsia="黑体" w:hAnsi="宋体" w:hint="eastAsia"/>
          <w:bCs w:val="0"/>
          <w:kern w:val="2"/>
        </w:rPr>
        <w:t>编译预处理实验</w:t>
      </w:r>
      <w:bookmarkEnd w:id="24"/>
    </w:p>
    <w:p w14:paraId="56958FF8" w14:textId="77777777" w:rsidR="007C72BA" w:rsidRPr="00885843" w:rsidRDefault="007C72BA" w:rsidP="007C72BA">
      <w:pPr>
        <w:pStyle w:val="2"/>
        <w:spacing w:beforeLines="50" w:before="156" w:afterLines="50" w:after="156"/>
        <w:rPr>
          <w:rFonts w:ascii="Times New Roman" w:hAnsi="Times New Roman"/>
          <w:b w:val="0"/>
          <w:sz w:val="28"/>
          <w:szCs w:val="28"/>
        </w:rPr>
      </w:pPr>
      <w:bookmarkStart w:id="25" w:name="_Toc91425377"/>
      <w:r>
        <w:rPr>
          <w:rFonts w:ascii="Times New Roman" w:hAnsi="Times New Roman"/>
          <w:sz w:val="28"/>
          <w:szCs w:val="28"/>
        </w:rPr>
        <w:t>4</w:t>
      </w:r>
      <w:r w:rsidRPr="00885843">
        <w:rPr>
          <w:rFonts w:ascii="Times New Roman" w:hAnsi="Times New Roman"/>
          <w:sz w:val="28"/>
          <w:szCs w:val="28"/>
        </w:rPr>
        <w:t xml:space="preserve">.1 </w:t>
      </w:r>
      <w:r w:rsidRPr="00885843">
        <w:rPr>
          <w:rFonts w:ascii="Times New Roman" w:hAnsi="Times New Roman"/>
          <w:sz w:val="28"/>
          <w:szCs w:val="28"/>
        </w:rPr>
        <w:t>实验目的</w:t>
      </w:r>
      <w:bookmarkEnd w:id="25"/>
      <w:r w:rsidRPr="00885843">
        <w:rPr>
          <w:rFonts w:ascii="Times New Roman" w:hAnsi="Times New Roman"/>
          <w:sz w:val="28"/>
          <w:szCs w:val="28"/>
        </w:rPr>
        <w:t xml:space="preserve"> </w:t>
      </w:r>
    </w:p>
    <w:p w14:paraId="42C10851" w14:textId="77777777" w:rsidR="007C72BA" w:rsidRPr="00566907" w:rsidRDefault="007C72BA" w:rsidP="007C72BA">
      <w:pPr>
        <w:spacing w:line="360" w:lineRule="auto"/>
        <w:rPr>
          <w:rFonts w:ascii="宋体" w:hAnsi="宋体"/>
          <w:sz w:val="24"/>
        </w:rPr>
      </w:pPr>
      <w:r w:rsidRPr="00566907">
        <w:rPr>
          <w:rFonts w:ascii="宋体" w:hAnsi="宋体" w:hint="eastAsia"/>
          <w:sz w:val="24"/>
        </w:rPr>
        <w:t>（1）掌握文件包含、宏定义、条件编译和assert宏的使用；</w:t>
      </w:r>
    </w:p>
    <w:p w14:paraId="0268E27F" w14:textId="77777777" w:rsidR="007C72BA" w:rsidRPr="00566907" w:rsidRDefault="007C72BA" w:rsidP="007C72BA">
      <w:pPr>
        <w:spacing w:line="360" w:lineRule="auto"/>
        <w:rPr>
          <w:rFonts w:ascii="宋体" w:hAnsi="宋体"/>
          <w:sz w:val="24"/>
        </w:rPr>
      </w:pPr>
      <w:r w:rsidRPr="00566907">
        <w:rPr>
          <w:rFonts w:ascii="宋体" w:hAnsi="宋体" w:hint="eastAsia"/>
          <w:sz w:val="24"/>
        </w:rPr>
        <w:t>（2）</w:t>
      </w:r>
      <w:r w:rsidRPr="00566907">
        <w:rPr>
          <w:rFonts w:hAnsi="宋体" w:hint="eastAsia"/>
          <w:sz w:val="24"/>
        </w:rPr>
        <w:t>练习使用</w:t>
      </w:r>
      <w:r w:rsidRPr="00566907">
        <w:rPr>
          <w:rFonts w:hAnsi="宋体"/>
          <w:sz w:val="24"/>
        </w:rPr>
        <w:t>集成开发环境中的调试功能：单步执行、设置断点、观察变量值。</w:t>
      </w:r>
    </w:p>
    <w:p w14:paraId="0CC5D82A" w14:textId="77777777" w:rsidR="007C72BA" w:rsidRPr="00566907" w:rsidRDefault="007C72BA" w:rsidP="007C72BA">
      <w:pPr>
        <w:spacing w:line="360" w:lineRule="auto"/>
        <w:rPr>
          <w:rFonts w:ascii="宋体" w:hAnsi="宋体"/>
          <w:sz w:val="24"/>
        </w:rPr>
      </w:pPr>
      <w:r w:rsidRPr="00566907">
        <w:rPr>
          <w:rFonts w:ascii="宋体" w:hAnsi="宋体" w:hint="eastAsia"/>
          <w:sz w:val="24"/>
        </w:rPr>
        <w:t>（3）熟悉多文件编译技术</w:t>
      </w:r>
    </w:p>
    <w:p w14:paraId="1D027551" w14:textId="77777777" w:rsidR="007C72BA" w:rsidRPr="00885843" w:rsidRDefault="007C72BA" w:rsidP="007C72BA">
      <w:pPr>
        <w:pStyle w:val="2"/>
        <w:spacing w:beforeLines="50" w:before="156" w:afterLines="50" w:after="156"/>
        <w:rPr>
          <w:rFonts w:ascii="Times New Roman" w:hAnsi="Times New Roman"/>
          <w:sz w:val="28"/>
          <w:szCs w:val="28"/>
        </w:rPr>
      </w:pPr>
      <w:bookmarkStart w:id="26" w:name="_Toc91425378"/>
      <w:r>
        <w:rPr>
          <w:rFonts w:ascii="Times New Roman" w:hAnsi="Times New Roman"/>
          <w:sz w:val="28"/>
          <w:szCs w:val="28"/>
        </w:rPr>
        <w:t>4</w:t>
      </w:r>
      <w:r w:rsidRPr="00885843">
        <w:rPr>
          <w:rFonts w:ascii="Times New Roman" w:eastAsiaTheme="minorEastAsia" w:hAnsi="Times New Roman"/>
          <w:sz w:val="28"/>
          <w:szCs w:val="28"/>
        </w:rPr>
        <w:t xml:space="preserve">.2 </w:t>
      </w:r>
      <w:r w:rsidRPr="00885843">
        <w:rPr>
          <w:rFonts w:ascii="Times New Roman" w:eastAsiaTheme="minorEastAsia" w:hAnsiTheme="minorEastAsia"/>
          <w:sz w:val="28"/>
          <w:szCs w:val="28"/>
        </w:rPr>
        <w:t>实验内容</w:t>
      </w:r>
      <w:bookmarkEnd w:id="26"/>
    </w:p>
    <w:p w14:paraId="025B556C" w14:textId="77777777" w:rsidR="007C72BA" w:rsidRPr="00885843" w:rsidRDefault="007C72BA" w:rsidP="007C72BA">
      <w:pPr>
        <w:snapToGrid w:val="0"/>
        <w:spacing w:afterLines="25" w:after="78"/>
        <w:rPr>
          <w:color w:val="FF0000"/>
          <w:sz w:val="24"/>
        </w:rPr>
      </w:pPr>
      <w:r>
        <w:rPr>
          <w:b/>
          <w:sz w:val="24"/>
        </w:rPr>
        <w:t>4</w:t>
      </w:r>
      <w:r w:rsidRPr="00885843">
        <w:rPr>
          <w:b/>
          <w:sz w:val="24"/>
        </w:rPr>
        <w:t xml:space="preserve">.2.1  </w:t>
      </w:r>
      <w:r w:rsidRPr="00885843">
        <w:rPr>
          <w:rFonts w:hAnsi="宋体"/>
          <w:b/>
          <w:sz w:val="24"/>
        </w:rPr>
        <w:t>源程序改错</w:t>
      </w:r>
      <w:r w:rsidRPr="00885843">
        <w:rPr>
          <w:b/>
          <w:sz w:val="24"/>
        </w:rPr>
        <w:t xml:space="preserve"> </w:t>
      </w:r>
    </w:p>
    <w:p w14:paraId="04E8D2E3" w14:textId="77777777" w:rsidR="007C72BA" w:rsidRDefault="007C72BA" w:rsidP="007C72BA">
      <w:pPr>
        <w:spacing w:line="360" w:lineRule="auto"/>
        <w:ind w:firstLine="420"/>
        <w:rPr>
          <w:b/>
          <w:sz w:val="24"/>
        </w:rPr>
      </w:pPr>
      <w:r>
        <w:rPr>
          <w:b/>
          <w:sz w:val="24"/>
        </w:rPr>
        <w:t>1</w:t>
      </w:r>
      <w:r>
        <w:rPr>
          <w:rFonts w:hAnsi="宋体"/>
          <w:b/>
          <w:sz w:val="24"/>
        </w:rPr>
        <w:t>．程序改错</w:t>
      </w:r>
    </w:p>
    <w:p w14:paraId="72EF049A" w14:textId="77777777" w:rsidR="007C72BA" w:rsidRPr="00566907" w:rsidRDefault="007C72BA" w:rsidP="007C72BA">
      <w:pPr>
        <w:spacing w:line="360" w:lineRule="auto"/>
        <w:rPr>
          <w:sz w:val="24"/>
        </w:rPr>
      </w:pPr>
      <w:r>
        <w:rPr>
          <w:rFonts w:hAnsi="宋体" w:hint="eastAsia"/>
          <w:sz w:val="24"/>
        </w:rPr>
        <w:tab/>
      </w:r>
      <w:r w:rsidRPr="00566907">
        <w:rPr>
          <w:rFonts w:ascii="宋体" w:hAnsi="宋体" w:hint="eastAsia"/>
          <w:sz w:val="24"/>
        </w:rPr>
        <w:t>下面是用宏来计算平方差、交换两数的</w:t>
      </w:r>
      <w:r w:rsidRPr="00566907">
        <w:rPr>
          <w:rFonts w:hint="eastAsia"/>
          <w:sz w:val="24"/>
        </w:rPr>
        <w:t>源程序</w:t>
      </w:r>
      <w:r w:rsidRPr="00566907">
        <w:rPr>
          <w:rFonts w:hint="eastAsia"/>
          <w:sz w:val="24"/>
        </w:rPr>
        <w:t>.</w:t>
      </w:r>
      <w:r w:rsidRPr="00566907">
        <w:rPr>
          <w:rFonts w:ascii="宋体" w:hAnsi="宋体" w:hint="eastAsia"/>
          <w:sz w:val="24"/>
        </w:rPr>
        <w:t>在这个</w:t>
      </w:r>
      <w:r w:rsidRPr="00566907">
        <w:rPr>
          <w:rFonts w:hint="eastAsia"/>
          <w:sz w:val="24"/>
        </w:rPr>
        <w:t>源程序</w:t>
      </w:r>
      <w:r w:rsidRPr="00566907">
        <w:rPr>
          <w:rFonts w:ascii="宋体" w:hAnsi="宋体" w:hint="eastAsia"/>
          <w:sz w:val="24"/>
        </w:rPr>
        <w:t>中存在若干错误，要求对该程序进行调试修改，使之能够正确完成指定任务</w:t>
      </w:r>
      <w:r w:rsidRPr="00566907">
        <w:rPr>
          <w:rFonts w:hint="eastAsia"/>
          <w:sz w:val="24"/>
        </w:rPr>
        <w:t>。</w:t>
      </w:r>
    </w:p>
    <w:p w14:paraId="56906EA0" w14:textId="77777777" w:rsidR="007C72BA" w:rsidRPr="005E02E7" w:rsidRDefault="007C72BA" w:rsidP="007C72BA">
      <w:pPr>
        <w:spacing w:line="360" w:lineRule="auto"/>
        <w:rPr>
          <w:szCs w:val="21"/>
        </w:rPr>
      </w:pPr>
      <w:r w:rsidRPr="005E02E7">
        <w:rPr>
          <w:szCs w:val="21"/>
        </w:rPr>
        <w:t>/*</w:t>
      </w:r>
      <w:r w:rsidRPr="005E02E7">
        <w:rPr>
          <w:szCs w:val="21"/>
        </w:rPr>
        <w:t>实验</w:t>
      </w:r>
      <w:r w:rsidRPr="005E02E7">
        <w:rPr>
          <w:szCs w:val="21"/>
        </w:rPr>
        <w:t>4-1</w:t>
      </w:r>
      <w:r w:rsidRPr="005E02E7">
        <w:rPr>
          <w:szCs w:val="21"/>
        </w:rPr>
        <w:t>改错与跟踪调试题程序：计算平方差、将换两数</w:t>
      </w:r>
      <w:r w:rsidRPr="005E02E7">
        <w:rPr>
          <w:szCs w:val="21"/>
        </w:rPr>
        <w:t xml:space="preserve">*/ </w:t>
      </w:r>
    </w:p>
    <w:p w14:paraId="7DF0CB9C" w14:textId="77777777" w:rsidR="007C72BA" w:rsidRPr="005E02E7" w:rsidRDefault="007C72BA" w:rsidP="007C72BA">
      <w:pPr>
        <w:spacing w:line="360" w:lineRule="auto"/>
        <w:rPr>
          <w:szCs w:val="21"/>
        </w:rPr>
      </w:pPr>
      <w:r>
        <w:rPr>
          <w:szCs w:val="21"/>
        </w:rPr>
        <w:t xml:space="preserve">1 </w:t>
      </w:r>
      <w:r w:rsidRPr="005E02E7">
        <w:rPr>
          <w:szCs w:val="21"/>
        </w:rPr>
        <w:t>#include&lt;stdio.h&gt;</w:t>
      </w:r>
    </w:p>
    <w:p w14:paraId="19C0178F" w14:textId="77777777" w:rsidR="007C72BA" w:rsidRPr="005E02E7" w:rsidRDefault="007C72BA" w:rsidP="007C72BA">
      <w:pPr>
        <w:spacing w:line="360" w:lineRule="auto"/>
        <w:rPr>
          <w:szCs w:val="21"/>
        </w:rPr>
      </w:pPr>
      <w:r>
        <w:rPr>
          <w:szCs w:val="21"/>
        </w:rPr>
        <w:t xml:space="preserve">2 </w:t>
      </w:r>
      <w:r w:rsidRPr="005E02E7">
        <w:rPr>
          <w:szCs w:val="21"/>
        </w:rPr>
        <w:t xml:space="preserve">#define SUM </w:t>
      </w:r>
      <w:proofErr w:type="spellStart"/>
      <w:r w:rsidRPr="005E02E7">
        <w:rPr>
          <w:szCs w:val="21"/>
        </w:rPr>
        <w:t>a+b</w:t>
      </w:r>
      <w:proofErr w:type="spellEnd"/>
    </w:p>
    <w:p w14:paraId="79549466" w14:textId="77777777" w:rsidR="007C72BA" w:rsidRPr="005E02E7" w:rsidRDefault="007C72BA" w:rsidP="007C72BA">
      <w:pPr>
        <w:spacing w:line="360" w:lineRule="auto"/>
        <w:rPr>
          <w:szCs w:val="21"/>
        </w:rPr>
      </w:pPr>
      <w:r>
        <w:rPr>
          <w:szCs w:val="21"/>
        </w:rPr>
        <w:t xml:space="preserve">3 </w:t>
      </w:r>
      <w:r w:rsidRPr="005E02E7">
        <w:rPr>
          <w:szCs w:val="21"/>
        </w:rPr>
        <w:t>#define DIF a-b</w:t>
      </w:r>
    </w:p>
    <w:p w14:paraId="3CCE09E3" w14:textId="77777777" w:rsidR="007C72BA" w:rsidRPr="005E02E7" w:rsidRDefault="007C72BA" w:rsidP="007C72BA">
      <w:pPr>
        <w:spacing w:line="360" w:lineRule="auto"/>
        <w:rPr>
          <w:szCs w:val="21"/>
        </w:rPr>
      </w:pPr>
      <w:r>
        <w:rPr>
          <w:szCs w:val="21"/>
        </w:rPr>
        <w:t xml:space="preserve">4 </w:t>
      </w:r>
      <w:r w:rsidRPr="005E02E7">
        <w:rPr>
          <w:szCs w:val="21"/>
        </w:rPr>
        <w:t>#define SWAP(</w:t>
      </w:r>
      <w:proofErr w:type="spellStart"/>
      <w:proofErr w:type="gramStart"/>
      <w:r w:rsidRPr="005E02E7">
        <w:rPr>
          <w:szCs w:val="21"/>
        </w:rPr>
        <w:t>a,b</w:t>
      </w:r>
      <w:proofErr w:type="spellEnd"/>
      <w:proofErr w:type="gramEnd"/>
      <w:r w:rsidRPr="005E02E7">
        <w:rPr>
          <w:szCs w:val="21"/>
        </w:rPr>
        <w:t>)  a=</w:t>
      </w:r>
      <w:proofErr w:type="spellStart"/>
      <w:r w:rsidRPr="005E02E7">
        <w:rPr>
          <w:szCs w:val="21"/>
        </w:rPr>
        <w:t>b,b</w:t>
      </w:r>
      <w:proofErr w:type="spellEnd"/>
      <w:r w:rsidRPr="005E02E7">
        <w:rPr>
          <w:szCs w:val="21"/>
        </w:rPr>
        <w:t>=a</w:t>
      </w:r>
    </w:p>
    <w:p w14:paraId="475E149E" w14:textId="77777777" w:rsidR="007C72BA" w:rsidRPr="005E02E7" w:rsidRDefault="007C72BA" w:rsidP="007C72BA">
      <w:pPr>
        <w:spacing w:line="360" w:lineRule="auto"/>
        <w:rPr>
          <w:szCs w:val="21"/>
        </w:rPr>
      </w:pPr>
      <w:r>
        <w:rPr>
          <w:szCs w:val="21"/>
        </w:rPr>
        <w:t xml:space="preserve">5 </w:t>
      </w:r>
      <w:r w:rsidRPr="005E02E7">
        <w:rPr>
          <w:szCs w:val="21"/>
        </w:rPr>
        <w:t xml:space="preserve">int </w:t>
      </w:r>
      <w:proofErr w:type="gramStart"/>
      <w:r w:rsidRPr="005E02E7">
        <w:rPr>
          <w:szCs w:val="21"/>
        </w:rPr>
        <w:t>main(</w:t>
      </w:r>
      <w:proofErr w:type="gramEnd"/>
      <w:r w:rsidRPr="005E02E7">
        <w:rPr>
          <w:szCs w:val="21"/>
        </w:rPr>
        <w:t xml:space="preserve">) </w:t>
      </w:r>
    </w:p>
    <w:p w14:paraId="7F49D25A" w14:textId="77777777" w:rsidR="007C72BA" w:rsidRPr="005E02E7" w:rsidRDefault="007C72BA" w:rsidP="007C72BA">
      <w:pPr>
        <w:spacing w:line="360" w:lineRule="auto"/>
        <w:rPr>
          <w:szCs w:val="21"/>
        </w:rPr>
      </w:pPr>
      <w:r>
        <w:rPr>
          <w:szCs w:val="21"/>
        </w:rPr>
        <w:t xml:space="preserve">6 </w:t>
      </w:r>
      <w:r w:rsidRPr="005E02E7">
        <w:rPr>
          <w:szCs w:val="21"/>
        </w:rPr>
        <w:t>{</w:t>
      </w:r>
    </w:p>
    <w:p w14:paraId="4E17C88C" w14:textId="77777777" w:rsidR="007C72BA" w:rsidRPr="005E02E7" w:rsidRDefault="007C72BA" w:rsidP="007C72BA">
      <w:pPr>
        <w:spacing w:line="360" w:lineRule="auto"/>
        <w:rPr>
          <w:szCs w:val="21"/>
        </w:rPr>
      </w:pPr>
      <w:r>
        <w:rPr>
          <w:szCs w:val="21"/>
        </w:rPr>
        <w:t>7</w:t>
      </w:r>
      <w:r w:rsidRPr="005E02E7">
        <w:rPr>
          <w:szCs w:val="21"/>
        </w:rPr>
        <w:t xml:space="preserve">    int </w:t>
      </w:r>
      <w:proofErr w:type="spellStart"/>
      <w:proofErr w:type="gramStart"/>
      <w:r w:rsidRPr="005E02E7">
        <w:rPr>
          <w:szCs w:val="21"/>
        </w:rPr>
        <w:t>a,b</w:t>
      </w:r>
      <w:proofErr w:type="spellEnd"/>
      <w:proofErr w:type="gramEnd"/>
      <w:r w:rsidRPr="005E02E7">
        <w:rPr>
          <w:szCs w:val="21"/>
        </w:rPr>
        <w:t>;</w:t>
      </w:r>
    </w:p>
    <w:p w14:paraId="01757476" w14:textId="77777777" w:rsidR="007C72BA" w:rsidRPr="005E02E7" w:rsidRDefault="007C72BA" w:rsidP="007C72BA">
      <w:pPr>
        <w:spacing w:line="360" w:lineRule="auto"/>
        <w:rPr>
          <w:szCs w:val="21"/>
        </w:rPr>
      </w:pPr>
      <w:r>
        <w:rPr>
          <w:szCs w:val="21"/>
        </w:rPr>
        <w:t>8</w:t>
      </w:r>
      <w:r w:rsidRPr="005E02E7">
        <w:rPr>
          <w:szCs w:val="21"/>
        </w:rPr>
        <w:t xml:space="preserve">    </w:t>
      </w:r>
      <w:proofErr w:type="spellStart"/>
      <w:proofErr w:type="gramStart"/>
      <w:r w:rsidRPr="005E02E7">
        <w:rPr>
          <w:szCs w:val="21"/>
        </w:rPr>
        <w:t>printf</w:t>
      </w:r>
      <w:proofErr w:type="spellEnd"/>
      <w:r w:rsidRPr="005E02E7">
        <w:rPr>
          <w:szCs w:val="21"/>
        </w:rPr>
        <w:t>(</w:t>
      </w:r>
      <w:proofErr w:type="gramEnd"/>
      <w:r w:rsidRPr="005E02E7">
        <w:rPr>
          <w:szCs w:val="21"/>
        </w:rPr>
        <w:t>"Input two integers a, b:");</w:t>
      </w:r>
    </w:p>
    <w:p w14:paraId="12017EEE" w14:textId="77777777" w:rsidR="007C72BA" w:rsidRPr="005E02E7" w:rsidRDefault="007C72BA" w:rsidP="007C72BA">
      <w:pPr>
        <w:spacing w:line="360" w:lineRule="auto"/>
        <w:rPr>
          <w:szCs w:val="21"/>
        </w:rPr>
      </w:pPr>
      <w:r>
        <w:rPr>
          <w:szCs w:val="21"/>
        </w:rPr>
        <w:t>9</w:t>
      </w:r>
      <w:r w:rsidRPr="005E02E7">
        <w:rPr>
          <w:szCs w:val="21"/>
        </w:rPr>
        <w:t xml:space="preserve">    </w:t>
      </w:r>
      <w:proofErr w:type="spellStart"/>
      <w:proofErr w:type="gramStart"/>
      <w:r w:rsidRPr="005E02E7">
        <w:rPr>
          <w:szCs w:val="21"/>
        </w:rPr>
        <w:t>scanf</w:t>
      </w:r>
      <w:proofErr w:type="spellEnd"/>
      <w:r w:rsidRPr="005E02E7">
        <w:rPr>
          <w:szCs w:val="21"/>
        </w:rPr>
        <w:t>(</w:t>
      </w:r>
      <w:proofErr w:type="gramEnd"/>
      <w:r w:rsidRPr="005E02E7">
        <w:rPr>
          <w:szCs w:val="21"/>
        </w:rPr>
        <w:t>"%</w:t>
      </w:r>
      <w:proofErr w:type="spellStart"/>
      <w:r w:rsidRPr="005E02E7">
        <w:rPr>
          <w:szCs w:val="21"/>
        </w:rPr>
        <w:t>d%d</w:t>
      </w:r>
      <w:proofErr w:type="spellEnd"/>
      <w:r w:rsidRPr="005E02E7">
        <w:rPr>
          <w:szCs w:val="21"/>
        </w:rPr>
        <w:t>", &amp;</w:t>
      </w:r>
      <w:proofErr w:type="spellStart"/>
      <w:r w:rsidRPr="005E02E7">
        <w:rPr>
          <w:szCs w:val="21"/>
        </w:rPr>
        <w:t>a,&amp;b</w:t>
      </w:r>
      <w:proofErr w:type="spellEnd"/>
      <w:r w:rsidRPr="005E02E7">
        <w:rPr>
          <w:szCs w:val="21"/>
        </w:rPr>
        <w:t>);</w:t>
      </w:r>
    </w:p>
    <w:p w14:paraId="5E6F1C72" w14:textId="77777777" w:rsidR="007C72BA" w:rsidRPr="005E02E7" w:rsidRDefault="007C72BA" w:rsidP="007C72BA">
      <w:pPr>
        <w:spacing w:line="360" w:lineRule="auto"/>
        <w:rPr>
          <w:szCs w:val="21"/>
        </w:rPr>
      </w:pPr>
      <w:r>
        <w:rPr>
          <w:szCs w:val="21"/>
        </w:rPr>
        <w:t>10</w:t>
      </w:r>
      <w:r w:rsidRPr="005E02E7">
        <w:rPr>
          <w:szCs w:val="21"/>
        </w:rPr>
        <w:t xml:space="preserve">   </w:t>
      </w:r>
      <w:proofErr w:type="spellStart"/>
      <w:proofErr w:type="gramStart"/>
      <w:r w:rsidRPr="005E02E7">
        <w:rPr>
          <w:szCs w:val="21"/>
        </w:rPr>
        <w:t>printf</w:t>
      </w:r>
      <w:proofErr w:type="spellEnd"/>
      <w:r w:rsidRPr="005E02E7">
        <w:rPr>
          <w:szCs w:val="21"/>
        </w:rPr>
        <w:t>(</w:t>
      </w:r>
      <w:proofErr w:type="gramEnd"/>
      <w:r w:rsidRPr="005E02E7">
        <w:rPr>
          <w:szCs w:val="21"/>
        </w:rPr>
        <w:t>"\</w:t>
      </w:r>
      <w:proofErr w:type="spellStart"/>
      <w:r w:rsidRPr="005E02E7">
        <w:rPr>
          <w:szCs w:val="21"/>
        </w:rPr>
        <w:t>nSUM</w:t>
      </w:r>
      <w:proofErr w:type="spellEnd"/>
      <w:r w:rsidRPr="005E02E7">
        <w:rPr>
          <w:szCs w:val="21"/>
        </w:rPr>
        <w:t>=%d\n the difference between square of a and square of b is:%</w:t>
      </w:r>
      <w:proofErr w:type="spellStart"/>
      <w:r w:rsidRPr="005E02E7">
        <w:rPr>
          <w:szCs w:val="21"/>
        </w:rPr>
        <w:t>d",SUM</w:t>
      </w:r>
      <w:proofErr w:type="spellEnd"/>
      <w:r w:rsidRPr="005E02E7">
        <w:rPr>
          <w:szCs w:val="21"/>
        </w:rPr>
        <w:t>, SUM*DIF);</w:t>
      </w:r>
    </w:p>
    <w:p w14:paraId="67A3184B" w14:textId="77777777" w:rsidR="007C72BA" w:rsidRPr="005E02E7" w:rsidRDefault="007C72BA" w:rsidP="007C72BA">
      <w:pPr>
        <w:spacing w:line="360" w:lineRule="auto"/>
        <w:rPr>
          <w:szCs w:val="21"/>
        </w:rPr>
      </w:pPr>
      <w:r>
        <w:rPr>
          <w:szCs w:val="21"/>
        </w:rPr>
        <w:t>11</w:t>
      </w:r>
      <w:r w:rsidRPr="005E02E7">
        <w:rPr>
          <w:szCs w:val="21"/>
        </w:rPr>
        <w:t xml:space="preserve">   SWAP(</w:t>
      </w:r>
      <w:proofErr w:type="spellStart"/>
      <w:proofErr w:type="gramStart"/>
      <w:r w:rsidRPr="005E02E7">
        <w:rPr>
          <w:szCs w:val="21"/>
        </w:rPr>
        <w:t>a,b</w:t>
      </w:r>
      <w:proofErr w:type="spellEnd"/>
      <w:proofErr w:type="gramEnd"/>
      <w:r w:rsidRPr="005E02E7">
        <w:rPr>
          <w:szCs w:val="21"/>
        </w:rPr>
        <w:t>);</w:t>
      </w:r>
    </w:p>
    <w:p w14:paraId="76E7D35A" w14:textId="77777777" w:rsidR="007C72BA" w:rsidRPr="005E02E7" w:rsidRDefault="007C72BA" w:rsidP="007C72BA">
      <w:pPr>
        <w:spacing w:line="360" w:lineRule="auto"/>
        <w:rPr>
          <w:szCs w:val="21"/>
        </w:rPr>
      </w:pPr>
      <w:r>
        <w:rPr>
          <w:szCs w:val="21"/>
        </w:rPr>
        <w:t>12</w:t>
      </w:r>
      <w:r w:rsidRPr="005E02E7">
        <w:rPr>
          <w:szCs w:val="21"/>
        </w:rPr>
        <w:t xml:space="preserve">   </w:t>
      </w:r>
      <w:proofErr w:type="spellStart"/>
      <w:proofErr w:type="gramStart"/>
      <w:r w:rsidRPr="005E02E7">
        <w:rPr>
          <w:szCs w:val="21"/>
        </w:rPr>
        <w:t>printf</w:t>
      </w:r>
      <w:proofErr w:type="spellEnd"/>
      <w:r w:rsidRPr="005E02E7">
        <w:rPr>
          <w:szCs w:val="21"/>
        </w:rPr>
        <w:t>(</w:t>
      </w:r>
      <w:proofErr w:type="gramEnd"/>
      <w:r w:rsidRPr="005E02E7">
        <w:rPr>
          <w:szCs w:val="21"/>
        </w:rPr>
        <w:t>"\</w:t>
      </w:r>
      <w:proofErr w:type="spellStart"/>
      <w:r w:rsidRPr="005E02E7">
        <w:rPr>
          <w:szCs w:val="21"/>
        </w:rPr>
        <w:t>nNow</w:t>
      </w:r>
      <w:proofErr w:type="spellEnd"/>
      <w:r w:rsidRPr="005E02E7">
        <w:rPr>
          <w:szCs w:val="21"/>
        </w:rPr>
        <w:t xml:space="preserve"> a=%</w:t>
      </w:r>
      <w:proofErr w:type="spellStart"/>
      <w:r w:rsidRPr="005E02E7">
        <w:rPr>
          <w:szCs w:val="21"/>
        </w:rPr>
        <w:t>d,b</w:t>
      </w:r>
      <w:proofErr w:type="spellEnd"/>
      <w:r w:rsidRPr="005E02E7">
        <w:rPr>
          <w:szCs w:val="21"/>
        </w:rPr>
        <w:t>=%d\n",</w:t>
      </w:r>
      <w:proofErr w:type="spellStart"/>
      <w:r w:rsidRPr="005E02E7">
        <w:rPr>
          <w:szCs w:val="21"/>
        </w:rPr>
        <w:t>a,b</w:t>
      </w:r>
      <w:proofErr w:type="spellEnd"/>
      <w:r w:rsidRPr="005E02E7">
        <w:rPr>
          <w:szCs w:val="21"/>
        </w:rPr>
        <w:t>);</w:t>
      </w:r>
    </w:p>
    <w:p w14:paraId="36A4294B" w14:textId="77777777" w:rsidR="007C72BA" w:rsidRPr="005E02E7" w:rsidRDefault="007C72BA" w:rsidP="007C72BA">
      <w:pPr>
        <w:spacing w:line="360" w:lineRule="auto"/>
        <w:rPr>
          <w:szCs w:val="21"/>
        </w:rPr>
      </w:pPr>
      <w:r>
        <w:rPr>
          <w:szCs w:val="21"/>
        </w:rPr>
        <w:t>13</w:t>
      </w:r>
      <w:r w:rsidRPr="005E02E7">
        <w:rPr>
          <w:szCs w:val="21"/>
        </w:rPr>
        <w:t xml:space="preserve">   return 0;</w:t>
      </w:r>
    </w:p>
    <w:p w14:paraId="52D0F6FD" w14:textId="77777777" w:rsidR="007C72BA" w:rsidRPr="005E02E7" w:rsidRDefault="007C72BA" w:rsidP="007C72BA">
      <w:pPr>
        <w:spacing w:line="360" w:lineRule="auto"/>
        <w:rPr>
          <w:szCs w:val="21"/>
        </w:rPr>
      </w:pPr>
      <w:proofErr w:type="gramStart"/>
      <w:r>
        <w:rPr>
          <w:szCs w:val="21"/>
        </w:rPr>
        <w:t xml:space="preserve">14 </w:t>
      </w:r>
      <w:r w:rsidRPr="005E02E7">
        <w:rPr>
          <w:szCs w:val="21"/>
        </w:rPr>
        <w:t>}</w:t>
      </w:r>
      <w:proofErr w:type="gramEnd"/>
    </w:p>
    <w:p w14:paraId="35A03276" w14:textId="77777777" w:rsidR="007C72BA" w:rsidRPr="00A15D17" w:rsidRDefault="007C72BA" w:rsidP="007C72BA">
      <w:pPr>
        <w:spacing w:line="360" w:lineRule="auto"/>
        <w:rPr>
          <w:b/>
          <w:sz w:val="24"/>
          <w:lang w:val="pt-BR"/>
        </w:rPr>
      </w:pPr>
      <w:r w:rsidRPr="00885843">
        <w:rPr>
          <w:rFonts w:hAnsi="宋体"/>
          <w:b/>
          <w:sz w:val="24"/>
        </w:rPr>
        <w:t>解答</w:t>
      </w:r>
      <w:r w:rsidRPr="00A15D17">
        <w:rPr>
          <w:rFonts w:hAnsi="宋体"/>
          <w:b/>
          <w:sz w:val="24"/>
          <w:lang w:val="pt-BR"/>
        </w:rPr>
        <w:t>：</w:t>
      </w:r>
    </w:p>
    <w:p w14:paraId="5DBC9795" w14:textId="77777777" w:rsidR="007C72BA" w:rsidRPr="00A15D17" w:rsidRDefault="007C72BA" w:rsidP="007C72BA">
      <w:pPr>
        <w:snapToGrid w:val="0"/>
        <w:spacing w:line="360" w:lineRule="auto"/>
        <w:rPr>
          <w:sz w:val="24"/>
          <w:lang w:val="pt-BR"/>
        </w:rPr>
      </w:pPr>
      <w:r w:rsidRPr="00A15D17">
        <w:rPr>
          <w:sz w:val="24"/>
          <w:lang w:val="pt-BR"/>
        </w:rPr>
        <w:lastRenderedPageBreak/>
        <w:t xml:space="preserve">  </w:t>
      </w:r>
      <w:r w:rsidRPr="00A15D17">
        <w:rPr>
          <w:rFonts w:hAnsi="宋体"/>
          <w:sz w:val="24"/>
          <w:lang w:val="pt-BR"/>
        </w:rPr>
        <w:t>（</w:t>
      </w:r>
      <w:r w:rsidRPr="00A15D17">
        <w:rPr>
          <w:sz w:val="24"/>
          <w:lang w:val="pt-BR"/>
        </w:rPr>
        <w:t>1</w:t>
      </w:r>
      <w:r w:rsidRPr="00A15D17">
        <w:rPr>
          <w:rFonts w:hAnsi="宋体"/>
          <w:sz w:val="24"/>
          <w:lang w:val="pt-BR"/>
        </w:rPr>
        <w:t>）</w:t>
      </w:r>
      <w:r w:rsidRPr="00885843">
        <w:rPr>
          <w:rFonts w:hAnsi="宋体"/>
          <w:sz w:val="24"/>
        </w:rPr>
        <w:t>错误修改</w:t>
      </w:r>
      <w:r w:rsidRPr="00A15D17">
        <w:rPr>
          <w:rFonts w:hAnsi="宋体"/>
          <w:sz w:val="24"/>
          <w:lang w:val="pt-BR"/>
        </w:rPr>
        <w:t>：</w:t>
      </w:r>
    </w:p>
    <w:p w14:paraId="27100A3E" w14:textId="77777777" w:rsidR="007C72BA" w:rsidRPr="00885843" w:rsidRDefault="007C72BA" w:rsidP="007C72BA">
      <w:pPr>
        <w:snapToGrid w:val="0"/>
        <w:spacing w:line="360" w:lineRule="auto"/>
        <w:rPr>
          <w:sz w:val="24"/>
        </w:rPr>
      </w:pPr>
      <w:r w:rsidRPr="00A15D17">
        <w:rPr>
          <w:sz w:val="24"/>
          <w:lang w:val="pt-BR"/>
        </w:rPr>
        <w:t xml:space="preserve">      </w:t>
      </w:r>
      <w:r w:rsidRPr="00885843">
        <w:rPr>
          <w:sz w:val="24"/>
        </w:rPr>
        <w:t>1)</w:t>
      </w:r>
      <w:r w:rsidRPr="00546818">
        <w:rPr>
          <w:rFonts w:hAnsi="宋体"/>
          <w:sz w:val="24"/>
        </w:rPr>
        <w:t xml:space="preserve"> </w:t>
      </w:r>
      <w:r w:rsidRPr="00885843">
        <w:rPr>
          <w:rFonts w:hAnsi="宋体"/>
          <w:sz w:val="24"/>
        </w:rPr>
        <w:t>第</w:t>
      </w:r>
      <w:r>
        <w:rPr>
          <w:sz w:val="24"/>
        </w:rPr>
        <w:t>2</w:t>
      </w:r>
      <w:r>
        <w:rPr>
          <w:rFonts w:hint="eastAsia"/>
          <w:sz w:val="24"/>
        </w:rPr>
        <w:t>，</w:t>
      </w:r>
      <w:r>
        <w:rPr>
          <w:rFonts w:hint="eastAsia"/>
          <w:sz w:val="24"/>
        </w:rPr>
        <w:t>3</w:t>
      </w:r>
      <w:r w:rsidRPr="00885843">
        <w:rPr>
          <w:rFonts w:hAnsi="宋体"/>
          <w:sz w:val="24"/>
        </w:rPr>
        <w:t>行</w:t>
      </w:r>
      <w:r>
        <w:rPr>
          <w:rFonts w:hAnsi="宋体" w:hint="eastAsia"/>
          <w:sz w:val="24"/>
        </w:rPr>
        <w:t>在宏定义时应加上括号，</w:t>
      </w:r>
      <w:r w:rsidRPr="00885843">
        <w:rPr>
          <w:rFonts w:hAnsi="宋体"/>
          <w:sz w:val="24"/>
        </w:rPr>
        <w:t>正确形式为：</w:t>
      </w:r>
    </w:p>
    <w:p w14:paraId="2D65C192" w14:textId="77777777" w:rsidR="007C72BA" w:rsidRPr="005E02E7" w:rsidRDefault="007C72BA" w:rsidP="007C72BA">
      <w:pPr>
        <w:snapToGrid w:val="0"/>
        <w:spacing w:line="360" w:lineRule="auto"/>
        <w:rPr>
          <w:sz w:val="24"/>
        </w:rPr>
      </w:pPr>
      <w:r w:rsidRPr="00885843">
        <w:rPr>
          <w:sz w:val="24"/>
        </w:rPr>
        <w:tab/>
      </w:r>
      <w:r w:rsidRPr="00885843">
        <w:rPr>
          <w:sz w:val="24"/>
        </w:rPr>
        <w:tab/>
      </w:r>
      <w:r w:rsidRPr="005E02E7">
        <w:rPr>
          <w:sz w:val="24"/>
        </w:rPr>
        <w:t>#</w:t>
      </w:r>
      <w:proofErr w:type="gramStart"/>
      <w:r w:rsidRPr="005E02E7">
        <w:rPr>
          <w:sz w:val="24"/>
        </w:rPr>
        <w:t>define</w:t>
      </w:r>
      <w:proofErr w:type="gramEnd"/>
      <w:r w:rsidRPr="005E02E7">
        <w:rPr>
          <w:sz w:val="24"/>
        </w:rPr>
        <w:t xml:space="preserve"> SUM (</w:t>
      </w:r>
      <w:proofErr w:type="spellStart"/>
      <w:r w:rsidRPr="005E02E7">
        <w:rPr>
          <w:sz w:val="24"/>
        </w:rPr>
        <w:t>a+b</w:t>
      </w:r>
      <w:proofErr w:type="spellEnd"/>
      <w:r w:rsidRPr="005E02E7">
        <w:rPr>
          <w:sz w:val="24"/>
        </w:rPr>
        <w:t>)</w:t>
      </w:r>
    </w:p>
    <w:p w14:paraId="33BFB7BC" w14:textId="77777777" w:rsidR="007C72BA" w:rsidRDefault="007C72BA" w:rsidP="007C72BA">
      <w:pPr>
        <w:snapToGrid w:val="0"/>
        <w:spacing w:line="360" w:lineRule="auto"/>
        <w:ind w:left="120" w:firstLineChars="300" w:firstLine="720"/>
        <w:rPr>
          <w:sz w:val="24"/>
        </w:rPr>
      </w:pPr>
      <w:r w:rsidRPr="005E02E7">
        <w:rPr>
          <w:sz w:val="24"/>
        </w:rPr>
        <w:t>#</w:t>
      </w:r>
      <w:proofErr w:type="gramStart"/>
      <w:r w:rsidRPr="005E02E7">
        <w:rPr>
          <w:sz w:val="24"/>
        </w:rPr>
        <w:t>define</w:t>
      </w:r>
      <w:proofErr w:type="gramEnd"/>
      <w:r w:rsidRPr="005E02E7">
        <w:rPr>
          <w:sz w:val="24"/>
        </w:rPr>
        <w:t xml:space="preserve"> DIF (a-b)</w:t>
      </w:r>
      <w:r w:rsidRPr="00885843">
        <w:rPr>
          <w:sz w:val="24"/>
        </w:rPr>
        <w:t xml:space="preserve">      </w:t>
      </w:r>
    </w:p>
    <w:p w14:paraId="5CF87BE4" w14:textId="77777777" w:rsidR="007C72BA" w:rsidRPr="00885843" w:rsidRDefault="007C72BA" w:rsidP="007C72BA">
      <w:pPr>
        <w:snapToGrid w:val="0"/>
        <w:spacing w:line="360" w:lineRule="auto"/>
        <w:ind w:firstLineChars="300" w:firstLine="720"/>
        <w:rPr>
          <w:sz w:val="24"/>
        </w:rPr>
      </w:pPr>
      <w:r w:rsidRPr="00885843">
        <w:rPr>
          <w:sz w:val="24"/>
        </w:rPr>
        <w:t xml:space="preserve">2) </w:t>
      </w:r>
      <w:r w:rsidRPr="00885843">
        <w:rPr>
          <w:rFonts w:hAnsi="宋体"/>
          <w:sz w:val="24"/>
        </w:rPr>
        <w:t>第</w:t>
      </w:r>
      <w:r>
        <w:rPr>
          <w:sz w:val="24"/>
        </w:rPr>
        <w:t>4</w:t>
      </w:r>
      <w:r w:rsidRPr="00885843">
        <w:rPr>
          <w:rFonts w:hAnsi="宋体"/>
          <w:sz w:val="24"/>
        </w:rPr>
        <w:t>行</w:t>
      </w:r>
      <w:r>
        <w:rPr>
          <w:rFonts w:hAnsi="宋体" w:hint="eastAsia"/>
          <w:sz w:val="24"/>
        </w:rPr>
        <w:t>交换两数的程序有误</w:t>
      </w:r>
      <w:r w:rsidRPr="00885843">
        <w:rPr>
          <w:rFonts w:hAnsi="宋体"/>
          <w:sz w:val="24"/>
        </w:rPr>
        <w:t>，正确形式为：</w:t>
      </w:r>
    </w:p>
    <w:p w14:paraId="43B5B671" w14:textId="77777777" w:rsidR="007C72BA" w:rsidRPr="004A78A0" w:rsidRDefault="007C72BA" w:rsidP="007C72BA">
      <w:pPr>
        <w:snapToGrid w:val="0"/>
        <w:spacing w:line="360" w:lineRule="auto"/>
        <w:rPr>
          <w:sz w:val="24"/>
        </w:rPr>
      </w:pPr>
      <w:r w:rsidRPr="00885843">
        <w:rPr>
          <w:sz w:val="24"/>
        </w:rPr>
        <w:tab/>
      </w:r>
      <w:r w:rsidRPr="00885843">
        <w:rPr>
          <w:sz w:val="24"/>
        </w:rPr>
        <w:tab/>
      </w:r>
      <w:r w:rsidRPr="005E02E7">
        <w:rPr>
          <w:sz w:val="24"/>
        </w:rPr>
        <w:t>#define SWAP(</w:t>
      </w:r>
      <w:proofErr w:type="spellStart"/>
      <w:proofErr w:type="gramStart"/>
      <w:r w:rsidRPr="005E02E7">
        <w:rPr>
          <w:sz w:val="24"/>
        </w:rPr>
        <w:t>a,b</w:t>
      </w:r>
      <w:proofErr w:type="spellEnd"/>
      <w:proofErr w:type="gramEnd"/>
      <w:r w:rsidRPr="005E02E7">
        <w:rPr>
          <w:sz w:val="24"/>
        </w:rPr>
        <w:t>)  a=b-</w:t>
      </w:r>
      <w:proofErr w:type="spellStart"/>
      <w:r w:rsidRPr="005E02E7">
        <w:rPr>
          <w:sz w:val="24"/>
        </w:rPr>
        <w:t>a,b</w:t>
      </w:r>
      <w:proofErr w:type="spellEnd"/>
      <w:r w:rsidRPr="005E02E7">
        <w:rPr>
          <w:sz w:val="24"/>
        </w:rPr>
        <w:t>=b-</w:t>
      </w:r>
      <w:proofErr w:type="spellStart"/>
      <w:r w:rsidRPr="005E02E7">
        <w:rPr>
          <w:sz w:val="24"/>
        </w:rPr>
        <w:t>a,a</w:t>
      </w:r>
      <w:proofErr w:type="spellEnd"/>
      <w:r w:rsidRPr="005E02E7">
        <w:rPr>
          <w:sz w:val="24"/>
        </w:rPr>
        <w:t>=</w:t>
      </w:r>
      <w:proofErr w:type="spellStart"/>
      <w:r w:rsidRPr="005E02E7">
        <w:rPr>
          <w:sz w:val="24"/>
        </w:rPr>
        <w:t>a+b</w:t>
      </w:r>
      <w:proofErr w:type="spellEnd"/>
    </w:p>
    <w:p w14:paraId="2D24D402" w14:textId="77777777" w:rsidR="007C72BA" w:rsidRPr="00411412" w:rsidRDefault="007C72BA" w:rsidP="007C72BA">
      <w:pPr>
        <w:snapToGrid w:val="0"/>
        <w:spacing w:line="360" w:lineRule="auto"/>
        <w:rPr>
          <w:sz w:val="24"/>
        </w:rPr>
      </w:pPr>
      <w:r w:rsidRPr="00885843">
        <w:rPr>
          <w:sz w:val="24"/>
        </w:rPr>
        <w:t xml:space="preserve">      </w:t>
      </w:r>
    </w:p>
    <w:p w14:paraId="78E62B16" w14:textId="77777777" w:rsidR="007C72BA" w:rsidRPr="00885843" w:rsidRDefault="007C72BA" w:rsidP="007C72BA">
      <w:pPr>
        <w:snapToGrid w:val="0"/>
        <w:spacing w:line="360" w:lineRule="auto"/>
        <w:rPr>
          <w:sz w:val="24"/>
        </w:rPr>
      </w:pPr>
      <w:r w:rsidRPr="00885843">
        <w:rPr>
          <w:sz w:val="24"/>
        </w:rPr>
        <w:t xml:space="preserve">  </w:t>
      </w:r>
      <w:r w:rsidRPr="00885843">
        <w:rPr>
          <w:rFonts w:hAnsi="宋体"/>
          <w:sz w:val="24"/>
        </w:rPr>
        <w:t>（</w:t>
      </w:r>
      <w:r w:rsidRPr="00885843">
        <w:rPr>
          <w:sz w:val="24"/>
        </w:rPr>
        <w:t>2</w:t>
      </w:r>
      <w:r w:rsidRPr="00885843">
        <w:rPr>
          <w:rFonts w:hAnsi="宋体"/>
          <w:sz w:val="24"/>
        </w:rPr>
        <w:t>）错误修改后运行结果：</w:t>
      </w:r>
    </w:p>
    <w:p w14:paraId="310FED72" w14:textId="77777777" w:rsidR="007C72BA" w:rsidRDefault="007C72BA" w:rsidP="007C72BA">
      <w:pPr>
        <w:snapToGrid w:val="0"/>
        <w:rPr>
          <w:sz w:val="24"/>
        </w:rPr>
      </w:pPr>
      <w:r w:rsidRPr="00885843">
        <w:rPr>
          <w:b/>
          <w:sz w:val="24"/>
        </w:rPr>
        <w:t xml:space="preserve">   </w:t>
      </w:r>
      <w:r w:rsidRPr="00885843">
        <w:rPr>
          <w:sz w:val="24"/>
        </w:rPr>
        <w:t xml:space="preserve">  </w:t>
      </w:r>
      <w:r>
        <w:rPr>
          <w:noProof/>
        </w:rPr>
        <w:drawing>
          <wp:inline distT="0" distB="0" distL="0" distR="0" wp14:anchorId="653E0D47" wp14:editId="18905BCD">
            <wp:extent cx="4884843" cy="960203"/>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84843" cy="960203"/>
                    </a:xfrm>
                    <a:prstGeom prst="rect">
                      <a:avLst/>
                    </a:prstGeom>
                  </pic:spPr>
                </pic:pic>
              </a:graphicData>
            </a:graphic>
          </wp:inline>
        </w:drawing>
      </w:r>
    </w:p>
    <w:p w14:paraId="4B14EB08" w14:textId="77777777" w:rsidR="007C72BA" w:rsidRPr="00885843" w:rsidRDefault="007C72BA" w:rsidP="007C72BA">
      <w:pPr>
        <w:snapToGrid w:val="0"/>
        <w:rPr>
          <w:b/>
          <w:sz w:val="24"/>
        </w:rPr>
      </w:pPr>
    </w:p>
    <w:p w14:paraId="7C8969B8" w14:textId="77777777" w:rsidR="007C72BA" w:rsidRPr="00885843" w:rsidRDefault="007C72BA" w:rsidP="007C72BA">
      <w:pPr>
        <w:snapToGrid w:val="0"/>
        <w:spacing w:afterLines="25" w:after="78" w:line="360" w:lineRule="auto"/>
        <w:rPr>
          <w:b/>
          <w:sz w:val="24"/>
        </w:rPr>
      </w:pPr>
      <w:r>
        <w:rPr>
          <w:b/>
          <w:sz w:val="24"/>
        </w:rPr>
        <w:t>4</w:t>
      </w:r>
      <w:r w:rsidRPr="00885843">
        <w:rPr>
          <w:b/>
          <w:sz w:val="24"/>
        </w:rPr>
        <w:t xml:space="preserve">.2.2 </w:t>
      </w:r>
      <w:r w:rsidRPr="00885843">
        <w:rPr>
          <w:rFonts w:hAnsi="宋体"/>
          <w:b/>
          <w:sz w:val="24"/>
        </w:rPr>
        <w:t>源程序修改替换</w:t>
      </w:r>
    </w:p>
    <w:p w14:paraId="3EA9B38D" w14:textId="77777777" w:rsidR="007C72BA" w:rsidRPr="00E31CB4" w:rsidRDefault="007C72BA" w:rsidP="007C72BA">
      <w:pPr>
        <w:spacing w:line="360" w:lineRule="auto"/>
        <w:ind w:firstLineChars="200" w:firstLine="480"/>
        <w:rPr>
          <w:sz w:val="24"/>
        </w:rPr>
      </w:pPr>
      <w:r>
        <w:rPr>
          <w:rFonts w:hint="eastAsia"/>
          <w:sz w:val="24"/>
        </w:rPr>
        <w:t>下面是用函数实现求三个数中最大数、计算两浮点数之和的程序。</w:t>
      </w:r>
      <w:r>
        <w:rPr>
          <w:rFonts w:ascii="宋体" w:hAnsi="宋体" w:hint="eastAsia"/>
          <w:sz w:val="24"/>
        </w:rPr>
        <w:t>在这个</w:t>
      </w:r>
      <w:r>
        <w:rPr>
          <w:rFonts w:hint="eastAsia"/>
          <w:sz w:val="24"/>
        </w:rPr>
        <w:t>源程序</w:t>
      </w:r>
      <w:r>
        <w:rPr>
          <w:rFonts w:ascii="宋体" w:hAnsi="宋体" w:hint="eastAsia"/>
          <w:sz w:val="24"/>
        </w:rPr>
        <w:t>中存在若干</w:t>
      </w:r>
      <w:r>
        <w:rPr>
          <w:rFonts w:hint="eastAsia"/>
          <w:sz w:val="24"/>
        </w:rPr>
        <w:t>语法和逻辑</w:t>
      </w:r>
      <w:r>
        <w:rPr>
          <w:rFonts w:ascii="宋体" w:hAnsi="宋体" w:hint="eastAsia"/>
          <w:sz w:val="24"/>
        </w:rPr>
        <w:t>错误</w:t>
      </w:r>
      <w:r>
        <w:rPr>
          <w:rFonts w:hint="eastAsia"/>
          <w:sz w:val="24"/>
        </w:rPr>
        <w:t>。</w:t>
      </w:r>
    </w:p>
    <w:p w14:paraId="0F59FDDE" w14:textId="77777777" w:rsidR="007C72BA" w:rsidRDefault="007C72BA" w:rsidP="007C72BA">
      <w:pPr>
        <w:pStyle w:val="af6"/>
        <w:numPr>
          <w:ilvl w:val="0"/>
          <w:numId w:val="5"/>
        </w:numPr>
        <w:spacing w:line="360" w:lineRule="auto"/>
        <w:ind w:firstLineChars="0"/>
        <w:rPr>
          <w:rFonts w:ascii="宋体" w:hAnsi="宋体"/>
          <w:sz w:val="24"/>
        </w:rPr>
      </w:pPr>
      <w:r w:rsidRPr="00E31CB4">
        <w:rPr>
          <w:rFonts w:ascii="宋体" w:hAnsi="宋体" w:hint="eastAsia"/>
          <w:sz w:val="24"/>
        </w:rPr>
        <w:t>对这个例子程序进行调试修改，使之能够正确完成指定任务；</w:t>
      </w:r>
    </w:p>
    <w:p w14:paraId="0A6CF8BB" w14:textId="77777777" w:rsidR="007C72BA" w:rsidRPr="00E31CB4" w:rsidRDefault="007C72BA" w:rsidP="007C72BA">
      <w:pPr>
        <w:spacing w:line="360" w:lineRule="auto"/>
        <w:ind w:left="420"/>
        <w:rPr>
          <w:sz w:val="24"/>
        </w:rPr>
      </w:pPr>
      <w:r w:rsidRPr="00E31CB4">
        <w:rPr>
          <w:rFonts w:hint="eastAsia"/>
          <w:sz w:val="24"/>
        </w:rPr>
        <w:t>/*</w:t>
      </w:r>
      <w:r w:rsidRPr="00E31CB4">
        <w:rPr>
          <w:rFonts w:hint="eastAsia"/>
          <w:sz w:val="24"/>
        </w:rPr>
        <w:t>实验</w:t>
      </w:r>
      <w:r w:rsidRPr="00E31CB4">
        <w:rPr>
          <w:rFonts w:hint="eastAsia"/>
          <w:sz w:val="24"/>
        </w:rPr>
        <w:t>4-2</w:t>
      </w:r>
      <w:r w:rsidRPr="00E31CB4">
        <w:rPr>
          <w:rFonts w:hint="eastAsia"/>
          <w:sz w:val="24"/>
        </w:rPr>
        <w:t>程序修改替换</w:t>
      </w:r>
      <w:proofErr w:type="gramStart"/>
      <w:r w:rsidRPr="00E31CB4">
        <w:rPr>
          <w:rFonts w:hint="eastAsia"/>
          <w:sz w:val="24"/>
        </w:rPr>
        <w:t>题程序</w:t>
      </w:r>
      <w:proofErr w:type="gramEnd"/>
      <w:r w:rsidRPr="00E31CB4">
        <w:rPr>
          <w:rFonts w:hint="eastAsia"/>
          <w:sz w:val="24"/>
        </w:rPr>
        <w:t xml:space="preserve">*/ </w:t>
      </w:r>
    </w:p>
    <w:p w14:paraId="118ED190" w14:textId="77777777" w:rsidR="007C72BA" w:rsidRPr="00E31CB4" w:rsidRDefault="007C72BA" w:rsidP="007C72BA">
      <w:pPr>
        <w:spacing w:line="360" w:lineRule="auto"/>
        <w:ind w:left="420"/>
        <w:rPr>
          <w:sz w:val="24"/>
        </w:rPr>
      </w:pPr>
      <w:r>
        <w:rPr>
          <w:sz w:val="24"/>
        </w:rPr>
        <w:t>1</w:t>
      </w:r>
      <w:r w:rsidRPr="00E31CB4">
        <w:rPr>
          <w:sz w:val="24"/>
        </w:rPr>
        <w:t>#include&lt;</w:t>
      </w:r>
      <w:proofErr w:type="spellStart"/>
      <w:r w:rsidRPr="00E31CB4">
        <w:rPr>
          <w:sz w:val="24"/>
        </w:rPr>
        <w:t>stdio.h</w:t>
      </w:r>
      <w:proofErr w:type="spellEnd"/>
      <w:r w:rsidRPr="00E31CB4">
        <w:rPr>
          <w:sz w:val="24"/>
        </w:rPr>
        <w:t xml:space="preserve">&gt; </w:t>
      </w:r>
    </w:p>
    <w:p w14:paraId="2F0A3A8F" w14:textId="77777777" w:rsidR="007C72BA" w:rsidRPr="00E31CB4" w:rsidRDefault="007C72BA" w:rsidP="007C72BA">
      <w:pPr>
        <w:spacing w:line="360" w:lineRule="auto"/>
        <w:ind w:left="420"/>
        <w:rPr>
          <w:sz w:val="24"/>
        </w:rPr>
      </w:pPr>
      <w:r>
        <w:rPr>
          <w:sz w:val="24"/>
        </w:rPr>
        <w:t>2</w:t>
      </w:r>
      <w:r w:rsidRPr="00E31CB4">
        <w:rPr>
          <w:sz w:val="24"/>
        </w:rPr>
        <w:t>int main(void)</w:t>
      </w:r>
    </w:p>
    <w:p w14:paraId="36755119" w14:textId="77777777" w:rsidR="007C72BA" w:rsidRPr="00E31CB4" w:rsidRDefault="007C72BA" w:rsidP="007C72BA">
      <w:pPr>
        <w:spacing w:line="360" w:lineRule="auto"/>
        <w:ind w:left="420"/>
        <w:rPr>
          <w:sz w:val="24"/>
        </w:rPr>
      </w:pPr>
      <w:r>
        <w:rPr>
          <w:sz w:val="24"/>
        </w:rPr>
        <w:t>3</w:t>
      </w:r>
      <w:r w:rsidRPr="00E31CB4">
        <w:rPr>
          <w:sz w:val="24"/>
        </w:rPr>
        <w:t>{</w:t>
      </w:r>
    </w:p>
    <w:p w14:paraId="4DB4FB0E" w14:textId="77777777" w:rsidR="007C72BA" w:rsidRPr="00E31CB4" w:rsidRDefault="007C72BA" w:rsidP="007C72BA">
      <w:pPr>
        <w:spacing w:line="360" w:lineRule="auto"/>
        <w:ind w:left="420"/>
        <w:rPr>
          <w:sz w:val="24"/>
        </w:rPr>
      </w:pPr>
      <w:r>
        <w:rPr>
          <w:sz w:val="24"/>
        </w:rPr>
        <w:t>4</w:t>
      </w:r>
      <w:r>
        <w:rPr>
          <w:sz w:val="24"/>
        </w:rPr>
        <w:tab/>
      </w:r>
      <w:r w:rsidRPr="00E31CB4">
        <w:rPr>
          <w:sz w:val="24"/>
        </w:rPr>
        <w:t>int a, b, c;</w:t>
      </w:r>
    </w:p>
    <w:p w14:paraId="33103329" w14:textId="77777777" w:rsidR="007C72BA" w:rsidRPr="00E31CB4" w:rsidRDefault="007C72BA" w:rsidP="007C72BA">
      <w:pPr>
        <w:spacing w:line="360" w:lineRule="auto"/>
        <w:ind w:left="420"/>
        <w:rPr>
          <w:sz w:val="24"/>
        </w:rPr>
      </w:pPr>
      <w:proofErr w:type="gramStart"/>
      <w:r>
        <w:rPr>
          <w:sz w:val="24"/>
        </w:rPr>
        <w:t>5</w:t>
      </w:r>
      <w:r w:rsidRPr="00E31CB4">
        <w:rPr>
          <w:sz w:val="24"/>
        </w:rPr>
        <w:t xml:space="preserve">  </w:t>
      </w:r>
      <w:r w:rsidRPr="00E31CB4">
        <w:rPr>
          <w:sz w:val="24"/>
        </w:rPr>
        <w:tab/>
      </w:r>
      <w:proofErr w:type="gramEnd"/>
      <w:r w:rsidRPr="00E31CB4">
        <w:rPr>
          <w:sz w:val="24"/>
        </w:rPr>
        <w:t>float d, e;</w:t>
      </w:r>
    </w:p>
    <w:p w14:paraId="0F877507" w14:textId="77777777" w:rsidR="007C72BA" w:rsidRPr="00E31CB4" w:rsidRDefault="007C72BA" w:rsidP="007C72BA">
      <w:pPr>
        <w:spacing w:line="360" w:lineRule="auto"/>
        <w:ind w:left="420"/>
        <w:rPr>
          <w:sz w:val="24"/>
        </w:rPr>
      </w:pPr>
      <w:proofErr w:type="gramStart"/>
      <w:r>
        <w:rPr>
          <w:sz w:val="24"/>
        </w:rPr>
        <w:t>6</w:t>
      </w:r>
      <w:r w:rsidRPr="00E31CB4">
        <w:rPr>
          <w:sz w:val="24"/>
        </w:rPr>
        <w:t xml:space="preserve">  </w:t>
      </w:r>
      <w:r w:rsidRPr="00E31CB4">
        <w:rPr>
          <w:sz w:val="24"/>
        </w:rPr>
        <w:tab/>
      </w:r>
      <w:proofErr w:type="spellStart"/>
      <w:proofErr w:type="gramEnd"/>
      <w:r w:rsidRPr="00E31CB4">
        <w:rPr>
          <w:sz w:val="24"/>
        </w:rPr>
        <w:t>printf</w:t>
      </w:r>
      <w:proofErr w:type="spellEnd"/>
      <w:r w:rsidRPr="00E31CB4">
        <w:rPr>
          <w:sz w:val="24"/>
        </w:rPr>
        <w:t>("Input three integers:");</w:t>
      </w:r>
    </w:p>
    <w:p w14:paraId="5AA14BCF" w14:textId="77777777" w:rsidR="007C72BA" w:rsidRPr="00E31CB4" w:rsidRDefault="007C72BA" w:rsidP="007C72BA">
      <w:pPr>
        <w:spacing w:line="360" w:lineRule="auto"/>
        <w:ind w:left="420"/>
        <w:rPr>
          <w:sz w:val="24"/>
        </w:rPr>
      </w:pPr>
      <w:proofErr w:type="gramStart"/>
      <w:r>
        <w:rPr>
          <w:sz w:val="24"/>
        </w:rPr>
        <w:t>7</w:t>
      </w:r>
      <w:r w:rsidRPr="00E31CB4">
        <w:rPr>
          <w:sz w:val="24"/>
        </w:rPr>
        <w:t xml:space="preserve">  </w:t>
      </w:r>
      <w:r w:rsidRPr="00E31CB4">
        <w:rPr>
          <w:sz w:val="24"/>
        </w:rPr>
        <w:tab/>
      </w:r>
      <w:proofErr w:type="spellStart"/>
      <w:proofErr w:type="gramEnd"/>
      <w:r w:rsidRPr="00E31CB4">
        <w:rPr>
          <w:sz w:val="24"/>
        </w:rPr>
        <w:t>scanf</w:t>
      </w:r>
      <w:proofErr w:type="spellEnd"/>
      <w:r w:rsidRPr="00E31CB4">
        <w:rPr>
          <w:sz w:val="24"/>
        </w:rPr>
        <w:t>("%d %d %</w:t>
      </w:r>
      <w:proofErr w:type="spellStart"/>
      <w:r w:rsidRPr="00E31CB4">
        <w:rPr>
          <w:sz w:val="24"/>
        </w:rPr>
        <w:t>d",&amp;a,&amp;b,&amp;c</w:t>
      </w:r>
      <w:proofErr w:type="spellEnd"/>
      <w:r w:rsidRPr="00E31CB4">
        <w:rPr>
          <w:sz w:val="24"/>
        </w:rPr>
        <w:t>);</w:t>
      </w:r>
    </w:p>
    <w:p w14:paraId="78E61BDD" w14:textId="77777777" w:rsidR="007C72BA" w:rsidRPr="00E31CB4" w:rsidRDefault="007C72BA" w:rsidP="007C72BA">
      <w:pPr>
        <w:spacing w:line="360" w:lineRule="auto"/>
        <w:ind w:left="420"/>
        <w:rPr>
          <w:sz w:val="24"/>
        </w:rPr>
      </w:pPr>
      <w:proofErr w:type="gramStart"/>
      <w:r>
        <w:rPr>
          <w:sz w:val="24"/>
        </w:rPr>
        <w:t>8</w:t>
      </w:r>
      <w:r w:rsidRPr="00E31CB4">
        <w:rPr>
          <w:sz w:val="24"/>
        </w:rPr>
        <w:t xml:space="preserve">  </w:t>
      </w:r>
      <w:r w:rsidRPr="00E31CB4">
        <w:rPr>
          <w:sz w:val="24"/>
        </w:rPr>
        <w:tab/>
      </w:r>
      <w:proofErr w:type="spellStart"/>
      <w:proofErr w:type="gramEnd"/>
      <w:r w:rsidRPr="00E31CB4">
        <w:rPr>
          <w:sz w:val="24"/>
        </w:rPr>
        <w:t>printf</w:t>
      </w:r>
      <w:proofErr w:type="spellEnd"/>
      <w:r w:rsidRPr="00E31CB4">
        <w:rPr>
          <w:sz w:val="24"/>
        </w:rPr>
        <w:t>("\</w:t>
      </w:r>
      <w:proofErr w:type="spellStart"/>
      <w:r w:rsidRPr="00E31CB4">
        <w:rPr>
          <w:sz w:val="24"/>
        </w:rPr>
        <w:t>nThe</w:t>
      </w:r>
      <w:proofErr w:type="spellEnd"/>
      <w:r w:rsidRPr="00E31CB4">
        <w:rPr>
          <w:sz w:val="24"/>
        </w:rPr>
        <w:t xml:space="preserve"> maximum of them is %d\</w:t>
      </w:r>
      <w:proofErr w:type="spellStart"/>
      <w:r w:rsidRPr="00E31CB4">
        <w:rPr>
          <w:sz w:val="24"/>
        </w:rPr>
        <w:t>n",max</w:t>
      </w:r>
      <w:proofErr w:type="spellEnd"/>
      <w:r w:rsidRPr="00E31CB4">
        <w:rPr>
          <w:sz w:val="24"/>
        </w:rPr>
        <w:t>(</w:t>
      </w:r>
      <w:proofErr w:type="spellStart"/>
      <w:r w:rsidRPr="00E31CB4">
        <w:rPr>
          <w:sz w:val="24"/>
        </w:rPr>
        <w:t>a,b,c</w:t>
      </w:r>
      <w:proofErr w:type="spellEnd"/>
      <w:r w:rsidRPr="00E31CB4">
        <w:rPr>
          <w:sz w:val="24"/>
        </w:rPr>
        <w:t>));</w:t>
      </w:r>
    </w:p>
    <w:p w14:paraId="2EC7DB0E" w14:textId="77777777" w:rsidR="007C72BA" w:rsidRPr="00E31CB4" w:rsidRDefault="007C72BA" w:rsidP="007C72BA">
      <w:pPr>
        <w:spacing w:line="360" w:lineRule="auto"/>
        <w:ind w:left="420"/>
        <w:rPr>
          <w:sz w:val="24"/>
        </w:rPr>
      </w:pPr>
    </w:p>
    <w:p w14:paraId="442B85F9" w14:textId="77777777" w:rsidR="007C72BA" w:rsidRPr="00E31CB4" w:rsidRDefault="007C72BA" w:rsidP="007C72BA">
      <w:pPr>
        <w:spacing w:line="360" w:lineRule="auto"/>
        <w:ind w:left="420"/>
        <w:rPr>
          <w:sz w:val="24"/>
        </w:rPr>
      </w:pPr>
      <w:proofErr w:type="gramStart"/>
      <w:r>
        <w:rPr>
          <w:sz w:val="24"/>
        </w:rPr>
        <w:t>9</w:t>
      </w:r>
      <w:r w:rsidRPr="00E31CB4">
        <w:rPr>
          <w:sz w:val="24"/>
        </w:rPr>
        <w:t xml:space="preserve">  </w:t>
      </w:r>
      <w:r w:rsidRPr="00E31CB4">
        <w:rPr>
          <w:sz w:val="24"/>
        </w:rPr>
        <w:tab/>
      </w:r>
      <w:proofErr w:type="spellStart"/>
      <w:proofErr w:type="gramEnd"/>
      <w:r w:rsidRPr="00E31CB4">
        <w:rPr>
          <w:sz w:val="24"/>
        </w:rPr>
        <w:t>printf</w:t>
      </w:r>
      <w:proofErr w:type="spellEnd"/>
      <w:r w:rsidRPr="00E31CB4">
        <w:rPr>
          <w:sz w:val="24"/>
        </w:rPr>
        <w:t>("Input two floating point numbers:");</w:t>
      </w:r>
    </w:p>
    <w:p w14:paraId="54BF6BC9" w14:textId="77777777" w:rsidR="007C72BA" w:rsidRPr="00E31CB4" w:rsidRDefault="007C72BA" w:rsidP="007C72BA">
      <w:pPr>
        <w:spacing w:line="360" w:lineRule="auto"/>
        <w:ind w:left="420"/>
        <w:rPr>
          <w:sz w:val="24"/>
        </w:rPr>
      </w:pPr>
      <w:r>
        <w:rPr>
          <w:sz w:val="24"/>
        </w:rPr>
        <w:t>10</w:t>
      </w:r>
      <w:r w:rsidRPr="00E31CB4">
        <w:rPr>
          <w:sz w:val="24"/>
        </w:rPr>
        <w:tab/>
      </w:r>
      <w:proofErr w:type="spellStart"/>
      <w:proofErr w:type="gramStart"/>
      <w:r w:rsidRPr="00E31CB4">
        <w:rPr>
          <w:sz w:val="24"/>
        </w:rPr>
        <w:t>scanf</w:t>
      </w:r>
      <w:proofErr w:type="spellEnd"/>
      <w:r w:rsidRPr="00E31CB4">
        <w:rPr>
          <w:sz w:val="24"/>
        </w:rPr>
        <w:t>(</w:t>
      </w:r>
      <w:proofErr w:type="gramEnd"/>
      <w:r w:rsidRPr="00E31CB4">
        <w:rPr>
          <w:sz w:val="24"/>
        </w:rPr>
        <w:t>"%f %</w:t>
      </w:r>
      <w:proofErr w:type="spellStart"/>
      <w:r w:rsidRPr="00E31CB4">
        <w:rPr>
          <w:sz w:val="24"/>
        </w:rPr>
        <w:t>f",&amp;d,&amp;e</w:t>
      </w:r>
      <w:proofErr w:type="spellEnd"/>
      <w:r w:rsidRPr="00E31CB4">
        <w:rPr>
          <w:sz w:val="24"/>
        </w:rPr>
        <w:t>);</w:t>
      </w:r>
    </w:p>
    <w:p w14:paraId="4E96DF0D" w14:textId="77777777" w:rsidR="007C72BA" w:rsidRPr="00E31CB4" w:rsidRDefault="007C72BA" w:rsidP="007C72BA">
      <w:pPr>
        <w:spacing w:line="360" w:lineRule="auto"/>
        <w:ind w:left="420"/>
        <w:rPr>
          <w:sz w:val="24"/>
        </w:rPr>
      </w:pPr>
      <w:r>
        <w:rPr>
          <w:sz w:val="24"/>
        </w:rPr>
        <w:t>11</w:t>
      </w:r>
      <w:r w:rsidRPr="00E31CB4">
        <w:rPr>
          <w:sz w:val="24"/>
        </w:rPr>
        <w:tab/>
      </w:r>
      <w:proofErr w:type="spellStart"/>
      <w:proofErr w:type="gramStart"/>
      <w:r w:rsidRPr="00E31CB4">
        <w:rPr>
          <w:sz w:val="24"/>
        </w:rPr>
        <w:t>printf</w:t>
      </w:r>
      <w:proofErr w:type="spellEnd"/>
      <w:r w:rsidRPr="00E31CB4">
        <w:rPr>
          <w:sz w:val="24"/>
        </w:rPr>
        <w:t>(</w:t>
      </w:r>
      <w:proofErr w:type="gramEnd"/>
      <w:r w:rsidRPr="00E31CB4">
        <w:rPr>
          <w:sz w:val="24"/>
        </w:rPr>
        <w:t>"\</w:t>
      </w:r>
      <w:proofErr w:type="spellStart"/>
      <w:r w:rsidRPr="00E31CB4">
        <w:rPr>
          <w:sz w:val="24"/>
        </w:rPr>
        <w:t>nThe</w:t>
      </w:r>
      <w:proofErr w:type="spellEnd"/>
      <w:r w:rsidRPr="00E31CB4">
        <w:rPr>
          <w:sz w:val="24"/>
        </w:rPr>
        <w:t xml:space="preserve"> sum of them is  %f\</w:t>
      </w:r>
      <w:proofErr w:type="spellStart"/>
      <w:r w:rsidRPr="00E31CB4">
        <w:rPr>
          <w:sz w:val="24"/>
        </w:rPr>
        <w:t>n",sum</w:t>
      </w:r>
      <w:proofErr w:type="spellEnd"/>
      <w:r w:rsidRPr="00E31CB4">
        <w:rPr>
          <w:sz w:val="24"/>
        </w:rPr>
        <w:t>(</w:t>
      </w:r>
      <w:proofErr w:type="spellStart"/>
      <w:r w:rsidRPr="00E31CB4">
        <w:rPr>
          <w:sz w:val="24"/>
        </w:rPr>
        <w:t>d,e</w:t>
      </w:r>
      <w:proofErr w:type="spellEnd"/>
      <w:r w:rsidRPr="00E31CB4">
        <w:rPr>
          <w:sz w:val="24"/>
        </w:rPr>
        <w:t>));</w:t>
      </w:r>
    </w:p>
    <w:p w14:paraId="0CF7D82F" w14:textId="77777777" w:rsidR="007C72BA" w:rsidRPr="00E31CB4" w:rsidRDefault="007C72BA" w:rsidP="007C72BA">
      <w:pPr>
        <w:spacing w:line="360" w:lineRule="auto"/>
        <w:ind w:left="420"/>
        <w:rPr>
          <w:sz w:val="24"/>
        </w:rPr>
      </w:pPr>
      <w:r>
        <w:rPr>
          <w:sz w:val="24"/>
        </w:rPr>
        <w:t>12</w:t>
      </w:r>
      <w:r w:rsidRPr="00E31CB4">
        <w:rPr>
          <w:sz w:val="24"/>
        </w:rPr>
        <w:tab/>
        <w:t>return 0;</w:t>
      </w:r>
    </w:p>
    <w:p w14:paraId="1B2D2A1D" w14:textId="77777777" w:rsidR="007C72BA" w:rsidRPr="00E31CB4" w:rsidRDefault="007C72BA" w:rsidP="007C72BA">
      <w:pPr>
        <w:spacing w:line="360" w:lineRule="auto"/>
        <w:ind w:left="420"/>
        <w:rPr>
          <w:sz w:val="24"/>
        </w:rPr>
      </w:pPr>
      <w:r>
        <w:rPr>
          <w:sz w:val="24"/>
        </w:rPr>
        <w:lastRenderedPageBreak/>
        <w:t>13</w:t>
      </w:r>
      <w:r w:rsidRPr="00E31CB4">
        <w:rPr>
          <w:sz w:val="24"/>
        </w:rPr>
        <w:t>}</w:t>
      </w:r>
    </w:p>
    <w:p w14:paraId="2EB5665D" w14:textId="77777777" w:rsidR="007C72BA" w:rsidRPr="00E31CB4" w:rsidRDefault="007C72BA" w:rsidP="007C72BA">
      <w:pPr>
        <w:spacing w:line="360" w:lineRule="auto"/>
        <w:ind w:left="420"/>
        <w:rPr>
          <w:sz w:val="24"/>
        </w:rPr>
      </w:pPr>
      <w:r w:rsidRPr="00E31CB4">
        <w:rPr>
          <w:sz w:val="24"/>
        </w:rPr>
        <w:tab/>
      </w:r>
    </w:p>
    <w:p w14:paraId="0024D0BC" w14:textId="77777777" w:rsidR="007C72BA" w:rsidRPr="00E31CB4" w:rsidRDefault="007C72BA" w:rsidP="007C72BA">
      <w:pPr>
        <w:spacing w:line="360" w:lineRule="auto"/>
        <w:ind w:left="420"/>
        <w:rPr>
          <w:sz w:val="24"/>
        </w:rPr>
      </w:pPr>
      <w:r>
        <w:rPr>
          <w:sz w:val="24"/>
        </w:rPr>
        <w:t>14</w:t>
      </w:r>
      <w:r w:rsidRPr="00E31CB4">
        <w:rPr>
          <w:sz w:val="24"/>
        </w:rPr>
        <w:t xml:space="preserve">int </w:t>
      </w:r>
      <w:proofErr w:type="gramStart"/>
      <w:r w:rsidRPr="00E31CB4">
        <w:rPr>
          <w:sz w:val="24"/>
        </w:rPr>
        <w:t>max(</w:t>
      </w:r>
      <w:proofErr w:type="gramEnd"/>
      <w:r w:rsidRPr="00E31CB4">
        <w:rPr>
          <w:sz w:val="24"/>
        </w:rPr>
        <w:t>int x, int y, int z)</w:t>
      </w:r>
      <w:r w:rsidRPr="00E31CB4">
        <w:rPr>
          <w:sz w:val="24"/>
        </w:rPr>
        <w:tab/>
      </w:r>
      <w:r w:rsidRPr="00E31CB4">
        <w:rPr>
          <w:sz w:val="24"/>
        </w:rPr>
        <w:tab/>
      </w:r>
      <w:r w:rsidRPr="00E31CB4">
        <w:rPr>
          <w:sz w:val="24"/>
        </w:rPr>
        <w:tab/>
      </w:r>
      <w:r w:rsidRPr="00E31CB4">
        <w:rPr>
          <w:sz w:val="24"/>
        </w:rPr>
        <w:tab/>
      </w:r>
      <w:r w:rsidRPr="00E31CB4">
        <w:rPr>
          <w:sz w:val="24"/>
        </w:rPr>
        <w:tab/>
      </w:r>
    </w:p>
    <w:p w14:paraId="1F6872B2" w14:textId="77777777" w:rsidR="007C72BA" w:rsidRPr="00E31CB4" w:rsidRDefault="007C72BA" w:rsidP="007C72BA">
      <w:pPr>
        <w:spacing w:line="360" w:lineRule="auto"/>
        <w:ind w:left="420"/>
        <w:rPr>
          <w:sz w:val="24"/>
        </w:rPr>
      </w:pPr>
      <w:r>
        <w:rPr>
          <w:sz w:val="24"/>
        </w:rPr>
        <w:t>15</w:t>
      </w:r>
      <w:r w:rsidRPr="00E31CB4">
        <w:rPr>
          <w:sz w:val="24"/>
        </w:rPr>
        <w:t>{</w:t>
      </w:r>
    </w:p>
    <w:p w14:paraId="0504EB90" w14:textId="77777777" w:rsidR="007C72BA" w:rsidRPr="00E31CB4" w:rsidRDefault="007C72BA" w:rsidP="007C72BA">
      <w:pPr>
        <w:spacing w:line="360" w:lineRule="auto"/>
        <w:ind w:left="420"/>
        <w:rPr>
          <w:sz w:val="24"/>
        </w:rPr>
      </w:pPr>
      <w:r>
        <w:rPr>
          <w:sz w:val="24"/>
        </w:rPr>
        <w:t>16</w:t>
      </w:r>
      <w:r w:rsidRPr="00E31CB4">
        <w:rPr>
          <w:sz w:val="24"/>
        </w:rPr>
        <w:tab/>
        <w:t>int m=z;</w:t>
      </w:r>
    </w:p>
    <w:p w14:paraId="28CDAD75" w14:textId="77777777" w:rsidR="007C72BA" w:rsidRPr="00E31CB4" w:rsidRDefault="007C72BA" w:rsidP="007C72BA">
      <w:pPr>
        <w:spacing w:line="360" w:lineRule="auto"/>
        <w:ind w:left="420"/>
        <w:rPr>
          <w:sz w:val="24"/>
        </w:rPr>
      </w:pPr>
      <w:r>
        <w:rPr>
          <w:sz w:val="24"/>
        </w:rPr>
        <w:t>17</w:t>
      </w:r>
      <w:r w:rsidRPr="00E31CB4">
        <w:rPr>
          <w:sz w:val="24"/>
        </w:rPr>
        <w:tab/>
        <w:t>if (x&gt;y)</w:t>
      </w:r>
    </w:p>
    <w:p w14:paraId="7584398B" w14:textId="77777777" w:rsidR="007C72BA" w:rsidRPr="00E31CB4" w:rsidRDefault="007C72BA" w:rsidP="007C72BA">
      <w:pPr>
        <w:spacing w:line="360" w:lineRule="auto"/>
        <w:ind w:left="420"/>
        <w:rPr>
          <w:sz w:val="24"/>
        </w:rPr>
      </w:pPr>
      <w:r>
        <w:rPr>
          <w:sz w:val="24"/>
        </w:rPr>
        <w:t>18</w:t>
      </w:r>
      <w:r w:rsidRPr="00E31CB4">
        <w:rPr>
          <w:sz w:val="24"/>
        </w:rPr>
        <w:tab/>
      </w:r>
      <w:r w:rsidRPr="00E31CB4">
        <w:rPr>
          <w:sz w:val="24"/>
        </w:rPr>
        <w:tab/>
        <w:t>if(x&gt;z) m=x;</w:t>
      </w:r>
    </w:p>
    <w:p w14:paraId="6CA073BE" w14:textId="77777777" w:rsidR="007C72BA" w:rsidRPr="00E31CB4" w:rsidRDefault="007C72BA" w:rsidP="007C72BA">
      <w:pPr>
        <w:spacing w:line="360" w:lineRule="auto"/>
        <w:ind w:left="420"/>
        <w:rPr>
          <w:sz w:val="24"/>
        </w:rPr>
      </w:pPr>
      <w:r>
        <w:rPr>
          <w:sz w:val="24"/>
        </w:rPr>
        <w:t>19</w:t>
      </w:r>
      <w:r w:rsidRPr="00E31CB4">
        <w:rPr>
          <w:sz w:val="24"/>
        </w:rPr>
        <w:tab/>
        <w:t>else</w:t>
      </w:r>
    </w:p>
    <w:p w14:paraId="62852FBD" w14:textId="77777777" w:rsidR="007C72BA" w:rsidRPr="00E31CB4" w:rsidRDefault="007C72BA" w:rsidP="007C72BA">
      <w:pPr>
        <w:spacing w:line="360" w:lineRule="auto"/>
        <w:ind w:left="420"/>
        <w:rPr>
          <w:sz w:val="24"/>
        </w:rPr>
      </w:pPr>
      <w:r>
        <w:rPr>
          <w:sz w:val="24"/>
        </w:rPr>
        <w:t>20</w:t>
      </w:r>
      <w:r w:rsidRPr="00E31CB4">
        <w:rPr>
          <w:sz w:val="24"/>
        </w:rPr>
        <w:t xml:space="preserve">   </w:t>
      </w:r>
      <w:r w:rsidRPr="00E31CB4">
        <w:rPr>
          <w:sz w:val="24"/>
        </w:rPr>
        <w:tab/>
        <w:t>if(y&gt;z) m=y;</w:t>
      </w:r>
    </w:p>
    <w:p w14:paraId="2A855F45" w14:textId="77777777" w:rsidR="007C72BA" w:rsidRPr="00E31CB4" w:rsidRDefault="007C72BA" w:rsidP="007C72BA">
      <w:pPr>
        <w:spacing w:line="360" w:lineRule="auto"/>
        <w:ind w:left="420"/>
        <w:rPr>
          <w:sz w:val="24"/>
        </w:rPr>
      </w:pPr>
      <w:r>
        <w:rPr>
          <w:sz w:val="24"/>
        </w:rPr>
        <w:t>21</w:t>
      </w:r>
      <w:r w:rsidRPr="00E31CB4">
        <w:rPr>
          <w:sz w:val="24"/>
        </w:rPr>
        <w:t xml:space="preserve">    return m;</w:t>
      </w:r>
    </w:p>
    <w:p w14:paraId="59A4AC56" w14:textId="77777777" w:rsidR="007C72BA" w:rsidRPr="00E31CB4" w:rsidRDefault="007C72BA" w:rsidP="007C72BA">
      <w:pPr>
        <w:spacing w:line="360" w:lineRule="auto"/>
        <w:ind w:left="420"/>
        <w:rPr>
          <w:sz w:val="24"/>
        </w:rPr>
      </w:pPr>
      <w:r>
        <w:rPr>
          <w:sz w:val="24"/>
        </w:rPr>
        <w:t>22</w:t>
      </w:r>
      <w:r w:rsidRPr="00E31CB4">
        <w:rPr>
          <w:sz w:val="24"/>
        </w:rPr>
        <w:t>}</w:t>
      </w:r>
    </w:p>
    <w:p w14:paraId="1D744A04" w14:textId="77777777" w:rsidR="007C72BA" w:rsidRPr="00E31CB4" w:rsidRDefault="007C72BA" w:rsidP="007C72BA">
      <w:pPr>
        <w:spacing w:line="360" w:lineRule="auto"/>
        <w:ind w:left="420"/>
        <w:rPr>
          <w:sz w:val="24"/>
        </w:rPr>
      </w:pPr>
    </w:p>
    <w:p w14:paraId="11484F14" w14:textId="77777777" w:rsidR="007C72BA" w:rsidRPr="00E31CB4" w:rsidRDefault="007C72BA" w:rsidP="007C72BA">
      <w:pPr>
        <w:spacing w:line="360" w:lineRule="auto"/>
        <w:ind w:left="420"/>
        <w:rPr>
          <w:sz w:val="24"/>
        </w:rPr>
      </w:pPr>
      <w:r>
        <w:rPr>
          <w:sz w:val="24"/>
        </w:rPr>
        <w:t>23</w:t>
      </w:r>
      <w:r w:rsidRPr="00E31CB4">
        <w:rPr>
          <w:sz w:val="24"/>
        </w:rPr>
        <w:t xml:space="preserve">float </w:t>
      </w:r>
      <w:proofErr w:type="gramStart"/>
      <w:r w:rsidRPr="00E31CB4">
        <w:rPr>
          <w:sz w:val="24"/>
        </w:rPr>
        <w:t>sum(</w:t>
      </w:r>
      <w:proofErr w:type="gramEnd"/>
      <w:r w:rsidRPr="00E31CB4">
        <w:rPr>
          <w:sz w:val="24"/>
        </w:rPr>
        <w:t>float x, float y)</w:t>
      </w:r>
    </w:p>
    <w:p w14:paraId="1E0E5AA8" w14:textId="77777777" w:rsidR="007C72BA" w:rsidRPr="00E31CB4" w:rsidRDefault="007C72BA" w:rsidP="007C72BA">
      <w:pPr>
        <w:spacing w:line="360" w:lineRule="auto"/>
        <w:ind w:left="420"/>
        <w:rPr>
          <w:sz w:val="24"/>
        </w:rPr>
      </w:pPr>
      <w:r>
        <w:rPr>
          <w:sz w:val="24"/>
        </w:rPr>
        <w:t>24</w:t>
      </w:r>
      <w:r w:rsidRPr="00E31CB4">
        <w:rPr>
          <w:sz w:val="24"/>
        </w:rPr>
        <w:t>{</w:t>
      </w:r>
    </w:p>
    <w:p w14:paraId="27B88ED6" w14:textId="77777777" w:rsidR="007C72BA" w:rsidRPr="00E31CB4" w:rsidRDefault="007C72BA" w:rsidP="007C72BA">
      <w:pPr>
        <w:spacing w:line="360" w:lineRule="auto"/>
        <w:ind w:left="420"/>
        <w:rPr>
          <w:sz w:val="24"/>
        </w:rPr>
      </w:pPr>
      <w:r>
        <w:rPr>
          <w:sz w:val="24"/>
        </w:rPr>
        <w:t>25</w:t>
      </w:r>
      <w:r w:rsidRPr="00E31CB4">
        <w:rPr>
          <w:sz w:val="24"/>
        </w:rPr>
        <w:tab/>
        <w:t xml:space="preserve">return </w:t>
      </w:r>
      <w:proofErr w:type="spellStart"/>
      <w:r w:rsidRPr="00E31CB4">
        <w:rPr>
          <w:sz w:val="24"/>
        </w:rPr>
        <w:t>x+y</w:t>
      </w:r>
      <w:proofErr w:type="spellEnd"/>
      <w:r w:rsidRPr="00E31CB4">
        <w:rPr>
          <w:sz w:val="24"/>
        </w:rPr>
        <w:t>;</w:t>
      </w:r>
    </w:p>
    <w:p w14:paraId="6E4C7D3C" w14:textId="77777777" w:rsidR="007C72BA" w:rsidRPr="00E31CB4" w:rsidRDefault="007C72BA" w:rsidP="007C72BA">
      <w:pPr>
        <w:spacing w:line="360" w:lineRule="auto"/>
        <w:ind w:left="420"/>
        <w:rPr>
          <w:sz w:val="24"/>
        </w:rPr>
      </w:pPr>
      <w:r>
        <w:rPr>
          <w:sz w:val="24"/>
        </w:rPr>
        <w:t>26</w:t>
      </w:r>
      <w:r w:rsidRPr="00E31CB4">
        <w:rPr>
          <w:sz w:val="24"/>
        </w:rPr>
        <w:t>}</w:t>
      </w:r>
    </w:p>
    <w:p w14:paraId="076D4A4E" w14:textId="77777777" w:rsidR="007C72BA" w:rsidRDefault="007C72BA" w:rsidP="007C72BA">
      <w:pPr>
        <w:spacing w:line="360" w:lineRule="auto"/>
        <w:ind w:left="420"/>
        <w:rPr>
          <w:rFonts w:ascii="宋体" w:hAnsi="宋体"/>
          <w:sz w:val="24"/>
        </w:rPr>
      </w:pPr>
    </w:p>
    <w:p w14:paraId="06C84E35" w14:textId="77777777" w:rsidR="007C72BA" w:rsidRPr="00DA68D1" w:rsidRDefault="007C72BA" w:rsidP="007C72BA">
      <w:pPr>
        <w:spacing w:line="360" w:lineRule="auto"/>
        <w:rPr>
          <w:rFonts w:hAnsi="宋体"/>
          <w:b/>
          <w:sz w:val="24"/>
        </w:rPr>
      </w:pPr>
      <w:r w:rsidRPr="00885843">
        <w:rPr>
          <w:rFonts w:hAnsi="宋体"/>
          <w:b/>
          <w:sz w:val="24"/>
        </w:rPr>
        <w:t>解答：</w:t>
      </w:r>
    </w:p>
    <w:p w14:paraId="4D6CFFC0" w14:textId="77777777" w:rsidR="007C72BA" w:rsidRPr="00A15D17" w:rsidRDefault="007C72BA" w:rsidP="007C72BA">
      <w:pPr>
        <w:snapToGrid w:val="0"/>
        <w:spacing w:line="360" w:lineRule="auto"/>
        <w:rPr>
          <w:sz w:val="24"/>
          <w:lang w:val="pt-BR"/>
        </w:rPr>
      </w:pPr>
      <w:r w:rsidRPr="00A15D17">
        <w:rPr>
          <w:rFonts w:hAnsi="宋体"/>
          <w:sz w:val="24"/>
          <w:lang w:val="pt-BR"/>
        </w:rPr>
        <w:t>（</w:t>
      </w:r>
      <w:r w:rsidRPr="00A15D17">
        <w:rPr>
          <w:sz w:val="24"/>
          <w:lang w:val="pt-BR"/>
        </w:rPr>
        <w:t>1</w:t>
      </w:r>
      <w:r w:rsidRPr="00A15D17">
        <w:rPr>
          <w:rFonts w:hAnsi="宋体"/>
          <w:sz w:val="24"/>
          <w:lang w:val="pt-BR"/>
        </w:rPr>
        <w:t>）</w:t>
      </w:r>
      <w:r w:rsidRPr="00885843">
        <w:rPr>
          <w:rFonts w:hAnsi="宋体"/>
          <w:sz w:val="24"/>
        </w:rPr>
        <w:t>错误修改</w:t>
      </w:r>
      <w:r w:rsidRPr="00A15D17">
        <w:rPr>
          <w:rFonts w:hAnsi="宋体"/>
          <w:sz w:val="24"/>
          <w:lang w:val="pt-BR"/>
        </w:rPr>
        <w:t>：</w:t>
      </w:r>
    </w:p>
    <w:p w14:paraId="699C40F0" w14:textId="77777777" w:rsidR="007C72BA" w:rsidRPr="00885843" w:rsidRDefault="007C72BA" w:rsidP="007C72BA">
      <w:pPr>
        <w:snapToGrid w:val="0"/>
        <w:spacing w:line="360" w:lineRule="auto"/>
        <w:ind w:firstLine="420"/>
        <w:rPr>
          <w:sz w:val="24"/>
        </w:rPr>
      </w:pPr>
      <w:r w:rsidRPr="00885843">
        <w:rPr>
          <w:sz w:val="24"/>
        </w:rPr>
        <w:t>1)</w:t>
      </w:r>
      <w:r w:rsidRPr="00546818">
        <w:rPr>
          <w:rFonts w:hAnsi="宋体"/>
          <w:sz w:val="24"/>
        </w:rPr>
        <w:t xml:space="preserve"> </w:t>
      </w:r>
      <w:r>
        <w:rPr>
          <w:rFonts w:hAnsi="宋体"/>
          <w:sz w:val="24"/>
        </w:rPr>
        <w:t>max</w:t>
      </w:r>
      <w:r>
        <w:rPr>
          <w:rFonts w:hAnsi="宋体" w:hint="eastAsia"/>
          <w:sz w:val="24"/>
        </w:rPr>
        <w:t>和</w:t>
      </w:r>
      <w:r>
        <w:rPr>
          <w:rFonts w:hAnsi="宋体" w:hint="eastAsia"/>
          <w:sz w:val="24"/>
        </w:rPr>
        <w:t>s</w:t>
      </w:r>
      <w:r>
        <w:rPr>
          <w:rFonts w:hAnsi="宋体"/>
          <w:sz w:val="24"/>
        </w:rPr>
        <w:t>um</w:t>
      </w:r>
      <w:r>
        <w:rPr>
          <w:rFonts w:hAnsi="宋体" w:hint="eastAsia"/>
          <w:sz w:val="24"/>
        </w:rPr>
        <w:t>在</w:t>
      </w:r>
      <w:r>
        <w:rPr>
          <w:rFonts w:hAnsi="宋体" w:hint="eastAsia"/>
          <w:sz w:val="24"/>
        </w:rPr>
        <w:t>m</w:t>
      </w:r>
      <w:r>
        <w:rPr>
          <w:rFonts w:hAnsi="宋体"/>
          <w:sz w:val="24"/>
        </w:rPr>
        <w:t>ain</w:t>
      </w:r>
      <w:r>
        <w:rPr>
          <w:rFonts w:hAnsi="宋体" w:hint="eastAsia"/>
          <w:sz w:val="24"/>
        </w:rPr>
        <w:t>函数之前应有声明，</w:t>
      </w:r>
      <w:r w:rsidRPr="00885843">
        <w:rPr>
          <w:rFonts w:hAnsi="宋体"/>
          <w:sz w:val="24"/>
        </w:rPr>
        <w:t>正确形式为：</w:t>
      </w:r>
    </w:p>
    <w:p w14:paraId="2A742F60" w14:textId="77777777" w:rsidR="007C72BA" w:rsidRPr="00FD6537" w:rsidRDefault="007C72BA" w:rsidP="007C72BA">
      <w:pPr>
        <w:snapToGrid w:val="0"/>
        <w:spacing w:line="360" w:lineRule="auto"/>
        <w:rPr>
          <w:sz w:val="24"/>
        </w:rPr>
      </w:pPr>
      <w:r w:rsidRPr="00885843">
        <w:rPr>
          <w:sz w:val="24"/>
        </w:rPr>
        <w:tab/>
      </w:r>
      <w:r w:rsidRPr="00885843">
        <w:rPr>
          <w:sz w:val="24"/>
        </w:rPr>
        <w:tab/>
      </w:r>
      <w:r w:rsidRPr="00FD6537">
        <w:rPr>
          <w:sz w:val="24"/>
        </w:rPr>
        <w:t xml:space="preserve">int </w:t>
      </w:r>
      <w:proofErr w:type="gramStart"/>
      <w:r w:rsidRPr="00FD6537">
        <w:rPr>
          <w:sz w:val="24"/>
        </w:rPr>
        <w:t>max(</w:t>
      </w:r>
      <w:proofErr w:type="gramEnd"/>
      <w:r w:rsidRPr="00FD6537">
        <w:rPr>
          <w:sz w:val="24"/>
        </w:rPr>
        <w:t>int x, int y, int z);</w:t>
      </w:r>
    </w:p>
    <w:p w14:paraId="464A36D6" w14:textId="77777777" w:rsidR="007C72BA" w:rsidRDefault="007C72BA" w:rsidP="007C72BA">
      <w:pPr>
        <w:snapToGrid w:val="0"/>
        <w:spacing w:line="360" w:lineRule="auto"/>
        <w:ind w:left="420" w:firstLine="420"/>
        <w:rPr>
          <w:sz w:val="24"/>
        </w:rPr>
      </w:pPr>
      <w:r w:rsidRPr="00FD6537">
        <w:rPr>
          <w:sz w:val="24"/>
        </w:rPr>
        <w:t xml:space="preserve">float </w:t>
      </w:r>
      <w:proofErr w:type="gramStart"/>
      <w:r w:rsidRPr="00FD6537">
        <w:rPr>
          <w:sz w:val="24"/>
        </w:rPr>
        <w:t>sum(</w:t>
      </w:r>
      <w:proofErr w:type="gramEnd"/>
      <w:r w:rsidRPr="00FD6537">
        <w:rPr>
          <w:sz w:val="24"/>
        </w:rPr>
        <w:t>float x, float y);</w:t>
      </w:r>
      <w:r w:rsidRPr="00885843">
        <w:rPr>
          <w:sz w:val="24"/>
        </w:rPr>
        <w:t xml:space="preserve">     </w:t>
      </w:r>
    </w:p>
    <w:p w14:paraId="28269C17" w14:textId="77777777" w:rsidR="007C72BA" w:rsidRDefault="007C72BA" w:rsidP="007C72BA">
      <w:pPr>
        <w:spacing w:line="360" w:lineRule="auto"/>
        <w:ind w:left="420"/>
        <w:rPr>
          <w:sz w:val="24"/>
        </w:rPr>
      </w:pPr>
      <w:r>
        <w:rPr>
          <w:sz w:val="24"/>
        </w:rPr>
        <w:t>2</w:t>
      </w:r>
      <w:r w:rsidRPr="00885843">
        <w:rPr>
          <w:sz w:val="24"/>
        </w:rPr>
        <w:t>)</w:t>
      </w:r>
      <w:r>
        <w:rPr>
          <w:sz w:val="24"/>
        </w:rPr>
        <w:t>max</w:t>
      </w:r>
      <w:r>
        <w:rPr>
          <w:rFonts w:hint="eastAsia"/>
          <w:sz w:val="24"/>
        </w:rPr>
        <w:t>函数存在逻辑错误，正确形式为：</w:t>
      </w:r>
    </w:p>
    <w:p w14:paraId="6C3EEADB" w14:textId="77777777" w:rsidR="007C72BA" w:rsidRPr="00FD6537" w:rsidRDefault="007C72BA" w:rsidP="007C72BA">
      <w:pPr>
        <w:spacing w:line="360" w:lineRule="auto"/>
        <w:ind w:left="420"/>
        <w:rPr>
          <w:sz w:val="24"/>
        </w:rPr>
      </w:pPr>
      <w:r>
        <w:rPr>
          <w:sz w:val="24"/>
        </w:rPr>
        <w:tab/>
      </w:r>
      <w:r w:rsidRPr="00FD6537">
        <w:rPr>
          <w:sz w:val="24"/>
        </w:rPr>
        <w:t xml:space="preserve">int </w:t>
      </w:r>
      <w:proofErr w:type="gramStart"/>
      <w:r w:rsidRPr="00FD6537">
        <w:rPr>
          <w:sz w:val="24"/>
        </w:rPr>
        <w:t>max(</w:t>
      </w:r>
      <w:proofErr w:type="gramEnd"/>
      <w:r w:rsidRPr="00FD6537">
        <w:rPr>
          <w:sz w:val="24"/>
        </w:rPr>
        <w:t>int x, int y, int z)</w:t>
      </w:r>
    </w:p>
    <w:p w14:paraId="44C4BEDB" w14:textId="77777777" w:rsidR="007C72BA" w:rsidRPr="00FD6537" w:rsidRDefault="007C72BA" w:rsidP="007C72BA">
      <w:pPr>
        <w:spacing w:line="360" w:lineRule="auto"/>
        <w:ind w:left="420" w:firstLine="420"/>
        <w:rPr>
          <w:sz w:val="24"/>
        </w:rPr>
      </w:pPr>
      <w:r w:rsidRPr="00FD6537">
        <w:rPr>
          <w:sz w:val="24"/>
        </w:rPr>
        <w:t>{</w:t>
      </w:r>
    </w:p>
    <w:p w14:paraId="4ADAB598" w14:textId="77777777" w:rsidR="007C72BA" w:rsidRPr="00FD6537" w:rsidRDefault="007C72BA" w:rsidP="007C72BA">
      <w:pPr>
        <w:spacing w:line="360" w:lineRule="auto"/>
        <w:ind w:left="420"/>
        <w:rPr>
          <w:sz w:val="24"/>
        </w:rPr>
      </w:pPr>
      <w:r w:rsidRPr="00FD6537">
        <w:rPr>
          <w:sz w:val="24"/>
        </w:rPr>
        <w:tab/>
      </w:r>
      <w:r>
        <w:rPr>
          <w:sz w:val="24"/>
        </w:rPr>
        <w:tab/>
      </w:r>
      <w:r w:rsidRPr="00FD6537">
        <w:rPr>
          <w:sz w:val="24"/>
        </w:rPr>
        <w:t>int m = z;</w:t>
      </w:r>
    </w:p>
    <w:p w14:paraId="4375607C" w14:textId="77777777" w:rsidR="007C72BA" w:rsidRPr="00FD6537" w:rsidRDefault="007C72BA" w:rsidP="007C72BA">
      <w:pPr>
        <w:spacing w:line="360" w:lineRule="auto"/>
        <w:ind w:left="420"/>
        <w:rPr>
          <w:sz w:val="24"/>
        </w:rPr>
      </w:pPr>
      <w:r w:rsidRPr="00FD6537">
        <w:rPr>
          <w:sz w:val="24"/>
        </w:rPr>
        <w:tab/>
      </w:r>
      <w:r>
        <w:rPr>
          <w:sz w:val="24"/>
        </w:rPr>
        <w:tab/>
      </w:r>
      <w:r w:rsidRPr="00FD6537">
        <w:rPr>
          <w:sz w:val="24"/>
        </w:rPr>
        <w:t xml:space="preserve">if (x &gt; y &amp;&amp; x &gt; </w:t>
      </w:r>
      <w:proofErr w:type="gramStart"/>
      <w:r w:rsidRPr="00FD6537">
        <w:rPr>
          <w:sz w:val="24"/>
        </w:rPr>
        <w:t>z)m</w:t>
      </w:r>
      <w:proofErr w:type="gramEnd"/>
      <w:r w:rsidRPr="00FD6537">
        <w:rPr>
          <w:sz w:val="24"/>
        </w:rPr>
        <w:t xml:space="preserve"> = x;</w:t>
      </w:r>
    </w:p>
    <w:p w14:paraId="09034DD7" w14:textId="77777777" w:rsidR="007C72BA" w:rsidRPr="00FD6537" w:rsidRDefault="007C72BA" w:rsidP="007C72BA">
      <w:pPr>
        <w:spacing w:line="360" w:lineRule="auto"/>
        <w:ind w:left="420"/>
        <w:rPr>
          <w:sz w:val="24"/>
        </w:rPr>
      </w:pPr>
      <w:r w:rsidRPr="00FD6537">
        <w:rPr>
          <w:sz w:val="24"/>
        </w:rPr>
        <w:tab/>
      </w:r>
      <w:r>
        <w:rPr>
          <w:sz w:val="24"/>
        </w:rPr>
        <w:tab/>
      </w:r>
      <w:r w:rsidRPr="00FD6537">
        <w:rPr>
          <w:sz w:val="24"/>
        </w:rPr>
        <w:t xml:space="preserve">else if (y &gt; x &amp;&amp; y &gt; </w:t>
      </w:r>
      <w:proofErr w:type="gramStart"/>
      <w:r w:rsidRPr="00FD6537">
        <w:rPr>
          <w:sz w:val="24"/>
        </w:rPr>
        <w:t>z)m</w:t>
      </w:r>
      <w:proofErr w:type="gramEnd"/>
      <w:r w:rsidRPr="00FD6537">
        <w:rPr>
          <w:sz w:val="24"/>
        </w:rPr>
        <w:t xml:space="preserve"> = y;</w:t>
      </w:r>
    </w:p>
    <w:p w14:paraId="5ECDEDF2" w14:textId="77777777" w:rsidR="007C72BA" w:rsidRPr="00FD6537" w:rsidRDefault="007C72BA" w:rsidP="007C72BA">
      <w:pPr>
        <w:spacing w:line="360" w:lineRule="auto"/>
        <w:ind w:left="420"/>
        <w:rPr>
          <w:sz w:val="24"/>
        </w:rPr>
      </w:pPr>
      <w:r w:rsidRPr="00FD6537">
        <w:rPr>
          <w:sz w:val="24"/>
        </w:rPr>
        <w:tab/>
      </w:r>
      <w:r>
        <w:rPr>
          <w:sz w:val="24"/>
        </w:rPr>
        <w:tab/>
      </w:r>
      <w:r w:rsidRPr="00FD6537">
        <w:rPr>
          <w:sz w:val="24"/>
        </w:rPr>
        <w:t>return m;</w:t>
      </w:r>
    </w:p>
    <w:p w14:paraId="1D2E49A3" w14:textId="77777777" w:rsidR="007C72BA" w:rsidRDefault="007C72BA" w:rsidP="007C72BA">
      <w:pPr>
        <w:spacing w:line="360" w:lineRule="auto"/>
        <w:ind w:left="420"/>
        <w:rPr>
          <w:sz w:val="24"/>
        </w:rPr>
      </w:pPr>
      <w:r w:rsidRPr="00FD6537">
        <w:rPr>
          <w:sz w:val="24"/>
        </w:rPr>
        <w:t>}</w:t>
      </w:r>
    </w:p>
    <w:p w14:paraId="13CBBB33" w14:textId="77777777" w:rsidR="007C72BA" w:rsidRDefault="007C72BA" w:rsidP="007C72BA">
      <w:pPr>
        <w:spacing w:line="360" w:lineRule="auto"/>
        <w:ind w:left="420"/>
        <w:rPr>
          <w:sz w:val="24"/>
        </w:rPr>
      </w:pPr>
    </w:p>
    <w:p w14:paraId="09D943DC" w14:textId="77777777" w:rsidR="007C72BA" w:rsidRPr="00077A48" w:rsidRDefault="007C72BA" w:rsidP="007C72BA">
      <w:pPr>
        <w:pStyle w:val="af6"/>
        <w:numPr>
          <w:ilvl w:val="0"/>
          <w:numId w:val="5"/>
        </w:numPr>
        <w:spacing w:line="360" w:lineRule="auto"/>
        <w:ind w:firstLineChars="0"/>
        <w:rPr>
          <w:rFonts w:ascii="宋体" w:hAnsi="宋体"/>
          <w:sz w:val="24"/>
        </w:rPr>
      </w:pPr>
      <w:r w:rsidRPr="00077A48">
        <w:rPr>
          <w:rFonts w:hAnsi="宋体"/>
          <w:sz w:val="24"/>
        </w:rPr>
        <w:t>错误修改后运行结果：</w:t>
      </w:r>
    </w:p>
    <w:p w14:paraId="6F0D0877" w14:textId="77777777" w:rsidR="007C72BA" w:rsidRDefault="007C72BA" w:rsidP="007C72BA">
      <w:pPr>
        <w:snapToGrid w:val="0"/>
        <w:spacing w:line="360" w:lineRule="auto"/>
        <w:rPr>
          <w:sz w:val="24"/>
        </w:rPr>
      </w:pPr>
      <w:r>
        <w:rPr>
          <w:noProof/>
        </w:rPr>
        <w:drawing>
          <wp:inline distT="0" distB="0" distL="0" distR="0" wp14:anchorId="751E7660" wp14:editId="2CB035D7">
            <wp:extent cx="3535986" cy="1059272"/>
            <wp:effectExtent l="0" t="0" r="7620" b="762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35986" cy="1059272"/>
                    </a:xfrm>
                    <a:prstGeom prst="rect">
                      <a:avLst/>
                    </a:prstGeom>
                  </pic:spPr>
                </pic:pic>
              </a:graphicData>
            </a:graphic>
          </wp:inline>
        </w:drawing>
      </w:r>
    </w:p>
    <w:p w14:paraId="620AAA40" w14:textId="77777777" w:rsidR="007C72BA" w:rsidRDefault="007C72BA" w:rsidP="007C72BA">
      <w:pPr>
        <w:snapToGrid w:val="0"/>
        <w:spacing w:line="360" w:lineRule="auto"/>
        <w:rPr>
          <w:sz w:val="24"/>
        </w:rPr>
      </w:pPr>
    </w:p>
    <w:p w14:paraId="4E323E2E" w14:textId="77777777" w:rsidR="007C72BA" w:rsidRPr="00077A48" w:rsidRDefault="007C72BA" w:rsidP="007C72BA">
      <w:pPr>
        <w:spacing w:line="360" w:lineRule="auto"/>
        <w:rPr>
          <w:rFonts w:hAnsi="宋体"/>
          <w:sz w:val="24"/>
        </w:rPr>
      </w:pPr>
      <w:r>
        <w:rPr>
          <w:rFonts w:hAnsi="宋体" w:hint="eastAsia"/>
          <w:sz w:val="24"/>
        </w:rPr>
        <w:t>（</w:t>
      </w:r>
      <w:r>
        <w:rPr>
          <w:rFonts w:hAnsi="宋体" w:hint="eastAsia"/>
          <w:sz w:val="24"/>
        </w:rPr>
        <w:t>2</w:t>
      </w:r>
      <w:r>
        <w:rPr>
          <w:rFonts w:hAnsi="宋体" w:hint="eastAsia"/>
          <w:sz w:val="24"/>
        </w:rPr>
        <w:t>）</w:t>
      </w:r>
      <w:r w:rsidRPr="00077A48">
        <w:rPr>
          <w:rFonts w:hAnsi="宋体" w:hint="eastAsia"/>
          <w:sz w:val="24"/>
        </w:rPr>
        <w:t>用带参数的宏替换函数</w:t>
      </w:r>
      <w:r w:rsidRPr="00077A48">
        <w:rPr>
          <w:rFonts w:hAnsi="宋体" w:hint="eastAsia"/>
          <w:sz w:val="24"/>
        </w:rPr>
        <w:t>max</w:t>
      </w:r>
      <w:r w:rsidRPr="00077A48">
        <w:rPr>
          <w:rFonts w:hAnsi="宋体" w:hint="eastAsia"/>
          <w:sz w:val="24"/>
        </w:rPr>
        <w:t>，来实现求最大数的功能。</w:t>
      </w:r>
    </w:p>
    <w:p w14:paraId="788837E2" w14:textId="77777777" w:rsidR="007C72BA" w:rsidRDefault="007C72BA" w:rsidP="007C72BA">
      <w:pPr>
        <w:spacing w:line="360" w:lineRule="auto"/>
        <w:ind w:left="420"/>
        <w:rPr>
          <w:rFonts w:hAnsi="宋体"/>
          <w:b/>
          <w:sz w:val="24"/>
        </w:rPr>
      </w:pPr>
      <w:r w:rsidRPr="00FD6537">
        <w:rPr>
          <w:rFonts w:hAnsi="宋体"/>
          <w:b/>
          <w:sz w:val="24"/>
        </w:rPr>
        <w:t>解答：</w:t>
      </w:r>
    </w:p>
    <w:p w14:paraId="1CD4DCC1" w14:textId="77777777" w:rsidR="007C72BA" w:rsidRPr="00077A48" w:rsidRDefault="007C72BA" w:rsidP="007C72BA">
      <w:pPr>
        <w:spacing w:line="360" w:lineRule="auto"/>
        <w:ind w:left="420"/>
        <w:rPr>
          <w:rFonts w:hAnsi="宋体"/>
          <w:sz w:val="24"/>
        </w:rPr>
      </w:pPr>
      <w:r w:rsidRPr="00077A48">
        <w:rPr>
          <w:rFonts w:hAnsi="宋体" w:hint="eastAsia"/>
          <w:sz w:val="24"/>
        </w:rPr>
        <w:t>m</w:t>
      </w:r>
      <w:r w:rsidRPr="00077A48">
        <w:rPr>
          <w:rFonts w:hAnsi="宋体"/>
          <w:sz w:val="24"/>
        </w:rPr>
        <w:t>ax</w:t>
      </w:r>
      <w:r w:rsidRPr="00077A48">
        <w:rPr>
          <w:rFonts w:hAnsi="宋体" w:hint="eastAsia"/>
          <w:sz w:val="24"/>
        </w:rPr>
        <w:t>函数</w:t>
      </w:r>
      <w:r>
        <w:rPr>
          <w:rFonts w:hAnsi="宋体" w:hint="eastAsia"/>
          <w:sz w:val="24"/>
        </w:rPr>
        <w:t>的功能是返回三个数中的最大值，那么我们可以用三目运算符直接将所传入的三个数中的最大值作为</w:t>
      </w:r>
      <w:r>
        <w:rPr>
          <w:rFonts w:hAnsi="宋体" w:hint="eastAsia"/>
          <w:sz w:val="24"/>
        </w:rPr>
        <w:t>m</w:t>
      </w:r>
      <w:r>
        <w:rPr>
          <w:rFonts w:hAnsi="宋体"/>
          <w:sz w:val="24"/>
        </w:rPr>
        <w:t>ax</w:t>
      </w:r>
      <w:r>
        <w:rPr>
          <w:rFonts w:hAnsi="宋体" w:hint="eastAsia"/>
          <w:sz w:val="24"/>
        </w:rPr>
        <w:t>的值。</w:t>
      </w:r>
    </w:p>
    <w:p w14:paraId="2D259123" w14:textId="77777777" w:rsidR="007C72BA" w:rsidRPr="00077A48" w:rsidRDefault="007C72BA" w:rsidP="007C72BA">
      <w:pPr>
        <w:spacing w:line="360" w:lineRule="auto"/>
        <w:ind w:firstLine="420"/>
        <w:rPr>
          <w:sz w:val="24"/>
        </w:rPr>
      </w:pPr>
      <w:r w:rsidRPr="00077A48">
        <w:rPr>
          <w:sz w:val="24"/>
        </w:rPr>
        <w:t xml:space="preserve">#include&lt;stdio.h&gt; </w:t>
      </w:r>
    </w:p>
    <w:p w14:paraId="153DA7F6" w14:textId="77777777" w:rsidR="007C72BA" w:rsidRPr="00077A48" w:rsidRDefault="007C72BA" w:rsidP="007C72BA">
      <w:pPr>
        <w:spacing w:line="360" w:lineRule="auto"/>
        <w:ind w:firstLine="420"/>
        <w:rPr>
          <w:sz w:val="24"/>
        </w:rPr>
      </w:pPr>
      <w:r w:rsidRPr="00077A48">
        <w:rPr>
          <w:sz w:val="24"/>
        </w:rPr>
        <w:t>#define max(</w:t>
      </w:r>
      <w:proofErr w:type="spellStart"/>
      <w:proofErr w:type="gramStart"/>
      <w:r w:rsidRPr="00077A48">
        <w:rPr>
          <w:sz w:val="24"/>
        </w:rPr>
        <w:t>a,b</w:t>
      </w:r>
      <w:proofErr w:type="gramEnd"/>
      <w:r w:rsidRPr="00077A48">
        <w:rPr>
          <w:sz w:val="24"/>
        </w:rPr>
        <w:t>,c</w:t>
      </w:r>
      <w:proofErr w:type="spellEnd"/>
      <w:r w:rsidRPr="00077A48">
        <w:rPr>
          <w:sz w:val="24"/>
        </w:rPr>
        <w:t>)  ((a)&gt;(b)?(a&gt;</w:t>
      </w:r>
      <w:proofErr w:type="spellStart"/>
      <w:r w:rsidRPr="00077A48">
        <w:rPr>
          <w:sz w:val="24"/>
        </w:rPr>
        <w:t>c?a:c</w:t>
      </w:r>
      <w:proofErr w:type="spellEnd"/>
      <w:r w:rsidRPr="00077A48">
        <w:rPr>
          <w:sz w:val="24"/>
        </w:rPr>
        <w:t>):(b&gt;</w:t>
      </w:r>
      <w:proofErr w:type="spellStart"/>
      <w:r w:rsidRPr="00077A48">
        <w:rPr>
          <w:sz w:val="24"/>
        </w:rPr>
        <w:t>c?b:c</w:t>
      </w:r>
      <w:proofErr w:type="spellEnd"/>
      <w:r w:rsidRPr="00077A48">
        <w:rPr>
          <w:sz w:val="24"/>
        </w:rPr>
        <w:t>))</w:t>
      </w:r>
    </w:p>
    <w:p w14:paraId="79613D57" w14:textId="77777777" w:rsidR="007C72BA" w:rsidRPr="00077A48" w:rsidRDefault="007C72BA" w:rsidP="007C72BA">
      <w:pPr>
        <w:spacing w:line="360" w:lineRule="auto"/>
        <w:ind w:firstLine="420"/>
        <w:rPr>
          <w:sz w:val="24"/>
        </w:rPr>
      </w:pPr>
      <w:r w:rsidRPr="00077A48">
        <w:rPr>
          <w:sz w:val="24"/>
        </w:rPr>
        <w:t xml:space="preserve">float </w:t>
      </w:r>
      <w:proofErr w:type="gramStart"/>
      <w:r w:rsidRPr="00077A48">
        <w:rPr>
          <w:sz w:val="24"/>
        </w:rPr>
        <w:t>sum(</w:t>
      </w:r>
      <w:proofErr w:type="gramEnd"/>
      <w:r w:rsidRPr="00077A48">
        <w:rPr>
          <w:sz w:val="24"/>
        </w:rPr>
        <w:t>float x, float y);</w:t>
      </w:r>
    </w:p>
    <w:p w14:paraId="227B1C8E" w14:textId="77777777" w:rsidR="007C72BA" w:rsidRPr="00077A48" w:rsidRDefault="007C72BA" w:rsidP="007C72BA">
      <w:pPr>
        <w:spacing w:line="360" w:lineRule="auto"/>
        <w:ind w:firstLine="420"/>
        <w:rPr>
          <w:sz w:val="24"/>
        </w:rPr>
      </w:pPr>
      <w:r w:rsidRPr="00077A48">
        <w:rPr>
          <w:sz w:val="24"/>
        </w:rPr>
        <w:t>int main(void)</w:t>
      </w:r>
    </w:p>
    <w:p w14:paraId="6803476E" w14:textId="77777777" w:rsidR="007C72BA" w:rsidRPr="00077A48" w:rsidRDefault="007C72BA" w:rsidP="007C72BA">
      <w:pPr>
        <w:spacing w:line="360" w:lineRule="auto"/>
        <w:ind w:firstLine="420"/>
        <w:rPr>
          <w:sz w:val="24"/>
        </w:rPr>
      </w:pPr>
      <w:r w:rsidRPr="00077A48">
        <w:rPr>
          <w:sz w:val="24"/>
        </w:rPr>
        <w:t>{</w:t>
      </w:r>
    </w:p>
    <w:p w14:paraId="60D82A9D" w14:textId="77777777" w:rsidR="007C72BA" w:rsidRPr="00077A48" w:rsidRDefault="007C72BA" w:rsidP="007C72BA">
      <w:pPr>
        <w:spacing w:line="360" w:lineRule="auto"/>
        <w:ind w:firstLine="420"/>
        <w:rPr>
          <w:sz w:val="24"/>
        </w:rPr>
      </w:pPr>
      <w:r w:rsidRPr="00077A48">
        <w:rPr>
          <w:sz w:val="24"/>
        </w:rPr>
        <w:tab/>
        <w:t>int a, b, c;</w:t>
      </w:r>
    </w:p>
    <w:p w14:paraId="5FE7B934" w14:textId="77777777" w:rsidR="007C72BA" w:rsidRPr="00077A48" w:rsidRDefault="007C72BA" w:rsidP="007C72BA">
      <w:pPr>
        <w:spacing w:line="360" w:lineRule="auto"/>
        <w:ind w:firstLine="420"/>
        <w:rPr>
          <w:sz w:val="24"/>
        </w:rPr>
      </w:pPr>
      <w:r w:rsidRPr="00077A48">
        <w:rPr>
          <w:sz w:val="24"/>
        </w:rPr>
        <w:tab/>
        <w:t>float d, e;</w:t>
      </w:r>
    </w:p>
    <w:p w14:paraId="57B8D682" w14:textId="77777777" w:rsidR="007C72BA" w:rsidRPr="00077A48" w:rsidRDefault="007C72BA" w:rsidP="007C72BA">
      <w:pPr>
        <w:spacing w:line="360" w:lineRule="auto"/>
        <w:ind w:firstLine="420"/>
        <w:rPr>
          <w:sz w:val="24"/>
        </w:rPr>
      </w:pPr>
      <w:r w:rsidRPr="00077A48">
        <w:rPr>
          <w:sz w:val="24"/>
        </w:rPr>
        <w:tab/>
      </w:r>
      <w:proofErr w:type="spellStart"/>
      <w:proofErr w:type="gramStart"/>
      <w:r w:rsidRPr="00077A48">
        <w:rPr>
          <w:sz w:val="24"/>
        </w:rPr>
        <w:t>printf</w:t>
      </w:r>
      <w:proofErr w:type="spellEnd"/>
      <w:r w:rsidRPr="00077A48">
        <w:rPr>
          <w:sz w:val="24"/>
        </w:rPr>
        <w:t>(</w:t>
      </w:r>
      <w:proofErr w:type="gramEnd"/>
      <w:r w:rsidRPr="00077A48">
        <w:rPr>
          <w:sz w:val="24"/>
        </w:rPr>
        <w:t>"Input three integers:");</w:t>
      </w:r>
    </w:p>
    <w:p w14:paraId="690A122A" w14:textId="77777777" w:rsidR="007C72BA" w:rsidRPr="00077A48" w:rsidRDefault="007C72BA" w:rsidP="007C72BA">
      <w:pPr>
        <w:spacing w:line="360" w:lineRule="auto"/>
        <w:ind w:firstLine="420"/>
        <w:rPr>
          <w:sz w:val="24"/>
        </w:rPr>
      </w:pPr>
      <w:r w:rsidRPr="00077A48">
        <w:rPr>
          <w:sz w:val="24"/>
        </w:rPr>
        <w:tab/>
      </w:r>
      <w:proofErr w:type="spellStart"/>
      <w:proofErr w:type="gramStart"/>
      <w:r w:rsidRPr="00077A48">
        <w:rPr>
          <w:sz w:val="24"/>
        </w:rPr>
        <w:t>scanf</w:t>
      </w:r>
      <w:proofErr w:type="spellEnd"/>
      <w:r w:rsidRPr="00077A48">
        <w:rPr>
          <w:sz w:val="24"/>
        </w:rPr>
        <w:t>(</w:t>
      </w:r>
      <w:proofErr w:type="gramEnd"/>
      <w:r w:rsidRPr="00077A48">
        <w:rPr>
          <w:sz w:val="24"/>
        </w:rPr>
        <w:t>"%d %d %d", &amp;a, &amp;b, &amp;c);</w:t>
      </w:r>
    </w:p>
    <w:p w14:paraId="4267C666" w14:textId="77777777" w:rsidR="007C72BA" w:rsidRPr="00077A48" w:rsidRDefault="007C72BA" w:rsidP="007C72BA">
      <w:pPr>
        <w:spacing w:line="360" w:lineRule="auto"/>
        <w:ind w:firstLine="420"/>
        <w:rPr>
          <w:sz w:val="24"/>
        </w:rPr>
      </w:pPr>
      <w:r w:rsidRPr="00077A48">
        <w:rPr>
          <w:sz w:val="24"/>
        </w:rPr>
        <w:tab/>
      </w:r>
      <w:proofErr w:type="spellStart"/>
      <w:proofErr w:type="gramStart"/>
      <w:r w:rsidRPr="00077A48">
        <w:rPr>
          <w:sz w:val="24"/>
        </w:rPr>
        <w:t>printf</w:t>
      </w:r>
      <w:proofErr w:type="spellEnd"/>
      <w:r w:rsidRPr="00077A48">
        <w:rPr>
          <w:sz w:val="24"/>
        </w:rPr>
        <w:t>(</w:t>
      </w:r>
      <w:proofErr w:type="gramEnd"/>
      <w:r w:rsidRPr="00077A48">
        <w:rPr>
          <w:sz w:val="24"/>
        </w:rPr>
        <w:t>"\</w:t>
      </w:r>
      <w:proofErr w:type="spellStart"/>
      <w:r w:rsidRPr="00077A48">
        <w:rPr>
          <w:sz w:val="24"/>
        </w:rPr>
        <w:t>nThe</w:t>
      </w:r>
      <w:proofErr w:type="spellEnd"/>
      <w:r w:rsidRPr="00077A48">
        <w:rPr>
          <w:sz w:val="24"/>
        </w:rPr>
        <w:t xml:space="preserve"> maximum of them is %d\n", max(a, b, c));</w:t>
      </w:r>
    </w:p>
    <w:p w14:paraId="22331B89" w14:textId="77777777" w:rsidR="007C72BA" w:rsidRPr="00077A48" w:rsidRDefault="007C72BA" w:rsidP="007C72BA">
      <w:pPr>
        <w:spacing w:line="360" w:lineRule="auto"/>
        <w:ind w:firstLine="420"/>
        <w:rPr>
          <w:sz w:val="24"/>
        </w:rPr>
      </w:pPr>
    </w:p>
    <w:p w14:paraId="1DB42080" w14:textId="77777777" w:rsidR="007C72BA" w:rsidRPr="00077A48" w:rsidRDefault="007C72BA" w:rsidP="007C72BA">
      <w:pPr>
        <w:spacing w:line="360" w:lineRule="auto"/>
        <w:ind w:firstLine="420"/>
        <w:rPr>
          <w:sz w:val="24"/>
        </w:rPr>
      </w:pPr>
      <w:r w:rsidRPr="00077A48">
        <w:rPr>
          <w:sz w:val="24"/>
        </w:rPr>
        <w:tab/>
      </w:r>
      <w:proofErr w:type="spellStart"/>
      <w:proofErr w:type="gramStart"/>
      <w:r w:rsidRPr="00077A48">
        <w:rPr>
          <w:sz w:val="24"/>
        </w:rPr>
        <w:t>printf</w:t>
      </w:r>
      <w:proofErr w:type="spellEnd"/>
      <w:r w:rsidRPr="00077A48">
        <w:rPr>
          <w:sz w:val="24"/>
        </w:rPr>
        <w:t>(</w:t>
      </w:r>
      <w:proofErr w:type="gramEnd"/>
      <w:r w:rsidRPr="00077A48">
        <w:rPr>
          <w:sz w:val="24"/>
        </w:rPr>
        <w:t>"Input two floating point numbers:");</w:t>
      </w:r>
    </w:p>
    <w:p w14:paraId="224F9E27" w14:textId="77777777" w:rsidR="007C72BA" w:rsidRPr="00077A48" w:rsidRDefault="007C72BA" w:rsidP="007C72BA">
      <w:pPr>
        <w:spacing w:line="360" w:lineRule="auto"/>
        <w:ind w:firstLine="420"/>
        <w:rPr>
          <w:sz w:val="24"/>
        </w:rPr>
      </w:pPr>
      <w:r w:rsidRPr="00077A48">
        <w:rPr>
          <w:sz w:val="24"/>
        </w:rPr>
        <w:tab/>
      </w:r>
      <w:proofErr w:type="spellStart"/>
      <w:proofErr w:type="gramStart"/>
      <w:r w:rsidRPr="00077A48">
        <w:rPr>
          <w:sz w:val="24"/>
        </w:rPr>
        <w:t>scanf</w:t>
      </w:r>
      <w:proofErr w:type="spellEnd"/>
      <w:r w:rsidRPr="00077A48">
        <w:rPr>
          <w:sz w:val="24"/>
        </w:rPr>
        <w:t>(</w:t>
      </w:r>
      <w:proofErr w:type="gramEnd"/>
      <w:r w:rsidRPr="00077A48">
        <w:rPr>
          <w:sz w:val="24"/>
        </w:rPr>
        <w:t>"%f %f", &amp;d, &amp;e);</w:t>
      </w:r>
    </w:p>
    <w:p w14:paraId="6372F4DD" w14:textId="77777777" w:rsidR="007C72BA" w:rsidRPr="00077A48" w:rsidRDefault="007C72BA" w:rsidP="007C72BA">
      <w:pPr>
        <w:spacing w:line="360" w:lineRule="auto"/>
        <w:ind w:firstLine="420"/>
        <w:rPr>
          <w:sz w:val="24"/>
        </w:rPr>
      </w:pPr>
      <w:r w:rsidRPr="00077A48">
        <w:rPr>
          <w:sz w:val="24"/>
        </w:rPr>
        <w:tab/>
      </w:r>
      <w:proofErr w:type="spellStart"/>
      <w:proofErr w:type="gramStart"/>
      <w:r w:rsidRPr="00077A48">
        <w:rPr>
          <w:sz w:val="24"/>
        </w:rPr>
        <w:t>printf</w:t>
      </w:r>
      <w:proofErr w:type="spellEnd"/>
      <w:r w:rsidRPr="00077A48">
        <w:rPr>
          <w:sz w:val="24"/>
        </w:rPr>
        <w:t>(</w:t>
      </w:r>
      <w:proofErr w:type="gramEnd"/>
      <w:r w:rsidRPr="00077A48">
        <w:rPr>
          <w:sz w:val="24"/>
        </w:rPr>
        <w:t>"\</w:t>
      </w:r>
      <w:proofErr w:type="spellStart"/>
      <w:r w:rsidRPr="00077A48">
        <w:rPr>
          <w:sz w:val="24"/>
        </w:rPr>
        <w:t>nThe</w:t>
      </w:r>
      <w:proofErr w:type="spellEnd"/>
      <w:r w:rsidRPr="00077A48">
        <w:rPr>
          <w:sz w:val="24"/>
        </w:rPr>
        <w:t xml:space="preserve"> sum of them is  %f\n", sum(d, e));</w:t>
      </w:r>
    </w:p>
    <w:p w14:paraId="4C28B30D" w14:textId="77777777" w:rsidR="007C72BA" w:rsidRPr="00077A48" w:rsidRDefault="007C72BA" w:rsidP="007C72BA">
      <w:pPr>
        <w:spacing w:line="360" w:lineRule="auto"/>
        <w:ind w:firstLine="420"/>
        <w:rPr>
          <w:sz w:val="24"/>
        </w:rPr>
      </w:pPr>
      <w:r w:rsidRPr="00077A48">
        <w:rPr>
          <w:sz w:val="24"/>
        </w:rPr>
        <w:tab/>
        <w:t>return 0;</w:t>
      </w:r>
    </w:p>
    <w:p w14:paraId="5069E1B9" w14:textId="77777777" w:rsidR="007C72BA" w:rsidRPr="00077A48" w:rsidRDefault="007C72BA" w:rsidP="007C72BA">
      <w:pPr>
        <w:spacing w:line="360" w:lineRule="auto"/>
        <w:ind w:firstLine="420"/>
        <w:rPr>
          <w:sz w:val="24"/>
        </w:rPr>
      </w:pPr>
      <w:r w:rsidRPr="00077A48">
        <w:rPr>
          <w:sz w:val="24"/>
        </w:rPr>
        <w:t>}</w:t>
      </w:r>
    </w:p>
    <w:p w14:paraId="0905548C" w14:textId="77777777" w:rsidR="007C72BA" w:rsidRPr="00077A48" w:rsidRDefault="007C72BA" w:rsidP="007C72BA">
      <w:pPr>
        <w:spacing w:line="360" w:lineRule="auto"/>
        <w:ind w:firstLine="420"/>
        <w:rPr>
          <w:sz w:val="24"/>
        </w:rPr>
      </w:pPr>
    </w:p>
    <w:p w14:paraId="2C892646" w14:textId="77777777" w:rsidR="007C72BA" w:rsidRPr="00077A48" w:rsidRDefault="007C72BA" w:rsidP="007C72BA">
      <w:pPr>
        <w:spacing w:line="360" w:lineRule="auto"/>
        <w:ind w:firstLine="420"/>
        <w:rPr>
          <w:sz w:val="24"/>
        </w:rPr>
      </w:pPr>
      <w:r w:rsidRPr="00077A48">
        <w:rPr>
          <w:sz w:val="24"/>
        </w:rPr>
        <w:t xml:space="preserve">float </w:t>
      </w:r>
      <w:proofErr w:type="gramStart"/>
      <w:r w:rsidRPr="00077A48">
        <w:rPr>
          <w:sz w:val="24"/>
        </w:rPr>
        <w:t>sum(</w:t>
      </w:r>
      <w:proofErr w:type="gramEnd"/>
      <w:r w:rsidRPr="00077A48">
        <w:rPr>
          <w:sz w:val="24"/>
        </w:rPr>
        <w:t>float x, float y)</w:t>
      </w:r>
    </w:p>
    <w:p w14:paraId="248E13BD" w14:textId="77777777" w:rsidR="007C72BA" w:rsidRPr="00077A48" w:rsidRDefault="007C72BA" w:rsidP="007C72BA">
      <w:pPr>
        <w:spacing w:line="360" w:lineRule="auto"/>
        <w:ind w:firstLine="420"/>
        <w:rPr>
          <w:sz w:val="24"/>
        </w:rPr>
      </w:pPr>
      <w:r w:rsidRPr="00077A48">
        <w:rPr>
          <w:sz w:val="24"/>
        </w:rPr>
        <w:t>{</w:t>
      </w:r>
    </w:p>
    <w:p w14:paraId="7997F7FF" w14:textId="77777777" w:rsidR="007C72BA" w:rsidRPr="00077A48" w:rsidRDefault="007C72BA" w:rsidP="007C72BA">
      <w:pPr>
        <w:spacing w:line="360" w:lineRule="auto"/>
        <w:ind w:firstLine="420"/>
        <w:rPr>
          <w:sz w:val="24"/>
        </w:rPr>
      </w:pPr>
      <w:r w:rsidRPr="00077A48">
        <w:rPr>
          <w:sz w:val="24"/>
        </w:rPr>
        <w:lastRenderedPageBreak/>
        <w:tab/>
        <w:t>return x + y;</w:t>
      </w:r>
    </w:p>
    <w:p w14:paraId="5611F6A2" w14:textId="77777777" w:rsidR="007C72BA" w:rsidRDefault="007C72BA" w:rsidP="007C72BA">
      <w:pPr>
        <w:spacing w:line="360" w:lineRule="auto"/>
        <w:ind w:firstLine="420"/>
        <w:rPr>
          <w:sz w:val="24"/>
        </w:rPr>
      </w:pPr>
      <w:r w:rsidRPr="00077A48">
        <w:rPr>
          <w:sz w:val="24"/>
        </w:rPr>
        <w:t>}</w:t>
      </w:r>
    </w:p>
    <w:p w14:paraId="0A2F8E94" w14:textId="77777777" w:rsidR="007C72BA" w:rsidRDefault="007C72BA" w:rsidP="007C72BA">
      <w:pPr>
        <w:spacing w:line="360" w:lineRule="auto"/>
        <w:ind w:firstLine="420"/>
        <w:rPr>
          <w:rFonts w:hAnsi="宋体"/>
          <w:sz w:val="24"/>
        </w:rPr>
      </w:pPr>
    </w:p>
    <w:p w14:paraId="5D7D828E" w14:textId="77777777" w:rsidR="007C72BA" w:rsidRDefault="007C72BA" w:rsidP="007C72BA">
      <w:pPr>
        <w:spacing w:line="360" w:lineRule="auto"/>
        <w:ind w:firstLine="420"/>
        <w:rPr>
          <w:rFonts w:hAnsi="宋体"/>
          <w:sz w:val="24"/>
        </w:rPr>
      </w:pPr>
      <w:r>
        <w:rPr>
          <w:noProof/>
        </w:rPr>
        <w:drawing>
          <wp:inline distT="0" distB="0" distL="0" distR="0" wp14:anchorId="7F0E4168" wp14:editId="60F03DD9">
            <wp:extent cx="3665538" cy="1059272"/>
            <wp:effectExtent l="0" t="0" r="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65538" cy="1059272"/>
                    </a:xfrm>
                    <a:prstGeom prst="rect">
                      <a:avLst/>
                    </a:prstGeom>
                  </pic:spPr>
                </pic:pic>
              </a:graphicData>
            </a:graphic>
          </wp:inline>
        </w:drawing>
      </w:r>
    </w:p>
    <w:p w14:paraId="330663AB" w14:textId="77777777" w:rsidR="007C72BA" w:rsidRPr="00885843" w:rsidRDefault="007C72BA" w:rsidP="007C72BA">
      <w:pPr>
        <w:snapToGrid w:val="0"/>
        <w:spacing w:afterLines="25" w:after="78" w:line="360" w:lineRule="auto"/>
        <w:rPr>
          <w:b/>
          <w:sz w:val="24"/>
        </w:rPr>
      </w:pPr>
      <w:r>
        <w:rPr>
          <w:b/>
          <w:sz w:val="24"/>
        </w:rPr>
        <w:t>4</w:t>
      </w:r>
      <w:r w:rsidRPr="00885843">
        <w:rPr>
          <w:b/>
          <w:sz w:val="24"/>
        </w:rPr>
        <w:t>.2.</w:t>
      </w:r>
      <w:r>
        <w:rPr>
          <w:b/>
          <w:sz w:val="24"/>
        </w:rPr>
        <w:t>3</w:t>
      </w:r>
      <w:r w:rsidRPr="00885843">
        <w:rPr>
          <w:b/>
          <w:sz w:val="24"/>
        </w:rPr>
        <w:t xml:space="preserve"> </w:t>
      </w:r>
      <w:r w:rsidRPr="00885843">
        <w:rPr>
          <w:rFonts w:hAnsi="宋体"/>
          <w:b/>
          <w:sz w:val="24"/>
        </w:rPr>
        <w:t>程序</w:t>
      </w:r>
      <w:r>
        <w:rPr>
          <w:b/>
          <w:sz w:val="24"/>
        </w:rPr>
        <w:t>跟踪调试</w:t>
      </w:r>
    </w:p>
    <w:p w14:paraId="172A680C" w14:textId="77777777" w:rsidR="007C72BA" w:rsidRDefault="007C72BA" w:rsidP="007C72BA">
      <w:pPr>
        <w:spacing w:line="300" w:lineRule="auto"/>
        <w:ind w:leftChars="100" w:left="210"/>
        <w:rPr>
          <w:sz w:val="24"/>
        </w:rPr>
      </w:pPr>
      <w:r>
        <w:rPr>
          <w:rFonts w:hint="eastAsia"/>
          <w:sz w:val="24"/>
        </w:rPr>
        <w:t>下面程序利用</w:t>
      </w:r>
      <w:r>
        <w:rPr>
          <w:rFonts w:hint="eastAsia"/>
          <w:sz w:val="24"/>
        </w:rPr>
        <w:t>R</w:t>
      </w:r>
      <w:r>
        <w:rPr>
          <w:rFonts w:hint="eastAsia"/>
          <w:sz w:val="24"/>
        </w:rPr>
        <w:t>计算圆的面积</w:t>
      </w:r>
      <w:r>
        <w:rPr>
          <w:rFonts w:hint="eastAsia"/>
          <w:sz w:val="24"/>
        </w:rPr>
        <w:t>s</w:t>
      </w:r>
      <w:r>
        <w:rPr>
          <w:rFonts w:hint="eastAsia"/>
          <w:sz w:val="24"/>
        </w:rPr>
        <w:t>，以及面积</w:t>
      </w:r>
      <w:r>
        <w:rPr>
          <w:rFonts w:hint="eastAsia"/>
          <w:sz w:val="24"/>
        </w:rPr>
        <w:t>s</w:t>
      </w:r>
      <w:r>
        <w:rPr>
          <w:rFonts w:hint="eastAsia"/>
          <w:sz w:val="24"/>
        </w:rPr>
        <w:t>的整数部分。</w:t>
      </w:r>
    </w:p>
    <w:p w14:paraId="50E64E6E" w14:textId="77777777" w:rsidR="007C72BA" w:rsidRDefault="007C72BA" w:rsidP="007C72BA">
      <w:pPr>
        <w:spacing w:line="360" w:lineRule="auto"/>
        <w:ind w:leftChars="100" w:left="210"/>
      </w:pPr>
      <w:r>
        <w:rPr>
          <w:rFonts w:hint="eastAsia"/>
        </w:rPr>
        <w:t>/*</w:t>
      </w:r>
      <w:r>
        <w:rPr>
          <w:rFonts w:hint="eastAsia"/>
        </w:rPr>
        <w:t>实验</w:t>
      </w:r>
      <w:r>
        <w:rPr>
          <w:rFonts w:hint="eastAsia"/>
        </w:rPr>
        <w:t>4-3</w:t>
      </w:r>
      <w:r>
        <w:rPr>
          <w:rFonts w:hint="eastAsia"/>
        </w:rPr>
        <w:t>跟踪调试</w:t>
      </w:r>
      <w:proofErr w:type="gramStart"/>
      <w:r>
        <w:rPr>
          <w:rFonts w:hint="eastAsia"/>
        </w:rPr>
        <w:t>题程序</w:t>
      </w:r>
      <w:proofErr w:type="gramEnd"/>
      <w:r>
        <w:rPr>
          <w:rFonts w:hint="eastAsia"/>
        </w:rPr>
        <w:t>利用</w:t>
      </w:r>
      <w:r>
        <w:rPr>
          <w:rFonts w:hint="eastAsia"/>
        </w:rPr>
        <w:t>R</w:t>
      </w:r>
      <w:r>
        <w:rPr>
          <w:rFonts w:hint="eastAsia"/>
        </w:rPr>
        <w:t>计算圆的面积</w:t>
      </w:r>
      <w:r>
        <w:rPr>
          <w:rFonts w:hint="eastAsia"/>
        </w:rPr>
        <w:t xml:space="preserve">s*/ </w:t>
      </w:r>
    </w:p>
    <w:p w14:paraId="2E5BA309" w14:textId="77777777" w:rsidR="007C72BA" w:rsidRDefault="007C72BA" w:rsidP="007C72BA">
      <w:pPr>
        <w:spacing w:line="360" w:lineRule="auto"/>
        <w:ind w:leftChars="100" w:left="210"/>
      </w:pPr>
      <w:r>
        <w:t>#</w:t>
      </w:r>
      <w:proofErr w:type="gramStart"/>
      <w:r>
        <w:t>define  R</w:t>
      </w:r>
      <w:proofErr w:type="gramEnd"/>
    </w:p>
    <w:p w14:paraId="0C8A5847" w14:textId="77777777" w:rsidR="007C72BA" w:rsidRDefault="007C72BA" w:rsidP="007C72BA">
      <w:pPr>
        <w:spacing w:line="360" w:lineRule="auto"/>
        <w:ind w:leftChars="100" w:left="210"/>
      </w:pPr>
      <w:r>
        <w:t>int main(void)</w:t>
      </w:r>
    </w:p>
    <w:p w14:paraId="326964A0" w14:textId="77777777" w:rsidR="007C72BA" w:rsidRDefault="007C72BA" w:rsidP="007C72BA">
      <w:pPr>
        <w:spacing w:line="360" w:lineRule="auto"/>
        <w:ind w:leftChars="100" w:left="210"/>
      </w:pPr>
      <w:r>
        <w:t>{</w:t>
      </w:r>
    </w:p>
    <w:p w14:paraId="104616E2" w14:textId="77777777" w:rsidR="007C72BA" w:rsidRDefault="007C72BA" w:rsidP="007C72BA">
      <w:pPr>
        <w:spacing w:line="360" w:lineRule="auto"/>
        <w:ind w:leftChars="100" w:left="210"/>
      </w:pPr>
      <w:r>
        <w:tab/>
      </w:r>
      <w:proofErr w:type="gramStart"/>
      <w:r>
        <w:t>float  r</w:t>
      </w:r>
      <w:proofErr w:type="gramEnd"/>
      <w:r>
        <w:t>, s;</w:t>
      </w:r>
    </w:p>
    <w:p w14:paraId="6BE89DE3" w14:textId="77777777" w:rsidR="007C72BA" w:rsidRDefault="007C72BA" w:rsidP="007C72BA">
      <w:pPr>
        <w:spacing w:line="360" w:lineRule="auto"/>
        <w:ind w:leftChars="100" w:left="210"/>
      </w:pPr>
      <w:r>
        <w:tab/>
        <w:t xml:space="preserve">int </w:t>
      </w:r>
      <w:proofErr w:type="spellStart"/>
      <w:r>
        <w:t>s_integer</w:t>
      </w:r>
      <w:proofErr w:type="spellEnd"/>
      <w:r>
        <w:t>=0;</w:t>
      </w:r>
    </w:p>
    <w:p w14:paraId="55FDF9BC" w14:textId="77777777" w:rsidR="007C72BA" w:rsidRDefault="007C72BA" w:rsidP="007C72BA">
      <w:pPr>
        <w:spacing w:line="360" w:lineRule="auto"/>
        <w:ind w:leftChars="100" w:left="210"/>
      </w:pPr>
      <w:r>
        <w:t xml:space="preserve">  </w:t>
      </w:r>
      <w:proofErr w:type="spellStart"/>
      <w:r>
        <w:t>printf</w:t>
      </w:r>
      <w:proofErr w:type="spellEnd"/>
      <w:r>
        <w:t xml:space="preserve"> ("Input a number: ");</w:t>
      </w:r>
    </w:p>
    <w:p w14:paraId="0B628D46" w14:textId="77777777" w:rsidR="007C72BA" w:rsidRDefault="007C72BA" w:rsidP="007C72BA">
      <w:pPr>
        <w:spacing w:line="360" w:lineRule="auto"/>
        <w:ind w:leftChars="100" w:left="210"/>
      </w:pPr>
      <w:r>
        <w:t xml:space="preserve">  </w:t>
      </w:r>
      <w:proofErr w:type="spellStart"/>
      <w:r>
        <w:t>scanf</w:t>
      </w:r>
      <w:proofErr w:type="spellEnd"/>
      <w:r>
        <w:t>("%</w:t>
      </w:r>
      <w:proofErr w:type="spellStart"/>
      <w:r>
        <w:t>f</w:t>
      </w:r>
      <w:proofErr w:type="gramStart"/>
      <w:r>
        <w:t>",&amp;</w:t>
      </w:r>
      <w:proofErr w:type="gramEnd"/>
      <w:r>
        <w:t>r</w:t>
      </w:r>
      <w:proofErr w:type="spellEnd"/>
      <w:r>
        <w:t>);</w:t>
      </w:r>
    </w:p>
    <w:p w14:paraId="5ED26017" w14:textId="77777777" w:rsidR="007C72BA" w:rsidRDefault="007C72BA" w:rsidP="007C72BA">
      <w:pPr>
        <w:spacing w:line="360" w:lineRule="auto"/>
        <w:ind w:firstLineChars="100" w:firstLine="210"/>
      </w:pPr>
      <w:r>
        <w:t>#</w:t>
      </w:r>
      <w:proofErr w:type="gramStart"/>
      <w:r>
        <w:t>ifdef  R</w:t>
      </w:r>
      <w:proofErr w:type="gramEnd"/>
    </w:p>
    <w:p w14:paraId="47BD2BE5" w14:textId="77777777" w:rsidR="007C72BA" w:rsidRDefault="007C72BA" w:rsidP="007C72BA">
      <w:pPr>
        <w:spacing w:line="360" w:lineRule="auto"/>
        <w:ind w:leftChars="100" w:left="210"/>
      </w:pPr>
      <w:r>
        <w:t xml:space="preserve">  s=3.14159*r*r;</w:t>
      </w:r>
    </w:p>
    <w:p w14:paraId="3F49CC5B" w14:textId="77777777" w:rsidR="007C72BA" w:rsidRDefault="007C72BA" w:rsidP="007C72BA">
      <w:pPr>
        <w:spacing w:line="360" w:lineRule="auto"/>
        <w:ind w:leftChars="100" w:left="210"/>
      </w:pPr>
      <w:r>
        <w:t xml:space="preserve">  </w:t>
      </w:r>
      <w:proofErr w:type="spellStart"/>
      <w:proofErr w:type="gramStart"/>
      <w:r>
        <w:t>printf</w:t>
      </w:r>
      <w:proofErr w:type="spellEnd"/>
      <w:r>
        <w:t>(</w:t>
      </w:r>
      <w:proofErr w:type="gramEnd"/>
      <w:r>
        <w:t>"Area of round is: %f\</w:t>
      </w:r>
      <w:proofErr w:type="spellStart"/>
      <w:r>
        <w:t>n",s</w:t>
      </w:r>
      <w:proofErr w:type="spellEnd"/>
      <w:r>
        <w:t>);</w:t>
      </w:r>
    </w:p>
    <w:p w14:paraId="0D318293" w14:textId="77777777" w:rsidR="007C72BA" w:rsidRDefault="007C72BA" w:rsidP="007C72BA">
      <w:pPr>
        <w:spacing w:line="360" w:lineRule="auto"/>
        <w:ind w:leftChars="100" w:left="210"/>
      </w:pPr>
      <w:r>
        <w:t xml:space="preserve">  </w:t>
      </w:r>
      <w:proofErr w:type="spellStart"/>
      <w:r>
        <w:t>s_integer</w:t>
      </w:r>
      <w:proofErr w:type="spellEnd"/>
      <w:r>
        <w:t>=</w:t>
      </w:r>
      <w:proofErr w:type="spellStart"/>
      <w:r>
        <w:t>integer_fraction</w:t>
      </w:r>
      <w:proofErr w:type="spellEnd"/>
      <w:r>
        <w:t>(s);</w:t>
      </w:r>
    </w:p>
    <w:p w14:paraId="3F6AE7C4" w14:textId="77777777" w:rsidR="007C72BA" w:rsidRDefault="007C72BA" w:rsidP="007C72BA">
      <w:pPr>
        <w:spacing w:line="360" w:lineRule="auto"/>
        <w:ind w:leftChars="100" w:left="210"/>
      </w:pPr>
      <w:r>
        <w:t xml:space="preserve">  assert((s-</w:t>
      </w:r>
      <w:proofErr w:type="spellStart"/>
      <w:r>
        <w:t>s_</w:t>
      </w:r>
      <w:proofErr w:type="gramStart"/>
      <w:r>
        <w:t>integer</w:t>
      </w:r>
      <w:proofErr w:type="spellEnd"/>
      <w:r>
        <w:t>)&lt;</w:t>
      </w:r>
      <w:proofErr w:type="gramEnd"/>
      <w:r>
        <w:t>0.5);</w:t>
      </w:r>
    </w:p>
    <w:p w14:paraId="034A240C" w14:textId="77777777" w:rsidR="007C72BA" w:rsidRDefault="007C72BA" w:rsidP="007C72BA">
      <w:pPr>
        <w:spacing w:line="360" w:lineRule="auto"/>
        <w:ind w:leftChars="100" w:left="210"/>
      </w:pPr>
      <w:r>
        <w:t xml:space="preserve">  </w:t>
      </w:r>
      <w:proofErr w:type="spellStart"/>
      <w:proofErr w:type="gramStart"/>
      <w:r>
        <w:t>printf</w:t>
      </w:r>
      <w:proofErr w:type="spellEnd"/>
      <w:r>
        <w:t>(</w:t>
      </w:r>
      <w:proofErr w:type="gramEnd"/>
      <w:r>
        <w:t xml:space="preserve">"The integer fraction of area is %d\n", </w:t>
      </w:r>
      <w:proofErr w:type="spellStart"/>
      <w:r>
        <w:t>s_integer</w:t>
      </w:r>
      <w:proofErr w:type="spellEnd"/>
      <w:r>
        <w:t>);</w:t>
      </w:r>
    </w:p>
    <w:p w14:paraId="4E558BAB" w14:textId="77777777" w:rsidR="007C72BA" w:rsidRDefault="007C72BA" w:rsidP="007C72BA">
      <w:pPr>
        <w:spacing w:line="360" w:lineRule="auto"/>
        <w:ind w:leftChars="100" w:left="210"/>
      </w:pPr>
      <w:r>
        <w:t>#</w:t>
      </w:r>
      <w:proofErr w:type="gramStart"/>
      <w:r>
        <w:t>endif</w:t>
      </w:r>
      <w:proofErr w:type="gramEnd"/>
    </w:p>
    <w:p w14:paraId="42DBF883" w14:textId="77777777" w:rsidR="007C72BA" w:rsidRDefault="007C72BA" w:rsidP="007C72BA">
      <w:pPr>
        <w:spacing w:line="360" w:lineRule="auto"/>
        <w:ind w:leftChars="100" w:left="210"/>
      </w:pPr>
      <w:r>
        <w:t xml:space="preserve">  return 0;</w:t>
      </w:r>
    </w:p>
    <w:p w14:paraId="0BD99ED2" w14:textId="77777777" w:rsidR="007C72BA" w:rsidRDefault="007C72BA" w:rsidP="007C72BA">
      <w:pPr>
        <w:spacing w:line="360" w:lineRule="auto"/>
        <w:ind w:leftChars="100" w:left="210"/>
      </w:pPr>
      <w:r>
        <w:t>}</w:t>
      </w:r>
    </w:p>
    <w:p w14:paraId="36AEA0FA" w14:textId="77777777" w:rsidR="007C72BA" w:rsidRDefault="007C72BA" w:rsidP="007C72BA">
      <w:pPr>
        <w:spacing w:line="360" w:lineRule="auto"/>
        <w:ind w:leftChars="100" w:left="210"/>
      </w:pPr>
    </w:p>
    <w:p w14:paraId="6462639F" w14:textId="77777777" w:rsidR="007C72BA" w:rsidRDefault="007C72BA" w:rsidP="007C72BA">
      <w:pPr>
        <w:spacing w:line="360" w:lineRule="auto"/>
        <w:ind w:leftChars="100" w:left="210"/>
      </w:pPr>
      <w:r>
        <w:t xml:space="preserve">int </w:t>
      </w:r>
      <w:proofErr w:type="spellStart"/>
      <w:r>
        <w:t>integer_</w:t>
      </w:r>
      <w:proofErr w:type="gramStart"/>
      <w:r>
        <w:t>fraction</w:t>
      </w:r>
      <w:proofErr w:type="spellEnd"/>
      <w:r>
        <w:t>(</w:t>
      </w:r>
      <w:proofErr w:type="gramEnd"/>
      <w:r>
        <w:t>float x)</w:t>
      </w:r>
    </w:p>
    <w:p w14:paraId="2D94AB92" w14:textId="77777777" w:rsidR="007C72BA" w:rsidRDefault="007C72BA" w:rsidP="007C72BA">
      <w:pPr>
        <w:spacing w:line="360" w:lineRule="auto"/>
        <w:ind w:leftChars="100" w:left="210"/>
      </w:pPr>
      <w:r>
        <w:t>{</w:t>
      </w:r>
    </w:p>
    <w:p w14:paraId="3B86CD97" w14:textId="77777777" w:rsidR="007C72BA" w:rsidRDefault="007C72BA" w:rsidP="007C72BA">
      <w:pPr>
        <w:spacing w:line="360" w:lineRule="auto"/>
        <w:ind w:leftChars="100" w:left="210"/>
      </w:pPr>
      <w:r>
        <w:t xml:space="preserve">  int </w:t>
      </w:r>
      <w:proofErr w:type="spellStart"/>
      <w:r>
        <w:t>i</w:t>
      </w:r>
      <w:proofErr w:type="spellEnd"/>
      <w:r>
        <w:t>=x;</w:t>
      </w:r>
    </w:p>
    <w:p w14:paraId="3D89F39F" w14:textId="77777777" w:rsidR="007C72BA" w:rsidRDefault="007C72BA" w:rsidP="007C72BA">
      <w:pPr>
        <w:spacing w:line="360" w:lineRule="auto"/>
        <w:ind w:leftChars="100" w:left="210"/>
      </w:pPr>
      <w:r>
        <w:lastRenderedPageBreak/>
        <w:t xml:space="preserve">  return </w:t>
      </w:r>
      <w:proofErr w:type="spellStart"/>
      <w:r>
        <w:t>i</w:t>
      </w:r>
      <w:proofErr w:type="spellEnd"/>
      <w:r>
        <w:t>;</w:t>
      </w:r>
    </w:p>
    <w:p w14:paraId="7053E576" w14:textId="77777777" w:rsidR="007C72BA" w:rsidRDefault="007C72BA" w:rsidP="007C72BA">
      <w:pPr>
        <w:spacing w:line="360" w:lineRule="auto"/>
        <w:ind w:leftChars="100" w:left="210"/>
      </w:pPr>
      <w:r>
        <w:t>}</w:t>
      </w:r>
    </w:p>
    <w:p w14:paraId="5D96E3BD" w14:textId="77777777" w:rsidR="007C72BA" w:rsidRDefault="007C72BA" w:rsidP="007C72BA">
      <w:pPr>
        <w:rPr>
          <w:rFonts w:ascii="宋体" w:cs="宋体"/>
          <w:sz w:val="24"/>
        </w:rPr>
      </w:pPr>
      <w:r>
        <w:rPr>
          <w:rFonts w:ascii="宋体" w:cs="宋体" w:hint="eastAsia"/>
          <w:sz w:val="24"/>
        </w:rPr>
        <w:t>（1）修改程序，使程序编译通过且能运行；</w:t>
      </w:r>
    </w:p>
    <w:p w14:paraId="00ABBDE1" w14:textId="77777777" w:rsidR="007C72BA" w:rsidRDefault="007C72BA" w:rsidP="007C72BA">
      <w:pPr>
        <w:spacing w:line="360" w:lineRule="auto"/>
        <w:ind w:left="420"/>
        <w:rPr>
          <w:rFonts w:hAnsi="宋体"/>
          <w:b/>
          <w:sz w:val="24"/>
        </w:rPr>
      </w:pPr>
      <w:r w:rsidRPr="00FD6537">
        <w:rPr>
          <w:rFonts w:hAnsi="宋体"/>
          <w:b/>
          <w:sz w:val="24"/>
        </w:rPr>
        <w:t>解答：</w:t>
      </w:r>
    </w:p>
    <w:p w14:paraId="57A009A6" w14:textId="77777777" w:rsidR="007C72BA" w:rsidRDefault="007C72BA" w:rsidP="007C72BA">
      <w:pPr>
        <w:rPr>
          <w:sz w:val="24"/>
        </w:rPr>
      </w:pPr>
      <w:r>
        <w:rPr>
          <w:sz w:val="24"/>
        </w:rPr>
        <w:tab/>
        <w:t>(1)</w:t>
      </w:r>
      <w:r>
        <w:rPr>
          <w:rFonts w:hint="eastAsia"/>
          <w:sz w:val="24"/>
        </w:rPr>
        <w:t>程序没有引入头文件，应在开头添加：</w:t>
      </w:r>
    </w:p>
    <w:p w14:paraId="319F05E4" w14:textId="77777777" w:rsidR="007C72BA" w:rsidRPr="00E15D1A" w:rsidRDefault="007C72BA" w:rsidP="007C72BA">
      <w:pPr>
        <w:rPr>
          <w:sz w:val="24"/>
        </w:rPr>
      </w:pPr>
      <w:r>
        <w:rPr>
          <w:sz w:val="24"/>
        </w:rPr>
        <w:tab/>
      </w:r>
      <w:r>
        <w:rPr>
          <w:sz w:val="24"/>
        </w:rPr>
        <w:tab/>
      </w:r>
      <w:r w:rsidRPr="00E15D1A">
        <w:rPr>
          <w:sz w:val="24"/>
        </w:rPr>
        <w:t>#include &lt;</w:t>
      </w:r>
      <w:proofErr w:type="spellStart"/>
      <w:r w:rsidRPr="00E15D1A">
        <w:rPr>
          <w:sz w:val="24"/>
        </w:rPr>
        <w:t>stdio.h</w:t>
      </w:r>
      <w:proofErr w:type="spellEnd"/>
      <w:r w:rsidRPr="00E15D1A">
        <w:rPr>
          <w:sz w:val="24"/>
        </w:rPr>
        <w:t>&gt;</w:t>
      </w:r>
    </w:p>
    <w:p w14:paraId="3CB1BFF0" w14:textId="77777777" w:rsidR="007C72BA" w:rsidRPr="00047BCA" w:rsidRDefault="007C72BA" w:rsidP="007C72BA">
      <w:pPr>
        <w:ind w:left="420" w:firstLine="420"/>
        <w:rPr>
          <w:sz w:val="24"/>
        </w:rPr>
      </w:pPr>
      <w:r w:rsidRPr="00E15D1A">
        <w:rPr>
          <w:sz w:val="24"/>
        </w:rPr>
        <w:t>#include &lt;</w:t>
      </w:r>
      <w:proofErr w:type="spellStart"/>
      <w:r w:rsidRPr="00E15D1A">
        <w:rPr>
          <w:sz w:val="24"/>
        </w:rPr>
        <w:t>assert.h</w:t>
      </w:r>
      <w:proofErr w:type="spellEnd"/>
      <w:r w:rsidRPr="00E15D1A">
        <w:rPr>
          <w:sz w:val="24"/>
        </w:rPr>
        <w:t>&gt;</w:t>
      </w:r>
    </w:p>
    <w:p w14:paraId="0A1D384D" w14:textId="77777777" w:rsidR="007C72BA" w:rsidRDefault="007C72BA" w:rsidP="007C72BA">
      <w:pPr>
        <w:snapToGrid w:val="0"/>
        <w:spacing w:line="360" w:lineRule="auto"/>
        <w:rPr>
          <w:sz w:val="24"/>
        </w:rPr>
      </w:pPr>
      <w:r>
        <w:rPr>
          <w:sz w:val="24"/>
        </w:rPr>
        <w:tab/>
      </w:r>
      <w:r>
        <w:rPr>
          <w:rFonts w:hint="eastAsia"/>
          <w:sz w:val="24"/>
        </w:rPr>
        <w:t>(</w:t>
      </w:r>
      <w:r>
        <w:rPr>
          <w:sz w:val="24"/>
        </w:rPr>
        <w:t>2)</w:t>
      </w:r>
      <w:r w:rsidRPr="004E00C9">
        <w:t xml:space="preserve"> </w:t>
      </w:r>
      <w:proofErr w:type="spellStart"/>
      <w:r w:rsidRPr="004E00C9">
        <w:rPr>
          <w:sz w:val="24"/>
        </w:rPr>
        <w:t>integer_fraction</w:t>
      </w:r>
      <w:proofErr w:type="spellEnd"/>
      <w:r>
        <w:rPr>
          <w:rFonts w:hint="eastAsia"/>
          <w:sz w:val="24"/>
        </w:rPr>
        <w:t>函数没有声明，应在</w:t>
      </w:r>
      <w:r>
        <w:rPr>
          <w:rFonts w:hint="eastAsia"/>
          <w:sz w:val="24"/>
        </w:rPr>
        <w:t>m</w:t>
      </w:r>
      <w:r>
        <w:rPr>
          <w:sz w:val="24"/>
        </w:rPr>
        <w:t>ain</w:t>
      </w:r>
      <w:r>
        <w:rPr>
          <w:rFonts w:hint="eastAsia"/>
          <w:sz w:val="24"/>
        </w:rPr>
        <w:t>函数之前添加：</w:t>
      </w:r>
    </w:p>
    <w:p w14:paraId="1E059AD8" w14:textId="77777777" w:rsidR="007C72BA" w:rsidRDefault="007C72BA" w:rsidP="007C72BA">
      <w:pPr>
        <w:snapToGrid w:val="0"/>
        <w:spacing w:line="360" w:lineRule="auto"/>
        <w:rPr>
          <w:sz w:val="24"/>
        </w:rPr>
      </w:pPr>
      <w:r>
        <w:rPr>
          <w:sz w:val="24"/>
        </w:rPr>
        <w:tab/>
      </w:r>
      <w:r>
        <w:rPr>
          <w:sz w:val="24"/>
        </w:rPr>
        <w:tab/>
      </w:r>
      <w:r w:rsidRPr="004E00C9">
        <w:rPr>
          <w:sz w:val="24"/>
        </w:rPr>
        <w:t xml:space="preserve">int </w:t>
      </w:r>
      <w:proofErr w:type="spellStart"/>
      <w:r w:rsidRPr="004E00C9">
        <w:rPr>
          <w:sz w:val="24"/>
        </w:rPr>
        <w:t>integer_</w:t>
      </w:r>
      <w:proofErr w:type="gramStart"/>
      <w:r w:rsidRPr="004E00C9">
        <w:rPr>
          <w:sz w:val="24"/>
        </w:rPr>
        <w:t>fraction</w:t>
      </w:r>
      <w:proofErr w:type="spellEnd"/>
      <w:r w:rsidRPr="004E00C9">
        <w:rPr>
          <w:sz w:val="24"/>
        </w:rPr>
        <w:t>(</w:t>
      </w:r>
      <w:proofErr w:type="gramEnd"/>
      <w:r w:rsidRPr="004E00C9">
        <w:rPr>
          <w:sz w:val="24"/>
        </w:rPr>
        <w:t>float x);</w:t>
      </w:r>
    </w:p>
    <w:p w14:paraId="58122523" w14:textId="77777777" w:rsidR="007C72BA" w:rsidRDefault="007C72BA" w:rsidP="007C72BA">
      <w:pPr>
        <w:snapToGrid w:val="0"/>
        <w:spacing w:line="360" w:lineRule="auto"/>
        <w:rPr>
          <w:sz w:val="24"/>
        </w:rPr>
      </w:pPr>
      <w:r>
        <w:rPr>
          <w:sz w:val="24"/>
        </w:rPr>
        <w:tab/>
      </w:r>
      <w:r>
        <w:rPr>
          <w:noProof/>
        </w:rPr>
        <w:drawing>
          <wp:inline distT="0" distB="0" distL="0" distR="0" wp14:anchorId="7B818C77" wp14:editId="33F69AE1">
            <wp:extent cx="2994920" cy="556308"/>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94920" cy="556308"/>
                    </a:xfrm>
                    <a:prstGeom prst="rect">
                      <a:avLst/>
                    </a:prstGeom>
                  </pic:spPr>
                </pic:pic>
              </a:graphicData>
            </a:graphic>
          </wp:inline>
        </w:drawing>
      </w:r>
    </w:p>
    <w:p w14:paraId="4B27934B" w14:textId="77777777" w:rsidR="007C72BA" w:rsidRDefault="007C72BA" w:rsidP="007C72BA">
      <w:pPr>
        <w:snapToGrid w:val="0"/>
        <w:spacing w:line="360" w:lineRule="auto"/>
        <w:rPr>
          <w:sz w:val="24"/>
        </w:rPr>
      </w:pPr>
    </w:p>
    <w:p w14:paraId="484A8D72" w14:textId="77777777" w:rsidR="007C72BA" w:rsidRDefault="007C72BA" w:rsidP="007C72BA">
      <w:pPr>
        <w:snapToGrid w:val="0"/>
        <w:spacing w:line="360" w:lineRule="auto"/>
        <w:rPr>
          <w:rFonts w:ascii="宋体" w:cs="宋体"/>
          <w:sz w:val="24"/>
        </w:rPr>
      </w:pPr>
      <w:r>
        <w:rPr>
          <w:rFonts w:ascii="宋体" w:cs="宋体" w:hint="eastAsia"/>
          <w:sz w:val="24"/>
        </w:rPr>
        <w:t>（2）单步执行。进入函数</w:t>
      </w:r>
      <w:proofErr w:type="spellStart"/>
      <w:r>
        <w:rPr>
          <w:rFonts w:hint="eastAsia"/>
          <w:sz w:val="24"/>
        </w:rPr>
        <w:t>integer</w:t>
      </w:r>
      <w:r>
        <w:rPr>
          <w:sz w:val="24"/>
        </w:rPr>
        <w:t>l_fraction</w:t>
      </w:r>
      <w:proofErr w:type="spellEnd"/>
      <w:r>
        <w:rPr>
          <w:rFonts w:ascii="宋体" w:cs="宋体" w:hint="eastAsia"/>
          <w:sz w:val="24"/>
        </w:rPr>
        <w:t>时，watch窗口中x为何值？在返回main时, watch窗口中</w:t>
      </w:r>
      <w:proofErr w:type="spellStart"/>
      <w:r>
        <w:rPr>
          <w:rFonts w:ascii="宋体" w:cs="宋体" w:hint="eastAsia"/>
          <w:sz w:val="24"/>
        </w:rPr>
        <w:t>i</w:t>
      </w:r>
      <w:proofErr w:type="spellEnd"/>
      <w:r>
        <w:rPr>
          <w:rFonts w:ascii="宋体" w:cs="宋体" w:hint="eastAsia"/>
          <w:sz w:val="24"/>
        </w:rPr>
        <w:t>为何值？</w:t>
      </w:r>
    </w:p>
    <w:p w14:paraId="6F212926" w14:textId="77777777" w:rsidR="007C72BA" w:rsidRDefault="007C72BA" w:rsidP="007C72BA">
      <w:pPr>
        <w:spacing w:line="360" w:lineRule="auto"/>
        <w:ind w:left="420"/>
        <w:rPr>
          <w:rFonts w:hAnsi="宋体"/>
          <w:b/>
          <w:sz w:val="24"/>
        </w:rPr>
      </w:pPr>
      <w:r w:rsidRPr="00FD6537">
        <w:rPr>
          <w:rFonts w:hAnsi="宋体"/>
          <w:b/>
          <w:sz w:val="24"/>
        </w:rPr>
        <w:t>解答：</w:t>
      </w:r>
    </w:p>
    <w:p w14:paraId="663495BB" w14:textId="77777777" w:rsidR="007C72BA" w:rsidRDefault="007C72BA" w:rsidP="007C72BA">
      <w:pPr>
        <w:snapToGrid w:val="0"/>
        <w:spacing w:line="360" w:lineRule="auto"/>
        <w:rPr>
          <w:sz w:val="24"/>
        </w:rPr>
      </w:pPr>
      <w:r>
        <w:rPr>
          <w:sz w:val="24"/>
        </w:rPr>
        <w:tab/>
      </w:r>
      <w:r>
        <w:rPr>
          <w:rFonts w:hint="eastAsia"/>
          <w:sz w:val="24"/>
        </w:rPr>
        <w:t>(</w:t>
      </w:r>
      <w:r>
        <w:rPr>
          <w:sz w:val="24"/>
        </w:rPr>
        <w:t>1)</w:t>
      </w:r>
      <w:r>
        <w:rPr>
          <w:rFonts w:hint="eastAsia"/>
          <w:sz w:val="24"/>
        </w:rPr>
        <w:t>输入</w:t>
      </w:r>
      <w:r>
        <w:rPr>
          <w:rFonts w:hint="eastAsia"/>
          <w:sz w:val="24"/>
        </w:rPr>
        <w:t>5</w:t>
      </w:r>
      <w:r>
        <w:rPr>
          <w:rFonts w:hint="eastAsia"/>
          <w:sz w:val="24"/>
        </w:rPr>
        <w:t>，</w:t>
      </w:r>
      <w:r>
        <w:rPr>
          <w:rFonts w:ascii="宋体" w:cs="宋体" w:hint="eastAsia"/>
          <w:sz w:val="24"/>
        </w:rPr>
        <w:t>进入函数</w:t>
      </w:r>
      <w:proofErr w:type="spellStart"/>
      <w:r>
        <w:rPr>
          <w:rFonts w:hint="eastAsia"/>
          <w:sz w:val="24"/>
        </w:rPr>
        <w:t>integer</w:t>
      </w:r>
      <w:r>
        <w:rPr>
          <w:sz w:val="24"/>
        </w:rPr>
        <w:t>l_fraction</w:t>
      </w:r>
      <w:proofErr w:type="spellEnd"/>
      <w:r>
        <w:rPr>
          <w:rFonts w:ascii="宋体" w:cs="宋体" w:hint="eastAsia"/>
          <w:sz w:val="24"/>
        </w:rPr>
        <w:t>时，x的值如下：</w:t>
      </w:r>
    </w:p>
    <w:p w14:paraId="0A611BC0" w14:textId="77777777" w:rsidR="007C72BA" w:rsidRDefault="007C72BA" w:rsidP="007C72BA">
      <w:pPr>
        <w:snapToGrid w:val="0"/>
        <w:spacing w:line="360" w:lineRule="auto"/>
        <w:rPr>
          <w:sz w:val="24"/>
        </w:rPr>
      </w:pPr>
      <w:r>
        <w:rPr>
          <w:sz w:val="24"/>
        </w:rPr>
        <w:tab/>
      </w:r>
      <w:r>
        <w:rPr>
          <w:noProof/>
        </w:rPr>
        <w:drawing>
          <wp:inline distT="0" distB="0" distL="0" distR="0" wp14:anchorId="16A08813" wp14:editId="27910EAE">
            <wp:extent cx="3261643" cy="602032"/>
            <wp:effectExtent l="0" t="0" r="0" b="762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61643" cy="602032"/>
                    </a:xfrm>
                    <a:prstGeom prst="rect">
                      <a:avLst/>
                    </a:prstGeom>
                  </pic:spPr>
                </pic:pic>
              </a:graphicData>
            </a:graphic>
          </wp:inline>
        </w:drawing>
      </w:r>
    </w:p>
    <w:p w14:paraId="4A724F0B" w14:textId="77777777" w:rsidR="007C72BA" w:rsidRDefault="007C72BA" w:rsidP="007C72BA">
      <w:pPr>
        <w:snapToGrid w:val="0"/>
        <w:spacing w:line="360" w:lineRule="auto"/>
        <w:rPr>
          <w:rFonts w:ascii="宋体" w:cs="宋体"/>
          <w:sz w:val="24"/>
        </w:rPr>
      </w:pPr>
      <w:r>
        <w:rPr>
          <w:sz w:val="24"/>
        </w:rPr>
        <w:tab/>
        <w:t>(2)</w:t>
      </w:r>
      <w:r w:rsidRPr="003C37DF">
        <w:rPr>
          <w:rFonts w:ascii="宋体" w:cs="宋体" w:hint="eastAsia"/>
          <w:sz w:val="24"/>
        </w:rPr>
        <w:t xml:space="preserve"> </w:t>
      </w:r>
      <w:r>
        <w:rPr>
          <w:rFonts w:ascii="宋体" w:cs="宋体" w:hint="eastAsia"/>
          <w:sz w:val="24"/>
        </w:rPr>
        <w:t xml:space="preserve">在返回main时, </w:t>
      </w:r>
      <w:proofErr w:type="spellStart"/>
      <w:r>
        <w:rPr>
          <w:rFonts w:ascii="宋体" w:cs="宋体" w:hint="eastAsia"/>
          <w:sz w:val="24"/>
        </w:rPr>
        <w:t>i</w:t>
      </w:r>
      <w:proofErr w:type="spellEnd"/>
      <w:r>
        <w:rPr>
          <w:rFonts w:ascii="宋体" w:cs="宋体" w:hint="eastAsia"/>
          <w:sz w:val="24"/>
        </w:rPr>
        <w:t>的值如下：</w:t>
      </w:r>
    </w:p>
    <w:p w14:paraId="1E4F3EFA" w14:textId="77777777" w:rsidR="007C72BA" w:rsidRDefault="007C72BA" w:rsidP="007C72BA">
      <w:pPr>
        <w:snapToGrid w:val="0"/>
        <w:spacing w:line="360" w:lineRule="auto"/>
        <w:rPr>
          <w:sz w:val="24"/>
        </w:rPr>
      </w:pPr>
      <w:r>
        <w:rPr>
          <w:sz w:val="24"/>
        </w:rPr>
        <w:tab/>
      </w:r>
      <w:r>
        <w:rPr>
          <w:noProof/>
        </w:rPr>
        <w:drawing>
          <wp:inline distT="0" distB="0" distL="0" distR="0" wp14:anchorId="02ECF185" wp14:editId="56FA39A8">
            <wp:extent cx="3254022" cy="472481"/>
            <wp:effectExtent l="0" t="0" r="3810" b="38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54022" cy="472481"/>
                    </a:xfrm>
                    <a:prstGeom prst="rect">
                      <a:avLst/>
                    </a:prstGeom>
                  </pic:spPr>
                </pic:pic>
              </a:graphicData>
            </a:graphic>
          </wp:inline>
        </w:drawing>
      </w:r>
    </w:p>
    <w:p w14:paraId="612FB876" w14:textId="77777777" w:rsidR="007C72BA" w:rsidRDefault="007C72BA" w:rsidP="007C72BA">
      <w:pPr>
        <w:snapToGrid w:val="0"/>
        <w:spacing w:line="360" w:lineRule="auto"/>
        <w:rPr>
          <w:sz w:val="24"/>
        </w:rPr>
      </w:pPr>
    </w:p>
    <w:p w14:paraId="7EC4772E" w14:textId="77777777" w:rsidR="007C72BA" w:rsidRDefault="007C72BA" w:rsidP="007C72BA">
      <w:pPr>
        <w:snapToGrid w:val="0"/>
        <w:spacing w:line="360" w:lineRule="auto"/>
        <w:rPr>
          <w:rFonts w:ascii="宋体" w:cs="宋体"/>
          <w:sz w:val="24"/>
        </w:rPr>
      </w:pPr>
      <w:r>
        <w:rPr>
          <w:rFonts w:ascii="宋体" w:cs="宋体" w:hint="eastAsia"/>
          <w:sz w:val="24"/>
        </w:rPr>
        <w:t>（3）修改程序，使程序能输出面积s值的整数部分（要求四舍五入），不会输出错误信息assertion failed。</w:t>
      </w:r>
    </w:p>
    <w:p w14:paraId="521D2AA1" w14:textId="77777777" w:rsidR="007C72BA" w:rsidRDefault="007C72BA" w:rsidP="007C72BA">
      <w:pPr>
        <w:spacing w:line="360" w:lineRule="auto"/>
        <w:ind w:left="420"/>
        <w:rPr>
          <w:rFonts w:hAnsi="宋体"/>
          <w:b/>
          <w:sz w:val="24"/>
        </w:rPr>
      </w:pPr>
      <w:r w:rsidRPr="00FD6537">
        <w:rPr>
          <w:rFonts w:hAnsi="宋体"/>
          <w:b/>
          <w:sz w:val="24"/>
        </w:rPr>
        <w:t>解答：</w:t>
      </w:r>
    </w:p>
    <w:p w14:paraId="43F93356" w14:textId="77777777" w:rsidR="007C72BA" w:rsidRDefault="007C72BA" w:rsidP="007C72BA">
      <w:pPr>
        <w:snapToGrid w:val="0"/>
        <w:spacing w:line="360" w:lineRule="auto"/>
        <w:rPr>
          <w:sz w:val="24"/>
        </w:rPr>
      </w:pPr>
      <w:r>
        <w:rPr>
          <w:sz w:val="24"/>
        </w:rPr>
        <w:tab/>
      </w:r>
      <w:r>
        <w:rPr>
          <w:rFonts w:hint="eastAsia"/>
          <w:sz w:val="24"/>
        </w:rPr>
        <w:t>要求对面积</w:t>
      </w:r>
      <w:r>
        <w:rPr>
          <w:rFonts w:hint="eastAsia"/>
          <w:sz w:val="24"/>
        </w:rPr>
        <w:t>s</w:t>
      </w:r>
      <w:r>
        <w:rPr>
          <w:rFonts w:hint="eastAsia"/>
          <w:sz w:val="24"/>
        </w:rPr>
        <w:t>的值四舍五入，即需要修改</w:t>
      </w:r>
      <w:proofErr w:type="spellStart"/>
      <w:r w:rsidRPr="004B16D4">
        <w:rPr>
          <w:sz w:val="24"/>
        </w:rPr>
        <w:t>integer_fraction</w:t>
      </w:r>
      <w:proofErr w:type="spellEnd"/>
      <w:r>
        <w:rPr>
          <w:rFonts w:hint="eastAsia"/>
          <w:sz w:val="24"/>
        </w:rPr>
        <w:t>函数，判断</w:t>
      </w:r>
      <w:r>
        <w:rPr>
          <w:rFonts w:hint="eastAsia"/>
          <w:sz w:val="24"/>
        </w:rPr>
        <w:t>s</w:t>
      </w:r>
      <w:r>
        <w:rPr>
          <w:rFonts w:hint="eastAsia"/>
          <w:sz w:val="24"/>
        </w:rPr>
        <w:t>的小数部分是否大于等于</w:t>
      </w:r>
      <w:r>
        <w:rPr>
          <w:rFonts w:hint="eastAsia"/>
          <w:sz w:val="24"/>
        </w:rPr>
        <w:t>0</w:t>
      </w:r>
      <w:r>
        <w:rPr>
          <w:sz w:val="24"/>
        </w:rPr>
        <w:t>.5</w:t>
      </w:r>
      <w:r>
        <w:rPr>
          <w:rFonts w:hint="eastAsia"/>
          <w:sz w:val="24"/>
        </w:rPr>
        <w:t>，大于</w:t>
      </w:r>
      <w:r>
        <w:rPr>
          <w:rFonts w:hint="eastAsia"/>
          <w:sz w:val="24"/>
        </w:rPr>
        <w:t>0</w:t>
      </w:r>
      <w:r>
        <w:rPr>
          <w:sz w:val="24"/>
        </w:rPr>
        <w:t>.5</w:t>
      </w:r>
      <w:r>
        <w:rPr>
          <w:rFonts w:hint="eastAsia"/>
          <w:sz w:val="24"/>
        </w:rPr>
        <w:t>就取</w:t>
      </w:r>
      <w:r>
        <w:rPr>
          <w:rFonts w:hint="eastAsia"/>
          <w:sz w:val="24"/>
        </w:rPr>
        <w:t>s</w:t>
      </w:r>
      <w:r>
        <w:rPr>
          <w:rFonts w:hint="eastAsia"/>
          <w:sz w:val="24"/>
        </w:rPr>
        <w:t>的整数部分加一。</w:t>
      </w:r>
    </w:p>
    <w:p w14:paraId="4A3343B5" w14:textId="77777777" w:rsidR="007C72BA" w:rsidRPr="00E02844" w:rsidRDefault="007C72BA" w:rsidP="007C72BA">
      <w:pPr>
        <w:spacing w:line="360" w:lineRule="auto"/>
        <w:ind w:leftChars="100" w:left="210"/>
      </w:pPr>
      <w:r>
        <w:rPr>
          <w:sz w:val="24"/>
        </w:rPr>
        <w:tab/>
      </w:r>
      <w:r>
        <w:rPr>
          <w:rFonts w:hint="eastAsia"/>
        </w:rPr>
        <w:t>/*</w:t>
      </w:r>
      <w:r>
        <w:rPr>
          <w:rFonts w:hint="eastAsia"/>
        </w:rPr>
        <w:t>实验</w:t>
      </w:r>
      <w:r>
        <w:rPr>
          <w:rFonts w:hint="eastAsia"/>
        </w:rPr>
        <w:t>4-3</w:t>
      </w:r>
      <w:r>
        <w:rPr>
          <w:rFonts w:hint="eastAsia"/>
        </w:rPr>
        <w:t>跟踪调试</w:t>
      </w:r>
      <w:proofErr w:type="gramStart"/>
      <w:r>
        <w:rPr>
          <w:rFonts w:hint="eastAsia"/>
        </w:rPr>
        <w:t>题程序</w:t>
      </w:r>
      <w:proofErr w:type="gramEnd"/>
      <w:r>
        <w:rPr>
          <w:rFonts w:hint="eastAsia"/>
        </w:rPr>
        <w:t>利用</w:t>
      </w:r>
      <w:r>
        <w:rPr>
          <w:rFonts w:hint="eastAsia"/>
        </w:rPr>
        <w:t>R</w:t>
      </w:r>
      <w:r>
        <w:rPr>
          <w:rFonts w:hint="eastAsia"/>
        </w:rPr>
        <w:t>计算圆的面积</w:t>
      </w:r>
      <w:r>
        <w:rPr>
          <w:rFonts w:hint="eastAsia"/>
        </w:rPr>
        <w:t xml:space="preserve">s*/ </w:t>
      </w:r>
    </w:p>
    <w:p w14:paraId="2BB94BF3" w14:textId="77777777" w:rsidR="007C72BA" w:rsidRPr="004B16D4" w:rsidRDefault="007C72BA" w:rsidP="007C72BA">
      <w:pPr>
        <w:snapToGrid w:val="0"/>
        <w:spacing w:line="360" w:lineRule="auto"/>
        <w:rPr>
          <w:sz w:val="24"/>
        </w:rPr>
      </w:pPr>
      <w:r>
        <w:rPr>
          <w:sz w:val="24"/>
        </w:rPr>
        <w:tab/>
      </w:r>
      <w:r w:rsidRPr="004B16D4">
        <w:rPr>
          <w:sz w:val="24"/>
        </w:rPr>
        <w:t>#</w:t>
      </w:r>
      <w:proofErr w:type="gramStart"/>
      <w:r w:rsidRPr="004B16D4">
        <w:rPr>
          <w:sz w:val="24"/>
        </w:rPr>
        <w:t>define  R</w:t>
      </w:r>
      <w:proofErr w:type="gramEnd"/>
    </w:p>
    <w:p w14:paraId="7EA370E8" w14:textId="77777777" w:rsidR="007C72BA" w:rsidRPr="004B16D4" w:rsidRDefault="007C72BA" w:rsidP="007C72BA">
      <w:pPr>
        <w:snapToGrid w:val="0"/>
        <w:spacing w:line="360" w:lineRule="auto"/>
        <w:ind w:leftChars="200" w:left="420"/>
        <w:rPr>
          <w:sz w:val="24"/>
        </w:rPr>
      </w:pPr>
      <w:r w:rsidRPr="004B16D4">
        <w:rPr>
          <w:sz w:val="24"/>
        </w:rPr>
        <w:t>#include &lt;</w:t>
      </w:r>
      <w:proofErr w:type="spellStart"/>
      <w:r w:rsidRPr="004B16D4">
        <w:rPr>
          <w:sz w:val="24"/>
        </w:rPr>
        <w:t>stdio.h</w:t>
      </w:r>
      <w:proofErr w:type="spellEnd"/>
      <w:r w:rsidRPr="004B16D4">
        <w:rPr>
          <w:sz w:val="24"/>
        </w:rPr>
        <w:t>&gt;</w:t>
      </w:r>
    </w:p>
    <w:p w14:paraId="5F2F66FF" w14:textId="77777777" w:rsidR="007C72BA" w:rsidRPr="004B16D4" w:rsidRDefault="007C72BA" w:rsidP="007C72BA">
      <w:pPr>
        <w:snapToGrid w:val="0"/>
        <w:spacing w:line="360" w:lineRule="auto"/>
        <w:ind w:leftChars="200" w:left="420"/>
        <w:rPr>
          <w:sz w:val="24"/>
        </w:rPr>
      </w:pPr>
      <w:r w:rsidRPr="004B16D4">
        <w:rPr>
          <w:sz w:val="24"/>
        </w:rPr>
        <w:t>#include &lt;</w:t>
      </w:r>
      <w:proofErr w:type="spellStart"/>
      <w:r w:rsidRPr="004B16D4">
        <w:rPr>
          <w:sz w:val="24"/>
        </w:rPr>
        <w:t>assert.h</w:t>
      </w:r>
      <w:proofErr w:type="spellEnd"/>
      <w:r w:rsidRPr="004B16D4">
        <w:rPr>
          <w:sz w:val="24"/>
        </w:rPr>
        <w:t>&gt;</w:t>
      </w:r>
    </w:p>
    <w:p w14:paraId="388F2213" w14:textId="77777777" w:rsidR="007C72BA" w:rsidRPr="004B16D4" w:rsidRDefault="007C72BA" w:rsidP="007C72BA">
      <w:pPr>
        <w:snapToGrid w:val="0"/>
        <w:spacing w:line="360" w:lineRule="auto"/>
        <w:ind w:leftChars="200" w:left="420"/>
        <w:rPr>
          <w:sz w:val="24"/>
        </w:rPr>
      </w:pPr>
      <w:r w:rsidRPr="004B16D4">
        <w:rPr>
          <w:sz w:val="24"/>
        </w:rPr>
        <w:lastRenderedPageBreak/>
        <w:t xml:space="preserve">int </w:t>
      </w:r>
      <w:proofErr w:type="spellStart"/>
      <w:r w:rsidRPr="004B16D4">
        <w:rPr>
          <w:sz w:val="24"/>
        </w:rPr>
        <w:t>integer_</w:t>
      </w:r>
      <w:proofErr w:type="gramStart"/>
      <w:r w:rsidRPr="004B16D4">
        <w:rPr>
          <w:sz w:val="24"/>
        </w:rPr>
        <w:t>fraction</w:t>
      </w:r>
      <w:proofErr w:type="spellEnd"/>
      <w:r w:rsidRPr="004B16D4">
        <w:rPr>
          <w:sz w:val="24"/>
        </w:rPr>
        <w:t>(</w:t>
      </w:r>
      <w:proofErr w:type="gramEnd"/>
      <w:r w:rsidRPr="004B16D4">
        <w:rPr>
          <w:sz w:val="24"/>
        </w:rPr>
        <w:t>float x);</w:t>
      </w:r>
    </w:p>
    <w:p w14:paraId="661AF9C8" w14:textId="77777777" w:rsidR="007C72BA" w:rsidRPr="004B16D4" w:rsidRDefault="007C72BA" w:rsidP="007C72BA">
      <w:pPr>
        <w:snapToGrid w:val="0"/>
        <w:spacing w:line="360" w:lineRule="auto"/>
        <w:ind w:leftChars="200" w:left="420"/>
        <w:rPr>
          <w:sz w:val="24"/>
        </w:rPr>
      </w:pPr>
      <w:r w:rsidRPr="004B16D4">
        <w:rPr>
          <w:sz w:val="24"/>
        </w:rPr>
        <w:t>int main(void)</w:t>
      </w:r>
    </w:p>
    <w:p w14:paraId="33ED676A" w14:textId="77777777" w:rsidR="007C72BA" w:rsidRPr="004B16D4" w:rsidRDefault="007C72BA" w:rsidP="007C72BA">
      <w:pPr>
        <w:snapToGrid w:val="0"/>
        <w:spacing w:line="360" w:lineRule="auto"/>
        <w:ind w:leftChars="200" w:left="420"/>
        <w:rPr>
          <w:sz w:val="24"/>
        </w:rPr>
      </w:pPr>
      <w:r w:rsidRPr="004B16D4">
        <w:rPr>
          <w:sz w:val="24"/>
        </w:rPr>
        <w:t>{</w:t>
      </w:r>
    </w:p>
    <w:p w14:paraId="35A52DB7" w14:textId="77777777" w:rsidR="007C72BA" w:rsidRPr="004B16D4" w:rsidRDefault="007C72BA" w:rsidP="007C72BA">
      <w:pPr>
        <w:snapToGrid w:val="0"/>
        <w:spacing w:line="360" w:lineRule="auto"/>
        <w:ind w:leftChars="200" w:left="420"/>
        <w:rPr>
          <w:sz w:val="24"/>
        </w:rPr>
      </w:pPr>
      <w:r w:rsidRPr="004B16D4">
        <w:rPr>
          <w:sz w:val="24"/>
        </w:rPr>
        <w:t xml:space="preserve">    </w:t>
      </w:r>
      <w:proofErr w:type="gramStart"/>
      <w:r w:rsidRPr="004B16D4">
        <w:rPr>
          <w:sz w:val="24"/>
        </w:rPr>
        <w:t>float  r</w:t>
      </w:r>
      <w:proofErr w:type="gramEnd"/>
      <w:r w:rsidRPr="004B16D4">
        <w:rPr>
          <w:sz w:val="24"/>
        </w:rPr>
        <w:t>, s;</w:t>
      </w:r>
    </w:p>
    <w:p w14:paraId="1CD7A803" w14:textId="77777777" w:rsidR="007C72BA" w:rsidRPr="004B16D4" w:rsidRDefault="007C72BA" w:rsidP="007C72BA">
      <w:pPr>
        <w:snapToGrid w:val="0"/>
        <w:spacing w:line="360" w:lineRule="auto"/>
        <w:ind w:leftChars="200" w:left="420"/>
        <w:rPr>
          <w:sz w:val="24"/>
        </w:rPr>
      </w:pPr>
      <w:r w:rsidRPr="004B16D4">
        <w:rPr>
          <w:sz w:val="24"/>
        </w:rPr>
        <w:t xml:space="preserve">    int </w:t>
      </w:r>
      <w:proofErr w:type="spellStart"/>
      <w:r w:rsidRPr="004B16D4">
        <w:rPr>
          <w:sz w:val="24"/>
        </w:rPr>
        <w:t>s_integer</w:t>
      </w:r>
      <w:proofErr w:type="spellEnd"/>
      <w:r w:rsidRPr="004B16D4">
        <w:rPr>
          <w:sz w:val="24"/>
        </w:rPr>
        <w:t xml:space="preserve"> = 0;</w:t>
      </w:r>
    </w:p>
    <w:p w14:paraId="18554F76" w14:textId="77777777" w:rsidR="007C72BA" w:rsidRPr="004B16D4" w:rsidRDefault="007C72BA" w:rsidP="007C72BA">
      <w:pPr>
        <w:snapToGrid w:val="0"/>
        <w:spacing w:line="360" w:lineRule="auto"/>
        <w:ind w:leftChars="200" w:left="420"/>
        <w:rPr>
          <w:sz w:val="24"/>
        </w:rPr>
      </w:pPr>
      <w:r w:rsidRPr="004B16D4">
        <w:rPr>
          <w:sz w:val="24"/>
        </w:rPr>
        <w:t xml:space="preserve">    </w:t>
      </w:r>
      <w:proofErr w:type="spellStart"/>
      <w:proofErr w:type="gramStart"/>
      <w:r w:rsidRPr="004B16D4">
        <w:rPr>
          <w:sz w:val="24"/>
        </w:rPr>
        <w:t>printf</w:t>
      </w:r>
      <w:proofErr w:type="spellEnd"/>
      <w:r w:rsidRPr="004B16D4">
        <w:rPr>
          <w:sz w:val="24"/>
        </w:rPr>
        <w:t>(</w:t>
      </w:r>
      <w:proofErr w:type="gramEnd"/>
      <w:r w:rsidRPr="004B16D4">
        <w:rPr>
          <w:sz w:val="24"/>
        </w:rPr>
        <w:t>"Input a number: ");</w:t>
      </w:r>
    </w:p>
    <w:p w14:paraId="1BD62993" w14:textId="77777777" w:rsidR="007C72BA" w:rsidRPr="004B16D4" w:rsidRDefault="007C72BA" w:rsidP="007C72BA">
      <w:pPr>
        <w:snapToGrid w:val="0"/>
        <w:spacing w:line="360" w:lineRule="auto"/>
        <w:ind w:leftChars="200" w:left="420"/>
        <w:rPr>
          <w:sz w:val="24"/>
        </w:rPr>
      </w:pPr>
      <w:r w:rsidRPr="004B16D4">
        <w:rPr>
          <w:sz w:val="24"/>
        </w:rPr>
        <w:t xml:space="preserve">    </w:t>
      </w:r>
      <w:proofErr w:type="spellStart"/>
      <w:proofErr w:type="gramStart"/>
      <w:r w:rsidRPr="004B16D4">
        <w:rPr>
          <w:sz w:val="24"/>
        </w:rPr>
        <w:t>scanf</w:t>
      </w:r>
      <w:proofErr w:type="spellEnd"/>
      <w:r w:rsidRPr="004B16D4">
        <w:rPr>
          <w:sz w:val="24"/>
        </w:rPr>
        <w:t>(</w:t>
      </w:r>
      <w:proofErr w:type="gramEnd"/>
      <w:r w:rsidRPr="004B16D4">
        <w:rPr>
          <w:sz w:val="24"/>
        </w:rPr>
        <w:t>"%f", &amp;r);</w:t>
      </w:r>
    </w:p>
    <w:p w14:paraId="0205BFBA" w14:textId="77777777" w:rsidR="007C72BA" w:rsidRPr="004B16D4" w:rsidRDefault="007C72BA" w:rsidP="007C72BA">
      <w:pPr>
        <w:snapToGrid w:val="0"/>
        <w:spacing w:line="360" w:lineRule="auto"/>
        <w:ind w:leftChars="200" w:left="420"/>
        <w:rPr>
          <w:sz w:val="24"/>
        </w:rPr>
      </w:pPr>
      <w:r w:rsidRPr="004B16D4">
        <w:rPr>
          <w:sz w:val="24"/>
        </w:rPr>
        <w:t>#</w:t>
      </w:r>
      <w:proofErr w:type="gramStart"/>
      <w:r w:rsidRPr="004B16D4">
        <w:rPr>
          <w:sz w:val="24"/>
        </w:rPr>
        <w:t>ifdef  R</w:t>
      </w:r>
      <w:proofErr w:type="gramEnd"/>
    </w:p>
    <w:p w14:paraId="3198F573" w14:textId="77777777" w:rsidR="007C72BA" w:rsidRPr="004B16D4" w:rsidRDefault="007C72BA" w:rsidP="007C72BA">
      <w:pPr>
        <w:snapToGrid w:val="0"/>
        <w:spacing w:line="360" w:lineRule="auto"/>
        <w:ind w:leftChars="200" w:left="420"/>
        <w:rPr>
          <w:sz w:val="24"/>
        </w:rPr>
      </w:pPr>
      <w:r w:rsidRPr="004B16D4">
        <w:rPr>
          <w:sz w:val="24"/>
        </w:rPr>
        <w:t xml:space="preserve">    s = 3.14159 * r * r;</w:t>
      </w:r>
    </w:p>
    <w:p w14:paraId="540CFD11" w14:textId="77777777" w:rsidR="007C72BA" w:rsidRPr="004B16D4" w:rsidRDefault="007C72BA" w:rsidP="007C72BA">
      <w:pPr>
        <w:snapToGrid w:val="0"/>
        <w:spacing w:line="360" w:lineRule="auto"/>
        <w:ind w:leftChars="200" w:left="420"/>
        <w:rPr>
          <w:sz w:val="24"/>
        </w:rPr>
      </w:pPr>
      <w:r w:rsidRPr="004B16D4">
        <w:rPr>
          <w:sz w:val="24"/>
        </w:rPr>
        <w:t xml:space="preserve">    </w:t>
      </w:r>
      <w:proofErr w:type="spellStart"/>
      <w:proofErr w:type="gramStart"/>
      <w:r w:rsidRPr="004B16D4">
        <w:rPr>
          <w:sz w:val="24"/>
        </w:rPr>
        <w:t>printf</w:t>
      </w:r>
      <w:proofErr w:type="spellEnd"/>
      <w:r w:rsidRPr="004B16D4">
        <w:rPr>
          <w:sz w:val="24"/>
        </w:rPr>
        <w:t>(</w:t>
      </w:r>
      <w:proofErr w:type="gramEnd"/>
      <w:r w:rsidRPr="004B16D4">
        <w:rPr>
          <w:sz w:val="24"/>
        </w:rPr>
        <w:t>"Area of round is: %f\n", s);</w:t>
      </w:r>
    </w:p>
    <w:p w14:paraId="1155602D" w14:textId="77777777" w:rsidR="007C72BA" w:rsidRPr="004B16D4" w:rsidRDefault="007C72BA" w:rsidP="007C72BA">
      <w:pPr>
        <w:snapToGrid w:val="0"/>
        <w:spacing w:line="360" w:lineRule="auto"/>
        <w:ind w:leftChars="200" w:left="420"/>
        <w:rPr>
          <w:sz w:val="24"/>
        </w:rPr>
      </w:pPr>
      <w:r w:rsidRPr="004B16D4">
        <w:rPr>
          <w:sz w:val="24"/>
        </w:rPr>
        <w:t xml:space="preserve">    </w:t>
      </w:r>
      <w:proofErr w:type="spellStart"/>
      <w:r w:rsidRPr="004B16D4">
        <w:rPr>
          <w:sz w:val="24"/>
        </w:rPr>
        <w:t>s_integer</w:t>
      </w:r>
      <w:proofErr w:type="spellEnd"/>
      <w:r w:rsidRPr="004B16D4">
        <w:rPr>
          <w:sz w:val="24"/>
        </w:rPr>
        <w:t xml:space="preserve"> = </w:t>
      </w:r>
      <w:proofErr w:type="spellStart"/>
      <w:r w:rsidRPr="004B16D4">
        <w:rPr>
          <w:sz w:val="24"/>
        </w:rPr>
        <w:t>integer_fraction</w:t>
      </w:r>
      <w:proofErr w:type="spellEnd"/>
      <w:r w:rsidRPr="004B16D4">
        <w:rPr>
          <w:sz w:val="24"/>
        </w:rPr>
        <w:t>(s);</w:t>
      </w:r>
    </w:p>
    <w:p w14:paraId="13576083" w14:textId="77777777" w:rsidR="007C72BA" w:rsidRPr="004B16D4" w:rsidRDefault="007C72BA" w:rsidP="007C72BA">
      <w:pPr>
        <w:snapToGrid w:val="0"/>
        <w:spacing w:line="360" w:lineRule="auto"/>
        <w:ind w:leftChars="200" w:left="420"/>
        <w:rPr>
          <w:sz w:val="24"/>
        </w:rPr>
      </w:pPr>
      <w:r w:rsidRPr="004B16D4">
        <w:rPr>
          <w:sz w:val="24"/>
        </w:rPr>
        <w:t xml:space="preserve">    </w:t>
      </w:r>
      <w:proofErr w:type="gramStart"/>
      <w:r w:rsidRPr="004B16D4">
        <w:rPr>
          <w:sz w:val="24"/>
        </w:rPr>
        <w:t>assert(</w:t>
      </w:r>
      <w:proofErr w:type="gramEnd"/>
      <w:r w:rsidRPr="004B16D4">
        <w:rPr>
          <w:sz w:val="24"/>
        </w:rPr>
        <w:t xml:space="preserve">(s - </w:t>
      </w:r>
      <w:proofErr w:type="spellStart"/>
      <w:r w:rsidRPr="004B16D4">
        <w:rPr>
          <w:sz w:val="24"/>
        </w:rPr>
        <w:t>s_integer</w:t>
      </w:r>
      <w:proofErr w:type="spellEnd"/>
      <w:r w:rsidRPr="004B16D4">
        <w:rPr>
          <w:sz w:val="24"/>
        </w:rPr>
        <w:t>) &lt; 0.5);</w:t>
      </w:r>
    </w:p>
    <w:p w14:paraId="1A1E43FB" w14:textId="77777777" w:rsidR="007C72BA" w:rsidRPr="004B16D4" w:rsidRDefault="007C72BA" w:rsidP="007C72BA">
      <w:pPr>
        <w:snapToGrid w:val="0"/>
        <w:spacing w:line="360" w:lineRule="auto"/>
        <w:ind w:leftChars="200" w:left="420"/>
        <w:rPr>
          <w:sz w:val="24"/>
        </w:rPr>
      </w:pPr>
      <w:r w:rsidRPr="004B16D4">
        <w:rPr>
          <w:sz w:val="24"/>
        </w:rPr>
        <w:t xml:space="preserve">    </w:t>
      </w:r>
      <w:proofErr w:type="spellStart"/>
      <w:proofErr w:type="gramStart"/>
      <w:r w:rsidRPr="004B16D4">
        <w:rPr>
          <w:sz w:val="24"/>
        </w:rPr>
        <w:t>printf</w:t>
      </w:r>
      <w:proofErr w:type="spellEnd"/>
      <w:r w:rsidRPr="004B16D4">
        <w:rPr>
          <w:sz w:val="24"/>
        </w:rPr>
        <w:t>(</w:t>
      </w:r>
      <w:proofErr w:type="gramEnd"/>
      <w:r w:rsidRPr="004B16D4">
        <w:rPr>
          <w:sz w:val="24"/>
        </w:rPr>
        <w:t xml:space="preserve">"The integer fraction of area is %d\n", </w:t>
      </w:r>
      <w:proofErr w:type="spellStart"/>
      <w:r w:rsidRPr="004B16D4">
        <w:rPr>
          <w:sz w:val="24"/>
        </w:rPr>
        <w:t>s_integer</w:t>
      </w:r>
      <w:proofErr w:type="spellEnd"/>
      <w:r w:rsidRPr="004B16D4">
        <w:rPr>
          <w:sz w:val="24"/>
        </w:rPr>
        <w:t>);</w:t>
      </w:r>
    </w:p>
    <w:p w14:paraId="1622A51D" w14:textId="77777777" w:rsidR="007C72BA" w:rsidRPr="004B16D4" w:rsidRDefault="007C72BA" w:rsidP="007C72BA">
      <w:pPr>
        <w:snapToGrid w:val="0"/>
        <w:spacing w:line="360" w:lineRule="auto"/>
        <w:ind w:leftChars="200" w:left="420"/>
        <w:rPr>
          <w:sz w:val="24"/>
        </w:rPr>
      </w:pPr>
      <w:r w:rsidRPr="004B16D4">
        <w:rPr>
          <w:sz w:val="24"/>
        </w:rPr>
        <w:t>#</w:t>
      </w:r>
      <w:proofErr w:type="gramStart"/>
      <w:r w:rsidRPr="004B16D4">
        <w:rPr>
          <w:sz w:val="24"/>
        </w:rPr>
        <w:t>endif</w:t>
      </w:r>
      <w:proofErr w:type="gramEnd"/>
    </w:p>
    <w:p w14:paraId="4A251477" w14:textId="77777777" w:rsidR="007C72BA" w:rsidRPr="004B16D4" w:rsidRDefault="007C72BA" w:rsidP="007C72BA">
      <w:pPr>
        <w:snapToGrid w:val="0"/>
        <w:spacing w:line="360" w:lineRule="auto"/>
        <w:ind w:leftChars="200" w:left="420"/>
        <w:rPr>
          <w:sz w:val="24"/>
        </w:rPr>
      </w:pPr>
      <w:r w:rsidRPr="004B16D4">
        <w:rPr>
          <w:sz w:val="24"/>
        </w:rPr>
        <w:t xml:space="preserve">    return 0;</w:t>
      </w:r>
    </w:p>
    <w:p w14:paraId="0B8EE549" w14:textId="77777777" w:rsidR="007C72BA" w:rsidRPr="004B16D4" w:rsidRDefault="007C72BA" w:rsidP="007C72BA">
      <w:pPr>
        <w:snapToGrid w:val="0"/>
        <w:spacing w:line="360" w:lineRule="auto"/>
        <w:ind w:leftChars="200" w:left="420"/>
        <w:rPr>
          <w:sz w:val="24"/>
        </w:rPr>
      </w:pPr>
      <w:r w:rsidRPr="004B16D4">
        <w:rPr>
          <w:sz w:val="24"/>
        </w:rPr>
        <w:t>}</w:t>
      </w:r>
    </w:p>
    <w:p w14:paraId="03FEE303" w14:textId="77777777" w:rsidR="007C72BA" w:rsidRPr="004B16D4" w:rsidRDefault="007C72BA" w:rsidP="007C72BA">
      <w:pPr>
        <w:snapToGrid w:val="0"/>
        <w:spacing w:line="360" w:lineRule="auto"/>
        <w:ind w:leftChars="200" w:left="420"/>
        <w:rPr>
          <w:sz w:val="24"/>
        </w:rPr>
      </w:pPr>
    </w:p>
    <w:p w14:paraId="6457941F" w14:textId="77777777" w:rsidR="007C72BA" w:rsidRPr="004B16D4" w:rsidRDefault="007C72BA" w:rsidP="007C72BA">
      <w:pPr>
        <w:snapToGrid w:val="0"/>
        <w:spacing w:line="360" w:lineRule="auto"/>
        <w:ind w:leftChars="200" w:left="420"/>
        <w:rPr>
          <w:sz w:val="24"/>
        </w:rPr>
      </w:pPr>
      <w:r w:rsidRPr="004B16D4">
        <w:rPr>
          <w:sz w:val="24"/>
        </w:rPr>
        <w:t xml:space="preserve">int </w:t>
      </w:r>
      <w:proofErr w:type="spellStart"/>
      <w:r w:rsidRPr="004B16D4">
        <w:rPr>
          <w:sz w:val="24"/>
        </w:rPr>
        <w:t>integer_</w:t>
      </w:r>
      <w:proofErr w:type="gramStart"/>
      <w:r w:rsidRPr="004B16D4">
        <w:rPr>
          <w:sz w:val="24"/>
        </w:rPr>
        <w:t>fraction</w:t>
      </w:r>
      <w:proofErr w:type="spellEnd"/>
      <w:r w:rsidRPr="004B16D4">
        <w:rPr>
          <w:sz w:val="24"/>
        </w:rPr>
        <w:t>(</w:t>
      </w:r>
      <w:proofErr w:type="gramEnd"/>
      <w:r w:rsidRPr="004B16D4">
        <w:rPr>
          <w:sz w:val="24"/>
        </w:rPr>
        <w:t>float x)</w:t>
      </w:r>
    </w:p>
    <w:p w14:paraId="0EDA65A5" w14:textId="77777777" w:rsidR="007C72BA" w:rsidRPr="004B16D4" w:rsidRDefault="007C72BA" w:rsidP="007C72BA">
      <w:pPr>
        <w:snapToGrid w:val="0"/>
        <w:spacing w:line="360" w:lineRule="auto"/>
        <w:ind w:leftChars="200" w:left="420"/>
        <w:rPr>
          <w:sz w:val="24"/>
        </w:rPr>
      </w:pPr>
      <w:r w:rsidRPr="004B16D4">
        <w:rPr>
          <w:sz w:val="24"/>
        </w:rPr>
        <w:t>{</w:t>
      </w:r>
    </w:p>
    <w:p w14:paraId="6B7A327F" w14:textId="77777777" w:rsidR="007C72BA" w:rsidRPr="004B16D4" w:rsidRDefault="007C72BA" w:rsidP="007C72BA">
      <w:pPr>
        <w:snapToGrid w:val="0"/>
        <w:spacing w:line="360" w:lineRule="auto"/>
        <w:ind w:leftChars="200" w:left="420"/>
        <w:rPr>
          <w:sz w:val="24"/>
        </w:rPr>
      </w:pPr>
      <w:r w:rsidRPr="004B16D4">
        <w:rPr>
          <w:sz w:val="24"/>
        </w:rPr>
        <w:t xml:space="preserve">    int </w:t>
      </w:r>
      <w:proofErr w:type="spellStart"/>
      <w:r w:rsidRPr="004B16D4">
        <w:rPr>
          <w:sz w:val="24"/>
        </w:rPr>
        <w:t>i</w:t>
      </w:r>
      <w:proofErr w:type="spellEnd"/>
      <w:r w:rsidRPr="004B16D4">
        <w:rPr>
          <w:sz w:val="24"/>
        </w:rPr>
        <w:t>=x;</w:t>
      </w:r>
    </w:p>
    <w:p w14:paraId="49F01DE2" w14:textId="77777777" w:rsidR="007C72BA" w:rsidRPr="004B16D4" w:rsidRDefault="007C72BA" w:rsidP="007C72BA">
      <w:pPr>
        <w:snapToGrid w:val="0"/>
        <w:spacing w:line="360" w:lineRule="auto"/>
        <w:ind w:leftChars="200" w:left="420"/>
        <w:rPr>
          <w:sz w:val="24"/>
        </w:rPr>
      </w:pPr>
      <w:r w:rsidRPr="004B16D4">
        <w:rPr>
          <w:sz w:val="24"/>
        </w:rPr>
        <w:t xml:space="preserve">    if (x - </w:t>
      </w:r>
      <w:proofErr w:type="spellStart"/>
      <w:r w:rsidRPr="004B16D4">
        <w:rPr>
          <w:sz w:val="24"/>
        </w:rPr>
        <w:t>i</w:t>
      </w:r>
      <w:proofErr w:type="spellEnd"/>
      <w:r w:rsidRPr="004B16D4">
        <w:rPr>
          <w:sz w:val="24"/>
        </w:rPr>
        <w:t xml:space="preserve"> &gt;= </w:t>
      </w:r>
      <w:proofErr w:type="gramStart"/>
      <w:r w:rsidRPr="004B16D4">
        <w:rPr>
          <w:sz w:val="24"/>
        </w:rPr>
        <w:t>0.5)</w:t>
      </w:r>
      <w:proofErr w:type="spellStart"/>
      <w:r w:rsidRPr="004B16D4">
        <w:rPr>
          <w:sz w:val="24"/>
        </w:rPr>
        <w:t>i</w:t>
      </w:r>
      <w:proofErr w:type="spellEnd"/>
      <w:proofErr w:type="gramEnd"/>
      <w:r w:rsidRPr="004B16D4">
        <w:rPr>
          <w:sz w:val="24"/>
        </w:rPr>
        <w:t>++;</w:t>
      </w:r>
    </w:p>
    <w:p w14:paraId="1BB748BC" w14:textId="77777777" w:rsidR="007C72BA" w:rsidRPr="004B16D4" w:rsidRDefault="007C72BA" w:rsidP="007C72BA">
      <w:pPr>
        <w:snapToGrid w:val="0"/>
        <w:spacing w:line="360" w:lineRule="auto"/>
        <w:ind w:leftChars="200" w:left="420"/>
        <w:rPr>
          <w:sz w:val="24"/>
        </w:rPr>
      </w:pPr>
      <w:r w:rsidRPr="004B16D4">
        <w:rPr>
          <w:sz w:val="24"/>
        </w:rPr>
        <w:t xml:space="preserve">    return </w:t>
      </w:r>
      <w:proofErr w:type="spellStart"/>
      <w:r w:rsidRPr="004B16D4">
        <w:rPr>
          <w:sz w:val="24"/>
        </w:rPr>
        <w:t>i</w:t>
      </w:r>
      <w:proofErr w:type="spellEnd"/>
      <w:r w:rsidRPr="004B16D4">
        <w:rPr>
          <w:sz w:val="24"/>
        </w:rPr>
        <w:t>;</w:t>
      </w:r>
    </w:p>
    <w:p w14:paraId="616E21C5" w14:textId="77777777" w:rsidR="007C72BA" w:rsidRDefault="007C72BA" w:rsidP="007C72BA">
      <w:pPr>
        <w:snapToGrid w:val="0"/>
        <w:spacing w:line="360" w:lineRule="auto"/>
        <w:ind w:leftChars="200" w:left="420"/>
        <w:rPr>
          <w:sz w:val="24"/>
        </w:rPr>
      </w:pPr>
      <w:r w:rsidRPr="004B16D4">
        <w:rPr>
          <w:sz w:val="24"/>
        </w:rPr>
        <w:t>}</w:t>
      </w:r>
    </w:p>
    <w:p w14:paraId="59127BB9" w14:textId="77777777" w:rsidR="007C72BA" w:rsidRPr="00CB55D8" w:rsidRDefault="007C72BA" w:rsidP="007C72BA">
      <w:pPr>
        <w:snapToGrid w:val="0"/>
        <w:spacing w:line="360" w:lineRule="auto"/>
        <w:ind w:leftChars="200" w:left="420"/>
        <w:rPr>
          <w:sz w:val="24"/>
        </w:rPr>
      </w:pPr>
      <w:r>
        <w:rPr>
          <w:noProof/>
        </w:rPr>
        <w:drawing>
          <wp:inline distT="0" distB="0" distL="0" distR="0" wp14:anchorId="5882C0AB" wp14:editId="2B263A69">
            <wp:extent cx="2903472" cy="57917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03472" cy="579170"/>
                    </a:xfrm>
                    <a:prstGeom prst="rect">
                      <a:avLst/>
                    </a:prstGeom>
                  </pic:spPr>
                </pic:pic>
              </a:graphicData>
            </a:graphic>
          </wp:inline>
        </w:drawing>
      </w:r>
      <w:r>
        <w:rPr>
          <w:noProof/>
        </w:rPr>
        <w:drawing>
          <wp:inline distT="0" distB="0" distL="0" distR="0" wp14:anchorId="749BA343" wp14:editId="11D3285F">
            <wp:extent cx="2850127" cy="624894"/>
            <wp:effectExtent l="0" t="0" r="762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50127" cy="624894"/>
                    </a:xfrm>
                    <a:prstGeom prst="rect">
                      <a:avLst/>
                    </a:prstGeom>
                  </pic:spPr>
                </pic:pic>
              </a:graphicData>
            </a:graphic>
          </wp:inline>
        </w:drawing>
      </w:r>
    </w:p>
    <w:p w14:paraId="35215D65" w14:textId="77777777" w:rsidR="007C72BA" w:rsidRPr="00885843" w:rsidRDefault="007C72BA" w:rsidP="007C72BA">
      <w:pPr>
        <w:snapToGrid w:val="0"/>
        <w:spacing w:afterLines="25" w:after="78" w:line="360" w:lineRule="auto"/>
        <w:rPr>
          <w:b/>
          <w:sz w:val="24"/>
        </w:rPr>
      </w:pPr>
      <w:r>
        <w:rPr>
          <w:b/>
          <w:sz w:val="24"/>
        </w:rPr>
        <w:t>4</w:t>
      </w:r>
      <w:r w:rsidRPr="00885843">
        <w:rPr>
          <w:b/>
          <w:sz w:val="24"/>
        </w:rPr>
        <w:t>.2.</w:t>
      </w:r>
      <w:r>
        <w:rPr>
          <w:b/>
          <w:sz w:val="24"/>
        </w:rPr>
        <w:t>4</w:t>
      </w:r>
      <w:r w:rsidRPr="00885843">
        <w:rPr>
          <w:b/>
          <w:sz w:val="24"/>
        </w:rPr>
        <w:t xml:space="preserve"> </w:t>
      </w:r>
      <w:r w:rsidRPr="00885843">
        <w:rPr>
          <w:rFonts w:hAnsi="宋体"/>
          <w:b/>
          <w:sz w:val="24"/>
        </w:rPr>
        <w:t>程序设计</w:t>
      </w:r>
    </w:p>
    <w:p w14:paraId="5C08C8D3" w14:textId="77777777" w:rsidR="007C72BA" w:rsidRDefault="007C72BA" w:rsidP="007C72BA">
      <w:pPr>
        <w:spacing w:line="360" w:lineRule="auto"/>
        <w:jc w:val="left"/>
        <w:rPr>
          <w:rFonts w:ascii="宋体" w:hAnsi="宋体"/>
          <w:sz w:val="24"/>
        </w:rPr>
      </w:pPr>
      <w:r w:rsidRPr="00EA59C5">
        <w:rPr>
          <w:rFonts w:hAnsi="宋体" w:hint="eastAsia"/>
          <w:bCs/>
          <w:sz w:val="24"/>
        </w:rPr>
        <w:t>（</w:t>
      </w:r>
      <w:r w:rsidRPr="00EA59C5">
        <w:rPr>
          <w:rFonts w:hAnsi="宋体" w:hint="eastAsia"/>
          <w:bCs/>
          <w:sz w:val="24"/>
        </w:rPr>
        <w:t>1</w:t>
      </w:r>
      <w:r w:rsidRPr="00EA59C5">
        <w:rPr>
          <w:rFonts w:hAnsi="宋体" w:hint="eastAsia"/>
          <w:bCs/>
          <w:sz w:val="24"/>
        </w:rPr>
        <w:t>）</w:t>
      </w:r>
      <w:r>
        <w:rPr>
          <w:rFonts w:ascii="宋体" w:hAnsi="宋体" w:hint="eastAsia"/>
          <w:sz w:val="24"/>
        </w:rPr>
        <w:t>三角形的面积是</w:t>
      </w:r>
      <w:r>
        <w:rPr>
          <w:rFonts w:ascii="宋体" w:hAnsi="宋体"/>
          <w:position w:val="-12"/>
          <w:sz w:val="24"/>
        </w:rPr>
        <w:object w:dxaOrig="2897" w:dyaOrig="399" w14:anchorId="24E4662E">
          <v:shape id="_x0000_i1029" type="#_x0000_t75" style="width:144.6pt;height:19.75pt;mso-wrap-style:square;mso-position-horizontal-relative:page;mso-position-vertical-relative:page" o:ole="">
            <v:imagedata r:id="rId75" o:title=""/>
          </v:shape>
          <o:OLEObject Type="Embed" ProgID="Equation.3" ShapeID="_x0000_i1029" DrawAspect="Content" ObjectID="_1702039508" r:id="rId76"/>
        </w:object>
      </w:r>
      <w:r>
        <w:rPr>
          <w:rFonts w:ascii="宋体" w:hAnsi="宋体" w:hint="eastAsia"/>
          <w:sz w:val="24"/>
        </w:rPr>
        <w:t>，其中</w:t>
      </w:r>
      <w:r>
        <w:rPr>
          <w:rFonts w:ascii="宋体" w:hAnsi="宋体"/>
          <w:position w:val="-10"/>
          <w:sz w:val="24"/>
        </w:rPr>
        <w:object w:dxaOrig="1678" w:dyaOrig="319" w14:anchorId="6930C7AD">
          <v:shape id="_x0000_i1030" type="#_x0000_t75" style="width:84.2pt;height:16.25pt;mso-wrap-style:square;mso-position-horizontal-relative:page;mso-position-vertical-relative:page" o:ole="">
            <v:imagedata r:id="rId77" o:title=""/>
          </v:shape>
          <o:OLEObject Type="Embed" ProgID="Equation.3" ShapeID="_x0000_i1030" DrawAspect="Content" ObjectID="_1702039509" r:id="rId78"/>
        </w:object>
      </w:r>
      <w:r>
        <w:rPr>
          <w:rFonts w:ascii="宋体" w:hAnsi="宋体" w:hint="eastAsia"/>
          <w:sz w:val="24"/>
        </w:rPr>
        <w:t>，</w:t>
      </w:r>
      <w:proofErr w:type="spellStart"/>
      <w:r>
        <w:rPr>
          <w:rFonts w:ascii="宋体" w:hAnsi="宋体" w:hint="eastAsia"/>
          <w:sz w:val="24"/>
        </w:rPr>
        <w:t>a,b,c</w:t>
      </w:r>
      <w:proofErr w:type="spellEnd"/>
      <w:r>
        <w:rPr>
          <w:rFonts w:ascii="宋体" w:hAnsi="宋体" w:hint="eastAsia"/>
          <w:sz w:val="24"/>
        </w:rPr>
        <w:t xml:space="preserve">为三角形的三边，要求编写程序用带参数的宏来计算三角形的面积。定义两个带参数的宏，一个用来求s，另一个用来求area。 </w:t>
      </w:r>
    </w:p>
    <w:p w14:paraId="580D3E63" w14:textId="77777777" w:rsidR="007C72BA" w:rsidRPr="00581FA8" w:rsidRDefault="007C72BA" w:rsidP="007C72BA">
      <w:pPr>
        <w:snapToGrid w:val="0"/>
        <w:spacing w:line="300" w:lineRule="auto"/>
        <w:ind w:firstLine="420"/>
        <w:rPr>
          <w:b/>
          <w:bCs/>
          <w:sz w:val="24"/>
        </w:rPr>
      </w:pPr>
      <w:r w:rsidRPr="00581FA8">
        <w:rPr>
          <w:b/>
          <w:bCs/>
          <w:sz w:val="24"/>
        </w:rPr>
        <w:lastRenderedPageBreak/>
        <w:t>解答：</w:t>
      </w:r>
    </w:p>
    <w:p w14:paraId="0F1F3FD9" w14:textId="77777777" w:rsidR="007C72BA" w:rsidRDefault="007C72BA" w:rsidP="007C72BA">
      <w:pPr>
        <w:snapToGrid w:val="0"/>
        <w:spacing w:line="300" w:lineRule="auto"/>
        <w:rPr>
          <w:sz w:val="24"/>
        </w:rPr>
      </w:pPr>
      <w:r w:rsidRPr="006E1061">
        <w:rPr>
          <w:sz w:val="24"/>
        </w:rPr>
        <w:tab/>
        <w:t>1</w:t>
      </w:r>
      <w:r w:rsidRPr="006E1061">
        <w:rPr>
          <w:sz w:val="24"/>
        </w:rPr>
        <w:t>）</w:t>
      </w:r>
      <w:r>
        <w:rPr>
          <w:rFonts w:hint="eastAsia"/>
          <w:sz w:val="24"/>
        </w:rPr>
        <w:t>通过分析本题的算法流程，可建立如下算法流程图。</w:t>
      </w:r>
    </w:p>
    <w:p w14:paraId="3CE1202E" w14:textId="77777777" w:rsidR="007C72BA" w:rsidRDefault="007C72BA" w:rsidP="007C72BA">
      <w:pPr>
        <w:snapToGrid w:val="0"/>
        <w:spacing w:line="300" w:lineRule="auto"/>
        <w:ind w:firstLine="420"/>
        <w:rPr>
          <w:sz w:val="24"/>
        </w:rPr>
      </w:pPr>
      <w:r w:rsidRPr="00E836B0">
        <w:rPr>
          <w:noProof/>
          <w:sz w:val="24"/>
        </w:rPr>
        <w:drawing>
          <wp:inline distT="0" distB="0" distL="0" distR="0" wp14:anchorId="6CC06EB2" wp14:editId="2D63869F">
            <wp:extent cx="1249680" cy="5356860"/>
            <wp:effectExtent l="0" t="0" r="762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249680" cy="5356860"/>
                    </a:xfrm>
                    <a:prstGeom prst="rect">
                      <a:avLst/>
                    </a:prstGeom>
                    <a:noFill/>
                    <a:ln>
                      <a:noFill/>
                    </a:ln>
                  </pic:spPr>
                </pic:pic>
              </a:graphicData>
            </a:graphic>
          </wp:inline>
        </w:drawing>
      </w:r>
    </w:p>
    <w:p w14:paraId="239C4EF8" w14:textId="77777777" w:rsidR="007C72BA" w:rsidRDefault="007C72BA" w:rsidP="007C72BA">
      <w:pPr>
        <w:snapToGrid w:val="0"/>
        <w:spacing w:line="300" w:lineRule="auto"/>
        <w:ind w:firstLine="420"/>
        <w:rPr>
          <w:sz w:val="24"/>
        </w:rPr>
      </w:pPr>
    </w:p>
    <w:p w14:paraId="3E8E33CB" w14:textId="77777777" w:rsidR="007C72BA" w:rsidRPr="00885843" w:rsidRDefault="007C72BA" w:rsidP="007C72BA">
      <w:pPr>
        <w:snapToGrid w:val="0"/>
        <w:jc w:val="center"/>
        <w:rPr>
          <w:color w:val="FF0000"/>
          <w:sz w:val="24"/>
        </w:rPr>
      </w:pPr>
      <w:r w:rsidRPr="00885843">
        <w:rPr>
          <w:rFonts w:eastAsia="黑体"/>
          <w:sz w:val="24"/>
        </w:rPr>
        <w:t>图</w:t>
      </w:r>
      <w:r>
        <w:rPr>
          <w:rFonts w:eastAsia="黑体"/>
          <w:sz w:val="24"/>
        </w:rPr>
        <w:t>4</w:t>
      </w:r>
      <w:r w:rsidRPr="00885843">
        <w:rPr>
          <w:rFonts w:eastAsia="黑体"/>
          <w:sz w:val="24"/>
        </w:rPr>
        <w:t xml:space="preserve">-1 </w:t>
      </w:r>
      <w:r w:rsidRPr="00885843">
        <w:rPr>
          <w:rFonts w:eastAsia="黑体"/>
          <w:sz w:val="24"/>
        </w:rPr>
        <w:t>编程题</w:t>
      </w:r>
      <w:r w:rsidRPr="00885843">
        <w:rPr>
          <w:rFonts w:eastAsia="黑体"/>
          <w:sz w:val="24"/>
        </w:rPr>
        <w:t>1</w:t>
      </w:r>
      <w:r w:rsidRPr="00885843">
        <w:rPr>
          <w:rFonts w:eastAsia="黑体"/>
          <w:sz w:val="24"/>
        </w:rPr>
        <w:t>的程序流程图</w:t>
      </w:r>
    </w:p>
    <w:p w14:paraId="7065D952" w14:textId="77777777" w:rsidR="007C72BA" w:rsidRDefault="007C72BA" w:rsidP="007C72BA">
      <w:pPr>
        <w:snapToGrid w:val="0"/>
        <w:spacing w:line="300" w:lineRule="auto"/>
        <w:ind w:firstLine="420"/>
        <w:rPr>
          <w:sz w:val="24"/>
        </w:rPr>
      </w:pPr>
    </w:p>
    <w:p w14:paraId="0E4F122F" w14:textId="77777777" w:rsidR="007C72BA" w:rsidRDefault="007C72BA" w:rsidP="007C72BA">
      <w:pPr>
        <w:snapToGrid w:val="0"/>
        <w:spacing w:line="300" w:lineRule="auto"/>
        <w:ind w:firstLine="210"/>
        <w:rPr>
          <w:sz w:val="24"/>
        </w:rPr>
      </w:pPr>
      <w:r w:rsidRPr="006E1061">
        <w:rPr>
          <w:sz w:val="24"/>
        </w:rPr>
        <w:t>2</w:t>
      </w:r>
      <w:r w:rsidRPr="006E1061">
        <w:rPr>
          <w:sz w:val="24"/>
        </w:rPr>
        <w:t>）源程序清单</w:t>
      </w:r>
    </w:p>
    <w:p w14:paraId="0A793E10" w14:textId="77777777" w:rsidR="007C72BA" w:rsidRPr="00E836B0" w:rsidRDefault="007C72BA" w:rsidP="007C72BA">
      <w:pPr>
        <w:snapToGrid w:val="0"/>
        <w:spacing w:line="360" w:lineRule="auto"/>
        <w:ind w:firstLine="420"/>
        <w:rPr>
          <w:sz w:val="24"/>
        </w:rPr>
      </w:pPr>
      <w:r w:rsidRPr="00E836B0">
        <w:rPr>
          <w:sz w:val="24"/>
        </w:rPr>
        <w:t>#include &lt;</w:t>
      </w:r>
      <w:proofErr w:type="spellStart"/>
      <w:r w:rsidRPr="00E836B0">
        <w:rPr>
          <w:sz w:val="24"/>
        </w:rPr>
        <w:t>stdio.h</w:t>
      </w:r>
      <w:proofErr w:type="spellEnd"/>
      <w:r w:rsidRPr="00E836B0">
        <w:rPr>
          <w:sz w:val="24"/>
        </w:rPr>
        <w:t>&gt;</w:t>
      </w:r>
    </w:p>
    <w:p w14:paraId="684EACFF" w14:textId="77777777" w:rsidR="007C72BA" w:rsidRPr="00E836B0" w:rsidRDefault="007C72BA" w:rsidP="007C72BA">
      <w:pPr>
        <w:snapToGrid w:val="0"/>
        <w:spacing w:line="360" w:lineRule="auto"/>
        <w:ind w:firstLine="420"/>
        <w:rPr>
          <w:sz w:val="24"/>
        </w:rPr>
      </w:pPr>
      <w:r w:rsidRPr="00E836B0">
        <w:rPr>
          <w:sz w:val="24"/>
        </w:rPr>
        <w:t>#include &lt;</w:t>
      </w:r>
      <w:proofErr w:type="spellStart"/>
      <w:r w:rsidRPr="00E836B0">
        <w:rPr>
          <w:sz w:val="24"/>
        </w:rPr>
        <w:t>math.h</w:t>
      </w:r>
      <w:proofErr w:type="spellEnd"/>
      <w:r w:rsidRPr="00E836B0">
        <w:rPr>
          <w:sz w:val="24"/>
        </w:rPr>
        <w:t>&gt;</w:t>
      </w:r>
    </w:p>
    <w:p w14:paraId="2D4FB3E4" w14:textId="77777777" w:rsidR="007C72BA" w:rsidRPr="00E836B0" w:rsidRDefault="007C72BA" w:rsidP="007C72BA">
      <w:pPr>
        <w:snapToGrid w:val="0"/>
        <w:spacing w:line="360" w:lineRule="auto"/>
        <w:ind w:firstLine="420"/>
        <w:rPr>
          <w:sz w:val="24"/>
        </w:rPr>
      </w:pPr>
      <w:r w:rsidRPr="00E836B0">
        <w:rPr>
          <w:sz w:val="24"/>
        </w:rPr>
        <w:t>#define s(</w:t>
      </w:r>
      <w:proofErr w:type="spellStart"/>
      <w:proofErr w:type="gramStart"/>
      <w:r w:rsidRPr="00E836B0">
        <w:rPr>
          <w:sz w:val="24"/>
        </w:rPr>
        <w:t>a,b</w:t>
      </w:r>
      <w:proofErr w:type="gramEnd"/>
      <w:r w:rsidRPr="00E836B0">
        <w:rPr>
          <w:sz w:val="24"/>
        </w:rPr>
        <w:t>,c</w:t>
      </w:r>
      <w:proofErr w:type="spellEnd"/>
      <w:r w:rsidRPr="00E836B0">
        <w:rPr>
          <w:sz w:val="24"/>
        </w:rPr>
        <w:t>)  (</w:t>
      </w:r>
      <w:proofErr w:type="spellStart"/>
      <w:r w:rsidRPr="00E836B0">
        <w:rPr>
          <w:sz w:val="24"/>
        </w:rPr>
        <w:t>a+b+c</w:t>
      </w:r>
      <w:proofErr w:type="spellEnd"/>
      <w:r w:rsidRPr="00E836B0">
        <w:rPr>
          <w:sz w:val="24"/>
        </w:rPr>
        <w:t>)/2</w:t>
      </w:r>
    </w:p>
    <w:p w14:paraId="65B4F1F7" w14:textId="77777777" w:rsidR="007C72BA" w:rsidRPr="00E836B0" w:rsidRDefault="007C72BA" w:rsidP="007C72BA">
      <w:pPr>
        <w:snapToGrid w:val="0"/>
        <w:spacing w:line="360" w:lineRule="auto"/>
        <w:ind w:firstLine="420"/>
        <w:rPr>
          <w:sz w:val="24"/>
        </w:rPr>
      </w:pPr>
      <w:r w:rsidRPr="00E836B0">
        <w:rPr>
          <w:sz w:val="24"/>
        </w:rPr>
        <w:t>#define area(</w:t>
      </w:r>
      <w:proofErr w:type="spellStart"/>
      <w:proofErr w:type="gramStart"/>
      <w:r w:rsidRPr="00E836B0">
        <w:rPr>
          <w:sz w:val="24"/>
        </w:rPr>
        <w:t>s,a</w:t>
      </w:r>
      <w:proofErr w:type="gramEnd"/>
      <w:r w:rsidRPr="00E836B0">
        <w:rPr>
          <w:sz w:val="24"/>
        </w:rPr>
        <w:t>,b,c</w:t>
      </w:r>
      <w:proofErr w:type="spellEnd"/>
      <w:r w:rsidRPr="00E836B0">
        <w:rPr>
          <w:sz w:val="24"/>
        </w:rPr>
        <w:t>) sqrt(s*(s-a)*(s-b)*(s-c))</w:t>
      </w:r>
    </w:p>
    <w:p w14:paraId="69B37D26" w14:textId="77777777" w:rsidR="007C72BA" w:rsidRPr="00E836B0" w:rsidRDefault="007C72BA" w:rsidP="007C72BA">
      <w:pPr>
        <w:snapToGrid w:val="0"/>
        <w:spacing w:line="360" w:lineRule="auto"/>
        <w:ind w:firstLine="420"/>
        <w:rPr>
          <w:sz w:val="24"/>
        </w:rPr>
      </w:pPr>
      <w:r w:rsidRPr="00E836B0">
        <w:rPr>
          <w:sz w:val="24"/>
        </w:rPr>
        <w:t>int main(void) {</w:t>
      </w:r>
    </w:p>
    <w:p w14:paraId="25D514A4" w14:textId="77777777" w:rsidR="007C72BA" w:rsidRPr="00E836B0" w:rsidRDefault="007C72BA" w:rsidP="007C72BA">
      <w:pPr>
        <w:snapToGrid w:val="0"/>
        <w:spacing w:line="360" w:lineRule="auto"/>
        <w:ind w:firstLine="420"/>
        <w:rPr>
          <w:sz w:val="24"/>
        </w:rPr>
      </w:pPr>
      <w:r w:rsidRPr="00E836B0">
        <w:rPr>
          <w:sz w:val="24"/>
        </w:rPr>
        <w:tab/>
        <w:t>double a, b, c;</w:t>
      </w:r>
    </w:p>
    <w:p w14:paraId="7A859863" w14:textId="77777777" w:rsidR="007C72BA" w:rsidRPr="00E836B0" w:rsidRDefault="007C72BA" w:rsidP="007C72BA">
      <w:pPr>
        <w:snapToGrid w:val="0"/>
        <w:spacing w:line="360" w:lineRule="auto"/>
        <w:ind w:firstLine="420"/>
        <w:rPr>
          <w:sz w:val="24"/>
        </w:rPr>
      </w:pPr>
      <w:r w:rsidRPr="00E836B0">
        <w:rPr>
          <w:sz w:val="24"/>
        </w:rPr>
        <w:tab/>
      </w:r>
      <w:proofErr w:type="spellStart"/>
      <w:proofErr w:type="gramStart"/>
      <w:r w:rsidRPr="00E836B0">
        <w:rPr>
          <w:sz w:val="24"/>
        </w:rPr>
        <w:t>scanf</w:t>
      </w:r>
      <w:proofErr w:type="spellEnd"/>
      <w:r w:rsidRPr="00E836B0">
        <w:rPr>
          <w:sz w:val="24"/>
        </w:rPr>
        <w:t>(</w:t>
      </w:r>
      <w:proofErr w:type="gramEnd"/>
      <w:r w:rsidRPr="00E836B0">
        <w:rPr>
          <w:sz w:val="24"/>
        </w:rPr>
        <w:t>"%</w:t>
      </w:r>
      <w:proofErr w:type="spellStart"/>
      <w:r w:rsidRPr="00E836B0">
        <w:rPr>
          <w:sz w:val="24"/>
        </w:rPr>
        <w:t>lf%lf%lf</w:t>
      </w:r>
      <w:proofErr w:type="spellEnd"/>
      <w:r w:rsidRPr="00E836B0">
        <w:rPr>
          <w:sz w:val="24"/>
        </w:rPr>
        <w:t>", &amp;a, &amp;b, &amp;c);</w:t>
      </w:r>
    </w:p>
    <w:p w14:paraId="723412BC" w14:textId="77777777" w:rsidR="007C72BA" w:rsidRPr="00E836B0" w:rsidRDefault="007C72BA" w:rsidP="007C72BA">
      <w:pPr>
        <w:snapToGrid w:val="0"/>
        <w:spacing w:line="360" w:lineRule="auto"/>
        <w:ind w:firstLine="420"/>
        <w:rPr>
          <w:sz w:val="24"/>
        </w:rPr>
      </w:pPr>
      <w:r w:rsidRPr="00E836B0">
        <w:rPr>
          <w:sz w:val="24"/>
        </w:rPr>
        <w:tab/>
      </w:r>
      <w:proofErr w:type="spellStart"/>
      <w:proofErr w:type="gramStart"/>
      <w:r w:rsidRPr="00E836B0">
        <w:rPr>
          <w:sz w:val="24"/>
        </w:rPr>
        <w:t>printf</w:t>
      </w:r>
      <w:proofErr w:type="spellEnd"/>
      <w:r w:rsidRPr="00E836B0">
        <w:rPr>
          <w:sz w:val="24"/>
        </w:rPr>
        <w:t>(</w:t>
      </w:r>
      <w:proofErr w:type="gramEnd"/>
      <w:r w:rsidRPr="00E836B0">
        <w:rPr>
          <w:sz w:val="24"/>
        </w:rPr>
        <w:t>"area=%</w:t>
      </w:r>
      <w:proofErr w:type="spellStart"/>
      <w:r w:rsidRPr="00E836B0">
        <w:rPr>
          <w:sz w:val="24"/>
        </w:rPr>
        <w:t>lf</w:t>
      </w:r>
      <w:proofErr w:type="spellEnd"/>
      <w:r w:rsidRPr="00E836B0">
        <w:rPr>
          <w:sz w:val="24"/>
        </w:rPr>
        <w:t>", area(s(a, b, c), a, b, c));</w:t>
      </w:r>
    </w:p>
    <w:p w14:paraId="52BFB167" w14:textId="77777777" w:rsidR="007C72BA" w:rsidRPr="00E836B0" w:rsidRDefault="007C72BA" w:rsidP="007C72BA">
      <w:pPr>
        <w:snapToGrid w:val="0"/>
        <w:spacing w:line="360" w:lineRule="auto"/>
        <w:ind w:firstLine="420"/>
        <w:rPr>
          <w:sz w:val="24"/>
        </w:rPr>
      </w:pPr>
      <w:r w:rsidRPr="00E836B0">
        <w:rPr>
          <w:sz w:val="24"/>
        </w:rPr>
        <w:lastRenderedPageBreak/>
        <w:tab/>
        <w:t>return 0;</w:t>
      </w:r>
    </w:p>
    <w:p w14:paraId="1F05A70B" w14:textId="77777777" w:rsidR="007C72BA" w:rsidRDefault="007C72BA" w:rsidP="007C72BA">
      <w:pPr>
        <w:snapToGrid w:val="0"/>
        <w:spacing w:line="360" w:lineRule="auto"/>
        <w:ind w:firstLine="420"/>
        <w:rPr>
          <w:sz w:val="24"/>
        </w:rPr>
      </w:pPr>
      <w:r w:rsidRPr="00E836B0">
        <w:rPr>
          <w:sz w:val="24"/>
        </w:rPr>
        <w:t>}</w:t>
      </w:r>
      <w:r w:rsidRPr="009837A7">
        <w:rPr>
          <w:sz w:val="24"/>
        </w:rPr>
        <w:t xml:space="preserve"> </w:t>
      </w:r>
    </w:p>
    <w:p w14:paraId="36E616AE" w14:textId="77777777" w:rsidR="007C72BA" w:rsidRPr="00885843" w:rsidRDefault="007C72BA" w:rsidP="007C72BA">
      <w:pPr>
        <w:snapToGrid w:val="0"/>
        <w:spacing w:line="360" w:lineRule="auto"/>
        <w:ind w:firstLine="420"/>
        <w:rPr>
          <w:sz w:val="24"/>
        </w:rPr>
      </w:pPr>
      <w:r w:rsidRPr="00885843">
        <w:rPr>
          <w:sz w:val="24"/>
        </w:rPr>
        <w:t>3</w:t>
      </w:r>
      <w:r w:rsidRPr="00885843">
        <w:rPr>
          <w:rFonts w:hAnsi="宋体"/>
          <w:sz w:val="24"/>
        </w:rPr>
        <w:t>）测试</w:t>
      </w:r>
    </w:p>
    <w:p w14:paraId="3400E834" w14:textId="77777777" w:rsidR="007C72BA" w:rsidRDefault="007C72BA" w:rsidP="007C72BA">
      <w:pPr>
        <w:snapToGrid w:val="0"/>
        <w:spacing w:line="360" w:lineRule="auto"/>
        <w:ind w:firstLineChars="200" w:firstLine="480"/>
        <w:rPr>
          <w:sz w:val="24"/>
        </w:rPr>
      </w:pPr>
      <w:r w:rsidRPr="00885843">
        <w:rPr>
          <w:sz w:val="24"/>
        </w:rPr>
        <w:t xml:space="preserve">  </w:t>
      </w:r>
      <w:r w:rsidRPr="00885843">
        <w:rPr>
          <w:rFonts w:hAnsi="宋体"/>
          <w:sz w:val="24"/>
        </w:rPr>
        <w:t>（</w:t>
      </w:r>
      <w:r w:rsidRPr="00885843">
        <w:rPr>
          <w:sz w:val="24"/>
        </w:rPr>
        <w:t>a</w:t>
      </w:r>
      <w:r w:rsidRPr="00885843">
        <w:rPr>
          <w:rFonts w:hAnsi="宋体"/>
          <w:sz w:val="24"/>
        </w:rPr>
        <w:t>）</w:t>
      </w:r>
      <w:r w:rsidRPr="00885843">
        <w:rPr>
          <w:sz w:val="24"/>
        </w:rPr>
        <w:t xml:space="preserve"> </w:t>
      </w:r>
      <w:r w:rsidRPr="00885843">
        <w:rPr>
          <w:rFonts w:hAnsi="宋体"/>
          <w:sz w:val="24"/>
        </w:rPr>
        <w:t>测试数据：</w:t>
      </w:r>
    </w:p>
    <w:p w14:paraId="21D8E850" w14:textId="77777777" w:rsidR="007C72BA" w:rsidRDefault="007C72BA" w:rsidP="007C72BA">
      <w:pPr>
        <w:snapToGrid w:val="0"/>
        <w:spacing w:line="360" w:lineRule="auto"/>
        <w:ind w:firstLineChars="200" w:firstLine="480"/>
        <w:rPr>
          <w:sz w:val="24"/>
        </w:rPr>
      </w:pPr>
      <w:r>
        <w:rPr>
          <w:sz w:val="24"/>
        </w:rPr>
        <w:tab/>
      </w:r>
      <w:r>
        <w:rPr>
          <w:sz w:val="24"/>
        </w:rPr>
        <w:tab/>
        <w:t>5 6 7</w:t>
      </w:r>
    </w:p>
    <w:p w14:paraId="1954FB3D" w14:textId="77777777" w:rsidR="007C72BA" w:rsidRDefault="007C72BA" w:rsidP="007C72BA">
      <w:pPr>
        <w:snapToGrid w:val="0"/>
        <w:spacing w:line="360" w:lineRule="auto"/>
        <w:ind w:firstLineChars="200" w:firstLine="480"/>
      </w:pPr>
      <w:r w:rsidRPr="00885843">
        <w:rPr>
          <w:sz w:val="24"/>
        </w:rPr>
        <w:t xml:space="preserve">  </w:t>
      </w:r>
      <w:r w:rsidRPr="00885843">
        <w:rPr>
          <w:rFonts w:hAnsi="宋体"/>
          <w:sz w:val="24"/>
        </w:rPr>
        <w:t>（</w:t>
      </w:r>
      <w:r w:rsidRPr="00885843">
        <w:rPr>
          <w:sz w:val="24"/>
        </w:rPr>
        <w:t>b</w:t>
      </w:r>
      <w:r w:rsidRPr="00885843">
        <w:rPr>
          <w:rFonts w:hAnsi="宋体"/>
          <w:sz w:val="24"/>
        </w:rPr>
        <w:t>）</w:t>
      </w:r>
      <w:r w:rsidRPr="00885843">
        <w:rPr>
          <w:sz w:val="24"/>
        </w:rPr>
        <w:t xml:space="preserve"> </w:t>
      </w:r>
      <w:r w:rsidRPr="00885843">
        <w:rPr>
          <w:rFonts w:hAnsi="宋体"/>
          <w:sz w:val="24"/>
        </w:rPr>
        <w:t>对应测试数据的运行结果截图</w:t>
      </w:r>
    </w:p>
    <w:p w14:paraId="6C371326" w14:textId="77777777" w:rsidR="007C72BA" w:rsidRDefault="007C72BA" w:rsidP="007C72BA">
      <w:pPr>
        <w:snapToGrid w:val="0"/>
        <w:spacing w:line="360" w:lineRule="auto"/>
        <w:ind w:left="420" w:firstLine="420"/>
        <w:rPr>
          <w:noProof/>
        </w:rPr>
      </w:pPr>
      <w:r>
        <w:rPr>
          <w:noProof/>
        </w:rPr>
        <w:drawing>
          <wp:inline distT="0" distB="0" distL="0" distR="0" wp14:anchorId="5E304139" wp14:editId="7C432223">
            <wp:extent cx="1394581" cy="38103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394581" cy="381033"/>
                    </a:xfrm>
                    <a:prstGeom prst="rect">
                      <a:avLst/>
                    </a:prstGeom>
                  </pic:spPr>
                </pic:pic>
              </a:graphicData>
            </a:graphic>
          </wp:inline>
        </w:drawing>
      </w:r>
    </w:p>
    <w:p w14:paraId="17E6774B" w14:textId="77777777" w:rsidR="007C72BA" w:rsidRPr="00F23C6B" w:rsidRDefault="007C72BA" w:rsidP="007C72BA">
      <w:pPr>
        <w:snapToGrid w:val="0"/>
        <w:spacing w:line="360" w:lineRule="auto"/>
        <w:ind w:left="420" w:firstLine="420"/>
        <w:rPr>
          <w:noProof/>
        </w:rPr>
      </w:pPr>
    </w:p>
    <w:p w14:paraId="7F7B2DAB" w14:textId="77777777" w:rsidR="007C72BA" w:rsidRDefault="007C72BA" w:rsidP="007C72BA">
      <w:pPr>
        <w:spacing w:line="360" w:lineRule="auto"/>
        <w:rPr>
          <w:rFonts w:ascii="宋体" w:hAnsi="宋体"/>
          <w:sz w:val="24"/>
        </w:rPr>
      </w:pPr>
      <w:r>
        <w:rPr>
          <w:rFonts w:ascii="宋体" w:hAnsi="宋体" w:hint="eastAsia"/>
          <w:sz w:val="24"/>
        </w:rPr>
        <w:t>（2）</w:t>
      </w:r>
      <w:proofErr w:type="gramStart"/>
      <w:r>
        <w:rPr>
          <w:rFonts w:ascii="宋体" w:hAnsi="宋体" w:hint="eastAsia"/>
          <w:sz w:val="24"/>
        </w:rPr>
        <w:t>用条件</w:t>
      </w:r>
      <w:proofErr w:type="gramEnd"/>
      <w:r>
        <w:rPr>
          <w:rFonts w:ascii="宋体" w:hAnsi="宋体" w:hint="eastAsia"/>
          <w:sz w:val="24"/>
        </w:rPr>
        <w:t>编译方法来编写程序。输入一行英文字符序列，可以任选两种方式之一输出：一为原文输出；二为变换字母的大小写后输出。例如小写‘a’变成大写‘A’，大写‘D’变成小写‘d’，其他字符不变。用#define命令控制是否变换字母的大小写。例如，#define CHANGE 1 则输出变换后的文字，若#define CHANGE 0则原文输出。</w:t>
      </w:r>
    </w:p>
    <w:p w14:paraId="3393E684" w14:textId="77777777" w:rsidR="007C72BA" w:rsidRPr="001C2B0B" w:rsidRDefault="007C72BA" w:rsidP="007C72BA">
      <w:pPr>
        <w:snapToGrid w:val="0"/>
        <w:spacing w:line="360" w:lineRule="auto"/>
        <w:ind w:firstLine="420"/>
        <w:rPr>
          <w:b/>
          <w:bCs/>
          <w:sz w:val="24"/>
        </w:rPr>
      </w:pPr>
      <w:r w:rsidRPr="001C2B0B">
        <w:rPr>
          <w:b/>
          <w:bCs/>
          <w:sz w:val="24"/>
        </w:rPr>
        <w:t>解答：</w:t>
      </w:r>
    </w:p>
    <w:p w14:paraId="4BFF3749" w14:textId="77777777" w:rsidR="007C72BA" w:rsidRPr="00C41084" w:rsidRDefault="007C72BA" w:rsidP="007C72BA">
      <w:pPr>
        <w:pStyle w:val="af6"/>
        <w:numPr>
          <w:ilvl w:val="0"/>
          <w:numId w:val="3"/>
        </w:numPr>
        <w:snapToGrid w:val="0"/>
        <w:spacing w:line="300" w:lineRule="auto"/>
        <w:ind w:firstLineChars="0"/>
        <w:rPr>
          <w:sz w:val="24"/>
        </w:rPr>
      </w:pPr>
      <w:r w:rsidRPr="00C41084">
        <w:rPr>
          <w:sz w:val="24"/>
        </w:rPr>
        <w:t>解题思路：</w:t>
      </w:r>
    </w:p>
    <w:p w14:paraId="18F8C37D" w14:textId="77777777" w:rsidR="007C72BA" w:rsidRDefault="007C72BA" w:rsidP="007C72BA">
      <w:pPr>
        <w:pStyle w:val="af6"/>
        <w:snapToGrid w:val="0"/>
        <w:spacing w:line="300" w:lineRule="auto"/>
        <w:ind w:left="780" w:firstLineChars="0" w:firstLine="0"/>
        <w:rPr>
          <w:sz w:val="24"/>
        </w:rPr>
      </w:pPr>
      <w:r w:rsidRPr="00C41084">
        <w:rPr>
          <w:rFonts w:hint="eastAsia"/>
          <w:sz w:val="24"/>
        </w:rPr>
        <w:t>通过分析本题的算法流程，可</w:t>
      </w:r>
      <w:r>
        <w:rPr>
          <w:rFonts w:hint="eastAsia"/>
          <w:sz w:val="24"/>
        </w:rPr>
        <w:t>对需要设计的函数</w:t>
      </w:r>
      <w:r w:rsidRPr="00C41084">
        <w:rPr>
          <w:rFonts w:hint="eastAsia"/>
          <w:sz w:val="24"/>
        </w:rPr>
        <w:t>建立如下算法流程图。</w:t>
      </w:r>
    </w:p>
    <w:p w14:paraId="1A704F54" w14:textId="77777777" w:rsidR="007C72BA" w:rsidRDefault="007C72BA" w:rsidP="007C72BA">
      <w:pPr>
        <w:pStyle w:val="af6"/>
        <w:snapToGrid w:val="0"/>
        <w:spacing w:line="300" w:lineRule="auto"/>
        <w:ind w:left="780" w:firstLineChars="0" w:firstLine="0"/>
        <w:rPr>
          <w:sz w:val="24"/>
        </w:rPr>
      </w:pPr>
      <w:r w:rsidRPr="006F19A3">
        <w:rPr>
          <w:noProof/>
          <w:sz w:val="24"/>
        </w:rPr>
        <w:lastRenderedPageBreak/>
        <w:drawing>
          <wp:inline distT="0" distB="0" distL="0" distR="0" wp14:anchorId="36819146" wp14:editId="23AF0E50">
            <wp:extent cx="1645920" cy="686562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45920" cy="6865620"/>
                    </a:xfrm>
                    <a:prstGeom prst="rect">
                      <a:avLst/>
                    </a:prstGeom>
                    <a:noFill/>
                    <a:ln>
                      <a:noFill/>
                    </a:ln>
                  </pic:spPr>
                </pic:pic>
              </a:graphicData>
            </a:graphic>
          </wp:inline>
        </w:drawing>
      </w:r>
    </w:p>
    <w:p w14:paraId="61A016D7" w14:textId="77777777" w:rsidR="007C72BA" w:rsidRPr="00885843" w:rsidRDefault="007C72BA" w:rsidP="007C72BA">
      <w:pPr>
        <w:jc w:val="center"/>
        <w:rPr>
          <w:rFonts w:eastAsia="黑体"/>
          <w:sz w:val="24"/>
        </w:rPr>
      </w:pPr>
      <w:r w:rsidRPr="00885843">
        <w:rPr>
          <w:rFonts w:eastAsia="黑体"/>
          <w:sz w:val="24"/>
        </w:rPr>
        <w:t>图</w:t>
      </w:r>
      <w:r>
        <w:rPr>
          <w:rFonts w:eastAsia="黑体"/>
          <w:sz w:val="24"/>
        </w:rPr>
        <w:t>4</w:t>
      </w:r>
      <w:r w:rsidRPr="00885843">
        <w:rPr>
          <w:rFonts w:eastAsia="黑体"/>
          <w:sz w:val="24"/>
        </w:rPr>
        <w:t xml:space="preserve">-2 </w:t>
      </w:r>
      <w:r w:rsidRPr="00885843">
        <w:rPr>
          <w:rFonts w:eastAsia="黑体"/>
          <w:sz w:val="24"/>
        </w:rPr>
        <w:t>编程题</w:t>
      </w:r>
      <w:r>
        <w:rPr>
          <w:rFonts w:eastAsia="黑体"/>
          <w:sz w:val="24"/>
        </w:rPr>
        <w:t>2</w:t>
      </w:r>
      <w:r w:rsidRPr="00885843">
        <w:rPr>
          <w:rFonts w:eastAsia="黑体"/>
          <w:sz w:val="24"/>
        </w:rPr>
        <w:t>的程序流程图</w:t>
      </w:r>
    </w:p>
    <w:p w14:paraId="55992154" w14:textId="77777777" w:rsidR="007C72BA" w:rsidRPr="00E31922" w:rsidRDefault="007C72BA" w:rsidP="007C72BA">
      <w:pPr>
        <w:pStyle w:val="af6"/>
        <w:snapToGrid w:val="0"/>
        <w:spacing w:line="300" w:lineRule="auto"/>
        <w:ind w:left="780" w:firstLineChars="0" w:firstLine="0"/>
        <w:rPr>
          <w:sz w:val="24"/>
        </w:rPr>
      </w:pPr>
    </w:p>
    <w:p w14:paraId="6EA06A94" w14:textId="77777777" w:rsidR="007C72BA" w:rsidRPr="001C2B0B" w:rsidRDefault="007C72BA" w:rsidP="007C72BA">
      <w:pPr>
        <w:snapToGrid w:val="0"/>
        <w:spacing w:line="300" w:lineRule="auto"/>
        <w:ind w:firstLine="420"/>
        <w:rPr>
          <w:sz w:val="24"/>
        </w:rPr>
      </w:pPr>
      <w:r w:rsidRPr="00885843">
        <w:rPr>
          <w:sz w:val="24"/>
        </w:rPr>
        <w:t>2</w:t>
      </w:r>
      <w:r w:rsidRPr="001C2B0B">
        <w:rPr>
          <w:sz w:val="24"/>
        </w:rPr>
        <w:t>）程序清单</w:t>
      </w:r>
    </w:p>
    <w:p w14:paraId="1B25B285" w14:textId="77777777" w:rsidR="007C72BA" w:rsidRPr="006F19A3" w:rsidRDefault="007C72BA" w:rsidP="007C72BA">
      <w:pPr>
        <w:snapToGrid w:val="0"/>
        <w:ind w:leftChars="200" w:left="420" w:firstLine="420"/>
        <w:rPr>
          <w:sz w:val="24"/>
        </w:rPr>
      </w:pPr>
      <w:r w:rsidRPr="006F19A3">
        <w:rPr>
          <w:sz w:val="24"/>
        </w:rPr>
        <w:t>#include &lt;</w:t>
      </w:r>
      <w:proofErr w:type="spellStart"/>
      <w:r w:rsidRPr="006F19A3">
        <w:rPr>
          <w:sz w:val="24"/>
        </w:rPr>
        <w:t>stdio.h</w:t>
      </w:r>
      <w:proofErr w:type="spellEnd"/>
      <w:r w:rsidRPr="006F19A3">
        <w:rPr>
          <w:sz w:val="24"/>
        </w:rPr>
        <w:t>&gt;</w:t>
      </w:r>
    </w:p>
    <w:p w14:paraId="103E4A72" w14:textId="77777777" w:rsidR="007C72BA" w:rsidRPr="006F19A3" w:rsidRDefault="007C72BA" w:rsidP="007C72BA">
      <w:pPr>
        <w:snapToGrid w:val="0"/>
        <w:ind w:leftChars="200" w:left="420" w:firstLine="420"/>
        <w:rPr>
          <w:sz w:val="24"/>
        </w:rPr>
      </w:pPr>
      <w:r w:rsidRPr="006F19A3">
        <w:rPr>
          <w:sz w:val="24"/>
        </w:rPr>
        <w:t>#</w:t>
      </w:r>
      <w:proofErr w:type="gramStart"/>
      <w:r w:rsidRPr="006F19A3">
        <w:rPr>
          <w:sz w:val="24"/>
        </w:rPr>
        <w:t>define</w:t>
      </w:r>
      <w:proofErr w:type="gramEnd"/>
      <w:r w:rsidRPr="006F19A3">
        <w:rPr>
          <w:sz w:val="24"/>
        </w:rPr>
        <w:t xml:space="preserve"> CHANGE  1</w:t>
      </w:r>
    </w:p>
    <w:p w14:paraId="40BABEBF" w14:textId="77777777" w:rsidR="007C72BA" w:rsidRPr="006F19A3" w:rsidRDefault="007C72BA" w:rsidP="007C72BA">
      <w:pPr>
        <w:snapToGrid w:val="0"/>
        <w:ind w:leftChars="200" w:left="420" w:firstLine="420"/>
        <w:rPr>
          <w:sz w:val="24"/>
        </w:rPr>
      </w:pPr>
      <w:r w:rsidRPr="006F19A3">
        <w:rPr>
          <w:sz w:val="24"/>
        </w:rPr>
        <w:t>int main(void) {</w:t>
      </w:r>
    </w:p>
    <w:p w14:paraId="57347C3A" w14:textId="77777777" w:rsidR="007C72BA" w:rsidRPr="006F19A3" w:rsidRDefault="007C72BA" w:rsidP="007C72BA">
      <w:pPr>
        <w:snapToGrid w:val="0"/>
        <w:ind w:leftChars="200" w:left="420" w:firstLine="420"/>
        <w:rPr>
          <w:sz w:val="24"/>
        </w:rPr>
      </w:pPr>
      <w:r w:rsidRPr="006F19A3">
        <w:rPr>
          <w:sz w:val="24"/>
        </w:rPr>
        <w:tab/>
        <w:t xml:space="preserve">char </w:t>
      </w:r>
      <w:proofErr w:type="gramStart"/>
      <w:r w:rsidRPr="006F19A3">
        <w:rPr>
          <w:sz w:val="24"/>
        </w:rPr>
        <w:t>str[</w:t>
      </w:r>
      <w:proofErr w:type="gramEnd"/>
      <w:r w:rsidRPr="006F19A3">
        <w:rPr>
          <w:sz w:val="24"/>
        </w:rPr>
        <w:t>1000];</w:t>
      </w:r>
    </w:p>
    <w:p w14:paraId="138EAAEB" w14:textId="77777777" w:rsidR="007C72BA" w:rsidRPr="006F19A3" w:rsidRDefault="007C72BA" w:rsidP="007C72BA">
      <w:pPr>
        <w:snapToGrid w:val="0"/>
        <w:ind w:leftChars="200" w:left="420" w:firstLine="420"/>
        <w:rPr>
          <w:sz w:val="24"/>
        </w:rPr>
      </w:pPr>
      <w:r w:rsidRPr="006F19A3">
        <w:rPr>
          <w:sz w:val="24"/>
        </w:rPr>
        <w:tab/>
      </w:r>
      <w:proofErr w:type="spellStart"/>
      <w:r w:rsidRPr="006F19A3">
        <w:rPr>
          <w:sz w:val="24"/>
        </w:rPr>
        <w:t>gets_s</w:t>
      </w:r>
      <w:proofErr w:type="spellEnd"/>
      <w:r w:rsidRPr="006F19A3">
        <w:rPr>
          <w:sz w:val="24"/>
        </w:rPr>
        <w:t>(str);</w:t>
      </w:r>
    </w:p>
    <w:p w14:paraId="633FB7C9" w14:textId="77777777" w:rsidR="007C72BA" w:rsidRPr="006F19A3" w:rsidRDefault="007C72BA" w:rsidP="007C72BA">
      <w:pPr>
        <w:snapToGrid w:val="0"/>
        <w:ind w:leftChars="200" w:left="420" w:firstLine="420"/>
        <w:rPr>
          <w:sz w:val="24"/>
        </w:rPr>
      </w:pPr>
      <w:r w:rsidRPr="006F19A3">
        <w:rPr>
          <w:sz w:val="24"/>
        </w:rPr>
        <w:t>#</w:t>
      </w:r>
      <w:proofErr w:type="gramStart"/>
      <w:r w:rsidRPr="006F19A3">
        <w:rPr>
          <w:sz w:val="24"/>
        </w:rPr>
        <w:t>if</w:t>
      </w:r>
      <w:proofErr w:type="gramEnd"/>
      <w:r w:rsidRPr="006F19A3">
        <w:rPr>
          <w:sz w:val="24"/>
        </w:rPr>
        <w:t xml:space="preserve"> CHANGE == 0</w:t>
      </w:r>
    </w:p>
    <w:p w14:paraId="1E7A7FA0" w14:textId="77777777" w:rsidR="007C72BA" w:rsidRPr="006F19A3" w:rsidRDefault="007C72BA" w:rsidP="007C72BA">
      <w:pPr>
        <w:snapToGrid w:val="0"/>
        <w:ind w:leftChars="200" w:left="420" w:firstLine="420"/>
        <w:rPr>
          <w:sz w:val="24"/>
        </w:rPr>
      </w:pPr>
      <w:r w:rsidRPr="006F19A3">
        <w:rPr>
          <w:sz w:val="24"/>
        </w:rPr>
        <w:tab/>
      </w:r>
      <w:proofErr w:type="spellStart"/>
      <w:r w:rsidRPr="006F19A3">
        <w:rPr>
          <w:sz w:val="24"/>
        </w:rPr>
        <w:t>printf</w:t>
      </w:r>
      <w:proofErr w:type="spellEnd"/>
      <w:r w:rsidRPr="006F19A3">
        <w:rPr>
          <w:sz w:val="24"/>
        </w:rPr>
        <w:t>(str);</w:t>
      </w:r>
    </w:p>
    <w:p w14:paraId="5C7EDC4A" w14:textId="77777777" w:rsidR="007C72BA" w:rsidRPr="006F19A3" w:rsidRDefault="007C72BA" w:rsidP="007C72BA">
      <w:pPr>
        <w:snapToGrid w:val="0"/>
        <w:ind w:leftChars="200" w:left="420" w:firstLine="420"/>
        <w:rPr>
          <w:sz w:val="24"/>
        </w:rPr>
      </w:pPr>
      <w:r w:rsidRPr="006F19A3">
        <w:rPr>
          <w:sz w:val="24"/>
        </w:rPr>
        <w:lastRenderedPageBreak/>
        <w:t>#</w:t>
      </w:r>
      <w:proofErr w:type="gramStart"/>
      <w:r w:rsidRPr="006F19A3">
        <w:rPr>
          <w:sz w:val="24"/>
        </w:rPr>
        <w:t>elif</w:t>
      </w:r>
      <w:proofErr w:type="gramEnd"/>
      <w:r w:rsidRPr="006F19A3">
        <w:rPr>
          <w:sz w:val="24"/>
        </w:rPr>
        <w:t xml:space="preserve"> CHANGE == 1</w:t>
      </w:r>
    </w:p>
    <w:p w14:paraId="09D5E172" w14:textId="77777777" w:rsidR="007C72BA" w:rsidRPr="006F19A3" w:rsidRDefault="007C72BA" w:rsidP="007C72BA">
      <w:pPr>
        <w:snapToGrid w:val="0"/>
        <w:ind w:leftChars="200" w:left="420" w:firstLine="420"/>
        <w:rPr>
          <w:sz w:val="24"/>
        </w:rPr>
      </w:pPr>
      <w:r w:rsidRPr="006F19A3">
        <w:rPr>
          <w:sz w:val="24"/>
        </w:rPr>
        <w:tab/>
        <w:t xml:space="preserve">for (int </w:t>
      </w:r>
      <w:proofErr w:type="spellStart"/>
      <w:r w:rsidRPr="006F19A3">
        <w:rPr>
          <w:sz w:val="24"/>
        </w:rPr>
        <w:t>i</w:t>
      </w:r>
      <w:proofErr w:type="spellEnd"/>
      <w:r w:rsidRPr="006F19A3">
        <w:rPr>
          <w:sz w:val="24"/>
        </w:rPr>
        <w:t xml:space="preserve"> = 0; str[</w:t>
      </w:r>
      <w:proofErr w:type="spellStart"/>
      <w:r w:rsidRPr="006F19A3">
        <w:rPr>
          <w:sz w:val="24"/>
        </w:rPr>
        <w:t>i</w:t>
      </w:r>
      <w:proofErr w:type="spellEnd"/>
      <w:r w:rsidRPr="006F19A3">
        <w:rPr>
          <w:sz w:val="24"/>
        </w:rPr>
        <w:t xml:space="preserve">]; </w:t>
      </w:r>
      <w:proofErr w:type="spellStart"/>
      <w:r w:rsidRPr="006F19A3">
        <w:rPr>
          <w:sz w:val="24"/>
        </w:rPr>
        <w:t>i</w:t>
      </w:r>
      <w:proofErr w:type="spellEnd"/>
      <w:r w:rsidRPr="006F19A3">
        <w:rPr>
          <w:sz w:val="24"/>
        </w:rPr>
        <w:t>++) {</w:t>
      </w:r>
    </w:p>
    <w:p w14:paraId="6D368EBB" w14:textId="77777777" w:rsidR="007C72BA" w:rsidRPr="006F19A3" w:rsidRDefault="007C72BA" w:rsidP="007C72BA">
      <w:pPr>
        <w:snapToGrid w:val="0"/>
        <w:ind w:leftChars="200" w:left="420" w:firstLine="420"/>
        <w:rPr>
          <w:sz w:val="24"/>
        </w:rPr>
      </w:pPr>
      <w:r w:rsidRPr="006F19A3">
        <w:rPr>
          <w:sz w:val="24"/>
        </w:rPr>
        <w:tab/>
      </w:r>
      <w:r w:rsidRPr="006F19A3">
        <w:rPr>
          <w:sz w:val="24"/>
        </w:rPr>
        <w:tab/>
        <w:t>if (str[</w:t>
      </w:r>
      <w:proofErr w:type="spellStart"/>
      <w:r w:rsidRPr="006F19A3">
        <w:rPr>
          <w:sz w:val="24"/>
        </w:rPr>
        <w:t>i</w:t>
      </w:r>
      <w:proofErr w:type="spellEnd"/>
      <w:r w:rsidRPr="006F19A3">
        <w:rPr>
          <w:sz w:val="24"/>
        </w:rPr>
        <w:t>] &gt;= 'a' &amp;&amp; str[</w:t>
      </w:r>
      <w:proofErr w:type="spellStart"/>
      <w:r w:rsidRPr="006F19A3">
        <w:rPr>
          <w:sz w:val="24"/>
        </w:rPr>
        <w:t>i</w:t>
      </w:r>
      <w:proofErr w:type="spellEnd"/>
      <w:r w:rsidRPr="006F19A3">
        <w:rPr>
          <w:sz w:val="24"/>
        </w:rPr>
        <w:t>] &lt;= 'z') str[</w:t>
      </w:r>
      <w:proofErr w:type="spellStart"/>
      <w:r w:rsidRPr="006F19A3">
        <w:rPr>
          <w:sz w:val="24"/>
        </w:rPr>
        <w:t>i</w:t>
      </w:r>
      <w:proofErr w:type="spellEnd"/>
      <w:r w:rsidRPr="006F19A3">
        <w:rPr>
          <w:sz w:val="24"/>
        </w:rPr>
        <w:t>] += ('A' - 'a');</w:t>
      </w:r>
    </w:p>
    <w:p w14:paraId="610E7E3D" w14:textId="77777777" w:rsidR="007C72BA" w:rsidRPr="006F19A3" w:rsidRDefault="007C72BA" w:rsidP="007C72BA">
      <w:pPr>
        <w:snapToGrid w:val="0"/>
        <w:ind w:leftChars="200" w:left="420" w:firstLine="420"/>
        <w:rPr>
          <w:sz w:val="24"/>
        </w:rPr>
      </w:pPr>
      <w:r w:rsidRPr="006F19A3">
        <w:rPr>
          <w:sz w:val="24"/>
        </w:rPr>
        <w:tab/>
      </w:r>
      <w:r w:rsidRPr="006F19A3">
        <w:rPr>
          <w:sz w:val="24"/>
        </w:rPr>
        <w:tab/>
        <w:t>else if (str[</w:t>
      </w:r>
      <w:proofErr w:type="spellStart"/>
      <w:r w:rsidRPr="006F19A3">
        <w:rPr>
          <w:sz w:val="24"/>
        </w:rPr>
        <w:t>i</w:t>
      </w:r>
      <w:proofErr w:type="spellEnd"/>
      <w:r w:rsidRPr="006F19A3">
        <w:rPr>
          <w:sz w:val="24"/>
        </w:rPr>
        <w:t>] &gt;= 'A' &amp;&amp; str[</w:t>
      </w:r>
      <w:proofErr w:type="spellStart"/>
      <w:r w:rsidRPr="006F19A3">
        <w:rPr>
          <w:sz w:val="24"/>
        </w:rPr>
        <w:t>i</w:t>
      </w:r>
      <w:proofErr w:type="spellEnd"/>
      <w:r w:rsidRPr="006F19A3">
        <w:rPr>
          <w:sz w:val="24"/>
        </w:rPr>
        <w:t>] &lt;= 'Z') str[</w:t>
      </w:r>
      <w:proofErr w:type="spellStart"/>
      <w:r w:rsidRPr="006F19A3">
        <w:rPr>
          <w:sz w:val="24"/>
        </w:rPr>
        <w:t>i</w:t>
      </w:r>
      <w:proofErr w:type="spellEnd"/>
      <w:r w:rsidRPr="006F19A3">
        <w:rPr>
          <w:sz w:val="24"/>
        </w:rPr>
        <w:t>] += ('a' - 'A');</w:t>
      </w:r>
    </w:p>
    <w:p w14:paraId="040DCFFE" w14:textId="77777777" w:rsidR="007C72BA" w:rsidRPr="006F19A3" w:rsidRDefault="007C72BA" w:rsidP="007C72BA">
      <w:pPr>
        <w:snapToGrid w:val="0"/>
        <w:ind w:leftChars="200" w:left="420" w:firstLine="420"/>
        <w:rPr>
          <w:sz w:val="24"/>
        </w:rPr>
      </w:pPr>
      <w:r w:rsidRPr="006F19A3">
        <w:rPr>
          <w:sz w:val="24"/>
        </w:rPr>
        <w:tab/>
        <w:t>}</w:t>
      </w:r>
    </w:p>
    <w:p w14:paraId="20F0F0FB" w14:textId="77777777" w:rsidR="007C72BA" w:rsidRPr="006F19A3" w:rsidRDefault="007C72BA" w:rsidP="007C72BA">
      <w:pPr>
        <w:snapToGrid w:val="0"/>
        <w:ind w:leftChars="200" w:left="420" w:firstLine="420"/>
        <w:rPr>
          <w:sz w:val="24"/>
        </w:rPr>
      </w:pPr>
      <w:r w:rsidRPr="006F19A3">
        <w:rPr>
          <w:sz w:val="24"/>
        </w:rPr>
        <w:tab/>
      </w:r>
      <w:proofErr w:type="spellStart"/>
      <w:r w:rsidRPr="006F19A3">
        <w:rPr>
          <w:sz w:val="24"/>
        </w:rPr>
        <w:t>printf</w:t>
      </w:r>
      <w:proofErr w:type="spellEnd"/>
      <w:r w:rsidRPr="006F19A3">
        <w:rPr>
          <w:sz w:val="24"/>
        </w:rPr>
        <w:t>(str);</w:t>
      </w:r>
    </w:p>
    <w:p w14:paraId="56599F61" w14:textId="77777777" w:rsidR="007C72BA" w:rsidRPr="006F19A3" w:rsidRDefault="007C72BA" w:rsidP="007C72BA">
      <w:pPr>
        <w:snapToGrid w:val="0"/>
        <w:ind w:leftChars="200" w:left="420" w:firstLine="420"/>
        <w:rPr>
          <w:sz w:val="24"/>
        </w:rPr>
      </w:pPr>
      <w:r w:rsidRPr="006F19A3">
        <w:rPr>
          <w:sz w:val="24"/>
        </w:rPr>
        <w:t>#</w:t>
      </w:r>
      <w:proofErr w:type="gramStart"/>
      <w:r w:rsidRPr="006F19A3">
        <w:rPr>
          <w:sz w:val="24"/>
        </w:rPr>
        <w:t>endif</w:t>
      </w:r>
      <w:proofErr w:type="gramEnd"/>
    </w:p>
    <w:p w14:paraId="4744300B" w14:textId="77777777" w:rsidR="007C72BA" w:rsidRPr="006F19A3" w:rsidRDefault="007C72BA" w:rsidP="007C72BA">
      <w:pPr>
        <w:snapToGrid w:val="0"/>
        <w:ind w:leftChars="200" w:left="420" w:firstLine="420"/>
        <w:rPr>
          <w:sz w:val="24"/>
        </w:rPr>
      </w:pPr>
      <w:r w:rsidRPr="006F19A3">
        <w:rPr>
          <w:sz w:val="24"/>
        </w:rPr>
        <w:tab/>
        <w:t>return 0;</w:t>
      </w:r>
    </w:p>
    <w:p w14:paraId="1DF3EDBD" w14:textId="77777777" w:rsidR="007C72BA" w:rsidRDefault="007C72BA" w:rsidP="007C72BA">
      <w:pPr>
        <w:snapToGrid w:val="0"/>
        <w:ind w:leftChars="200" w:left="420" w:firstLine="420"/>
        <w:rPr>
          <w:sz w:val="24"/>
        </w:rPr>
      </w:pPr>
      <w:r w:rsidRPr="006F19A3">
        <w:rPr>
          <w:sz w:val="24"/>
        </w:rPr>
        <w:t>}</w:t>
      </w:r>
    </w:p>
    <w:p w14:paraId="31F43A09" w14:textId="77777777" w:rsidR="007C72BA" w:rsidRPr="00885843" w:rsidRDefault="007C72BA" w:rsidP="007C72BA">
      <w:pPr>
        <w:snapToGrid w:val="0"/>
        <w:ind w:firstLine="420"/>
        <w:rPr>
          <w:sz w:val="24"/>
        </w:rPr>
      </w:pPr>
      <w:r w:rsidRPr="00885843">
        <w:rPr>
          <w:sz w:val="24"/>
        </w:rPr>
        <w:t>3</w:t>
      </w:r>
      <w:r w:rsidRPr="00885843">
        <w:rPr>
          <w:rFonts w:hAnsi="宋体"/>
          <w:sz w:val="24"/>
        </w:rPr>
        <w:t>）测试</w:t>
      </w:r>
    </w:p>
    <w:p w14:paraId="016344F6" w14:textId="77777777" w:rsidR="007C72BA" w:rsidRDefault="007C72BA" w:rsidP="007C72BA">
      <w:pPr>
        <w:rPr>
          <w:sz w:val="24"/>
        </w:rPr>
      </w:pPr>
      <w:r w:rsidRPr="00885843">
        <w:rPr>
          <w:sz w:val="24"/>
        </w:rPr>
        <w:t xml:space="preserve">  </w:t>
      </w:r>
      <w:r w:rsidRPr="00885843">
        <w:rPr>
          <w:sz w:val="24"/>
        </w:rPr>
        <w:t>（</w:t>
      </w:r>
      <w:r w:rsidRPr="00885843">
        <w:rPr>
          <w:sz w:val="24"/>
        </w:rPr>
        <w:t>a</w:t>
      </w:r>
      <w:r w:rsidRPr="00885843">
        <w:rPr>
          <w:sz w:val="24"/>
        </w:rPr>
        <w:t>）</w:t>
      </w:r>
      <w:r w:rsidRPr="00885843">
        <w:rPr>
          <w:sz w:val="24"/>
        </w:rPr>
        <w:t xml:space="preserve"> </w:t>
      </w:r>
      <w:r w:rsidRPr="00885843">
        <w:rPr>
          <w:sz w:val="24"/>
        </w:rPr>
        <w:t>测试数据：</w:t>
      </w:r>
    </w:p>
    <w:p w14:paraId="5859551A" w14:textId="77777777" w:rsidR="007C72BA" w:rsidRDefault="007C72BA" w:rsidP="007C72BA">
      <w:pPr>
        <w:rPr>
          <w:sz w:val="24"/>
        </w:rPr>
      </w:pPr>
      <w:r>
        <w:rPr>
          <w:sz w:val="24"/>
        </w:rPr>
        <w:tab/>
      </w:r>
      <w:r>
        <w:rPr>
          <w:sz w:val="24"/>
        </w:rPr>
        <w:tab/>
        <w:t xml:space="preserve">1) CHANGE=0  </w:t>
      </w:r>
      <w:r>
        <w:rPr>
          <w:rFonts w:hint="eastAsia"/>
          <w:sz w:val="24"/>
        </w:rPr>
        <w:t>输入</w:t>
      </w:r>
      <w:proofErr w:type="spellStart"/>
      <w:r>
        <w:rPr>
          <w:rFonts w:hint="eastAsia"/>
          <w:sz w:val="24"/>
        </w:rPr>
        <w:t>AbCd</w:t>
      </w:r>
      <w:proofErr w:type="spellEnd"/>
      <w:r>
        <w:rPr>
          <w:sz w:val="24"/>
        </w:rPr>
        <w:t xml:space="preserve">  </w:t>
      </w:r>
      <w:proofErr w:type="spellStart"/>
      <w:r>
        <w:rPr>
          <w:sz w:val="24"/>
        </w:rPr>
        <w:t>Ef</w:t>
      </w:r>
      <w:proofErr w:type="spellEnd"/>
      <w:r>
        <w:rPr>
          <w:sz w:val="24"/>
        </w:rPr>
        <w:t xml:space="preserve"> G</w:t>
      </w:r>
    </w:p>
    <w:p w14:paraId="7622A813" w14:textId="77777777" w:rsidR="007C72BA" w:rsidRDefault="007C72BA" w:rsidP="007C72BA">
      <w:pPr>
        <w:rPr>
          <w:sz w:val="24"/>
        </w:rPr>
      </w:pPr>
      <w:r>
        <w:rPr>
          <w:sz w:val="24"/>
        </w:rPr>
        <w:tab/>
      </w:r>
      <w:r>
        <w:rPr>
          <w:sz w:val="24"/>
        </w:rPr>
        <w:tab/>
        <w:t xml:space="preserve">2) CHANGE=1  </w:t>
      </w:r>
      <w:r>
        <w:rPr>
          <w:rFonts w:hint="eastAsia"/>
          <w:sz w:val="24"/>
        </w:rPr>
        <w:t>输入</w:t>
      </w:r>
      <w:proofErr w:type="spellStart"/>
      <w:r>
        <w:rPr>
          <w:rFonts w:hint="eastAsia"/>
          <w:sz w:val="24"/>
        </w:rPr>
        <w:t>AbCd</w:t>
      </w:r>
      <w:proofErr w:type="spellEnd"/>
      <w:r>
        <w:rPr>
          <w:sz w:val="24"/>
        </w:rPr>
        <w:t xml:space="preserve">  </w:t>
      </w:r>
      <w:proofErr w:type="spellStart"/>
      <w:r>
        <w:rPr>
          <w:sz w:val="24"/>
        </w:rPr>
        <w:t>Ef</w:t>
      </w:r>
      <w:proofErr w:type="spellEnd"/>
      <w:r>
        <w:rPr>
          <w:sz w:val="24"/>
        </w:rPr>
        <w:t xml:space="preserve"> G</w:t>
      </w:r>
    </w:p>
    <w:p w14:paraId="2A96E035" w14:textId="77777777" w:rsidR="007C72BA" w:rsidRPr="00885843" w:rsidRDefault="007C72BA" w:rsidP="007C72BA">
      <w:pPr>
        <w:rPr>
          <w:sz w:val="24"/>
        </w:rPr>
      </w:pPr>
      <w:r w:rsidRPr="00885843">
        <w:rPr>
          <w:sz w:val="24"/>
        </w:rPr>
        <w:t xml:space="preserve">  </w:t>
      </w:r>
      <w:r w:rsidRPr="00885843">
        <w:rPr>
          <w:sz w:val="24"/>
        </w:rPr>
        <w:t>（</w:t>
      </w:r>
      <w:r w:rsidRPr="00885843">
        <w:rPr>
          <w:sz w:val="24"/>
        </w:rPr>
        <w:t>b</w:t>
      </w:r>
      <w:r w:rsidRPr="00885843">
        <w:rPr>
          <w:sz w:val="24"/>
        </w:rPr>
        <w:t>）</w:t>
      </w:r>
      <w:r w:rsidRPr="00885843">
        <w:rPr>
          <w:sz w:val="24"/>
        </w:rPr>
        <w:t xml:space="preserve"> </w:t>
      </w:r>
      <w:r w:rsidRPr="00885843">
        <w:rPr>
          <w:rFonts w:hAnsi="宋体"/>
          <w:sz w:val="24"/>
        </w:rPr>
        <w:t>对应测试数据的运行结果截图</w:t>
      </w:r>
    </w:p>
    <w:p w14:paraId="79241C1B" w14:textId="77777777" w:rsidR="007C72BA" w:rsidRDefault="007C72BA" w:rsidP="007C72BA">
      <w:pPr>
        <w:ind w:left="840" w:firstLineChars="100" w:firstLine="210"/>
      </w:pPr>
      <w:r>
        <w:rPr>
          <w:noProof/>
        </w:rPr>
        <w:drawing>
          <wp:inline distT="0" distB="0" distL="0" distR="0" wp14:anchorId="0DC4CB69" wp14:editId="51BC4566">
            <wp:extent cx="1066892" cy="373412"/>
            <wp:effectExtent l="0" t="0" r="0" b="762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066892" cy="373412"/>
                    </a:xfrm>
                    <a:prstGeom prst="rect">
                      <a:avLst/>
                    </a:prstGeom>
                  </pic:spPr>
                </pic:pic>
              </a:graphicData>
            </a:graphic>
          </wp:inline>
        </w:drawing>
      </w:r>
    </w:p>
    <w:p w14:paraId="79572341" w14:textId="77777777" w:rsidR="007C72BA" w:rsidRDefault="007C72BA" w:rsidP="007C72BA">
      <w:pPr>
        <w:ind w:left="840" w:firstLineChars="100" w:firstLine="210"/>
      </w:pPr>
      <w:r>
        <w:rPr>
          <w:noProof/>
        </w:rPr>
        <w:drawing>
          <wp:inline distT="0" distB="0" distL="0" distR="0" wp14:anchorId="3EBF341E" wp14:editId="483F497A">
            <wp:extent cx="1211685" cy="396274"/>
            <wp:effectExtent l="0" t="0" r="7620"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211685" cy="396274"/>
                    </a:xfrm>
                    <a:prstGeom prst="rect">
                      <a:avLst/>
                    </a:prstGeom>
                  </pic:spPr>
                </pic:pic>
              </a:graphicData>
            </a:graphic>
          </wp:inline>
        </w:drawing>
      </w:r>
    </w:p>
    <w:p w14:paraId="1EF060BD" w14:textId="77777777" w:rsidR="007C72BA" w:rsidRPr="00885843" w:rsidRDefault="007C72BA" w:rsidP="007C72BA">
      <w:pPr>
        <w:jc w:val="center"/>
      </w:pPr>
    </w:p>
    <w:p w14:paraId="06BBEA56" w14:textId="77777777" w:rsidR="007C72BA" w:rsidRPr="00885843" w:rsidRDefault="007C72BA" w:rsidP="007C72BA">
      <w:pPr>
        <w:jc w:val="center"/>
        <w:rPr>
          <w:rFonts w:eastAsia="黑体"/>
          <w:sz w:val="24"/>
        </w:rPr>
      </w:pPr>
      <w:r w:rsidRPr="00885843">
        <w:rPr>
          <w:rFonts w:eastAsia="黑体"/>
          <w:sz w:val="24"/>
        </w:rPr>
        <w:t>图</w:t>
      </w:r>
      <w:r>
        <w:rPr>
          <w:rFonts w:eastAsia="黑体"/>
          <w:sz w:val="24"/>
        </w:rPr>
        <w:t>4</w:t>
      </w:r>
      <w:r w:rsidRPr="00885843">
        <w:rPr>
          <w:rFonts w:eastAsia="黑体"/>
          <w:sz w:val="24"/>
        </w:rPr>
        <w:t>-</w:t>
      </w:r>
      <w:r>
        <w:rPr>
          <w:rFonts w:eastAsia="黑体"/>
          <w:sz w:val="24"/>
        </w:rPr>
        <w:t>3</w:t>
      </w:r>
      <w:r w:rsidRPr="00885843">
        <w:rPr>
          <w:rFonts w:eastAsia="黑体"/>
          <w:sz w:val="24"/>
        </w:rPr>
        <w:t xml:space="preserve"> </w:t>
      </w:r>
      <w:r w:rsidRPr="00885843">
        <w:rPr>
          <w:rFonts w:eastAsia="黑体"/>
          <w:sz w:val="24"/>
        </w:rPr>
        <w:t>编程题</w:t>
      </w:r>
      <w:r>
        <w:rPr>
          <w:rFonts w:eastAsia="黑体"/>
          <w:sz w:val="24"/>
        </w:rPr>
        <w:t>2</w:t>
      </w:r>
      <w:r w:rsidRPr="00885843">
        <w:rPr>
          <w:rFonts w:eastAsia="黑体"/>
          <w:sz w:val="24"/>
        </w:rPr>
        <w:t>的测试运行结果</w:t>
      </w:r>
    </w:p>
    <w:p w14:paraId="72199724" w14:textId="77777777" w:rsidR="007C72BA" w:rsidRDefault="007C72BA" w:rsidP="007C72BA">
      <w:pPr>
        <w:snapToGrid w:val="0"/>
        <w:spacing w:line="360" w:lineRule="auto"/>
        <w:rPr>
          <w:sz w:val="24"/>
        </w:rPr>
      </w:pPr>
    </w:p>
    <w:p w14:paraId="5AC83F3B" w14:textId="77777777" w:rsidR="007C72BA" w:rsidRDefault="007C72BA" w:rsidP="007C72BA">
      <w:pPr>
        <w:snapToGrid w:val="0"/>
        <w:spacing w:line="360" w:lineRule="auto"/>
        <w:rPr>
          <w:rFonts w:hAnsi="宋体"/>
          <w:sz w:val="24"/>
        </w:rPr>
      </w:pPr>
      <w:r>
        <w:rPr>
          <w:rFonts w:hAnsi="宋体" w:hint="eastAsia"/>
          <w:sz w:val="24"/>
        </w:rPr>
        <w:t>（</w:t>
      </w:r>
      <w:r>
        <w:rPr>
          <w:rFonts w:hAnsi="宋体" w:hint="eastAsia"/>
          <w:sz w:val="24"/>
        </w:rPr>
        <w:t>3</w:t>
      </w:r>
      <w:r>
        <w:rPr>
          <w:rFonts w:hAnsi="宋体" w:hint="eastAsia"/>
          <w:sz w:val="24"/>
        </w:rPr>
        <w:t>）</w:t>
      </w:r>
      <w:r>
        <w:rPr>
          <w:rFonts w:hAnsi="宋体"/>
          <w:sz w:val="24"/>
        </w:rPr>
        <w:t>假设一个</w:t>
      </w:r>
      <w:r>
        <w:rPr>
          <w:sz w:val="24"/>
        </w:rPr>
        <w:t>C</w:t>
      </w:r>
      <w:r>
        <w:rPr>
          <w:rFonts w:hAnsi="宋体"/>
          <w:sz w:val="24"/>
        </w:rPr>
        <w:t>程序由</w:t>
      </w:r>
      <w:r>
        <w:rPr>
          <w:sz w:val="24"/>
        </w:rPr>
        <w:t>file1.c</w:t>
      </w:r>
      <w:r>
        <w:rPr>
          <w:rFonts w:hAnsi="宋体"/>
          <w:sz w:val="24"/>
        </w:rPr>
        <w:t>和</w:t>
      </w:r>
      <w:r>
        <w:rPr>
          <w:sz w:val="24"/>
        </w:rPr>
        <w:t>file2.c</w:t>
      </w:r>
      <w:r>
        <w:rPr>
          <w:rFonts w:hAnsi="宋体"/>
          <w:sz w:val="24"/>
        </w:rPr>
        <w:t>两个源文件及一个</w:t>
      </w:r>
      <w:proofErr w:type="spellStart"/>
      <w:r>
        <w:rPr>
          <w:sz w:val="24"/>
        </w:rPr>
        <w:t>file.h</w:t>
      </w:r>
      <w:proofErr w:type="spellEnd"/>
      <w:r>
        <w:rPr>
          <w:rFonts w:hAnsi="宋体"/>
          <w:sz w:val="24"/>
        </w:rPr>
        <w:t>头文件组成，</w:t>
      </w:r>
      <w:r>
        <w:rPr>
          <w:sz w:val="24"/>
        </w:rPr>
        <w:t>file1.c</w:t>
      </w:r>
      <w:r>
        <w:rPr>
          <w:rFonts w:hAnsi="宋体"/>
          <w:sz w:val="24"/>
        </w:rPr>
        <w:t>、</w:t>
      </w:r>
      <w:r>
        <w:rPr>
          <w:sz w:val="24"/>
        </w:rPr>
        <w:t>file2.c</w:t>
      </w:r>
      <w:r>
        <w:rPr>
          <w:rFonts w:hAnsi="宋体"/>
          <w:sz w:val="24"/>
        </w:rPr>
        <w:t>和</w:t>
      </w:r>
      <w:proofErr w:type="spellStart"/>
      <w:r>
        <w:rPr>
          <w:sz w:val="24"/>
        </w:rPr>
        <w:t>file.h</w:t>
      </w:r>
      <w:proofErr w:type="spellEnd"/>
      <w:r>
        <w:rPr>
          <w:rFonts w:hAnsi="宋体"/>
          <w:sz w:val="24"/>
        </w:rPr>
        <w:t>的内容分别如下所述。试编辑该多文件</w:t>
      </w:r>
      <w:r>
        <w:rPr>
          <w:sz w:val="24"/>
        </w:rPr>
        <w:t>C</w:t>
      </w:r>
      <w:r>
        <w:rPr>
          <w:rFonts w:hAnsi="宋体"/>
          <w:sz w:val="24"/>
        </w:rPr>
        <w:t>程序，</w:t>
      </w:r>
      <w:r>
        <w:rPr>
          <w:rFonts w:hAnsi="宋体" w:hint="eastAsia"/>
          <w:sz w:val="24"/>
        </w:rPr>
        <w:t>补充</w:t>
      </w:r>
      <w:proofErr w:type="spellStart"/>
      <w:r>
        <w:rPr>
          <w:rFonts w:hAnsi="宋体" w:hint="eastAsia"/>
          <w:sz w:val="24"/>
        </w:rPr>
        <w:t>file.h</w:t>
      </w:r>
      <w:proofErr w:type="spellEnd"/>
      <w:r>
        <w:rPr>
          <w:rFonts w:hAnsi="宋体" w:hint="eastAsia"/>
          <w:sz w:val="24"/>
        </w:rPr>
        <w:t>头文件内容，然后</w:t>
      </w:r>
      <w:r>
        <w:rPr>
          <w:rFonts w:hAnsi="宋体"/>
          <w:sz w:val="24"/>
        </w:rPr>
        <w:t>编译和链接。然后运行</w:t>
      </w:r>
      <w:r>
        <w:rPr>
          <w:rFonts w:hAnsi="宋体" w:hint="eastAsia"/>
          <w:sz w:val="24"/>
        </w:rPr>
        <w:t>最后</w:t>
      </w:r>
      <w:r>
        <w:rPr>
          <w:rFonts w:hAnsi="宋体"/>
          <w:sz w:val="24"/>
        </w:rPr>
        <w:t>生成的可执行文件。</w:t>
      </w:r>
    </w:p>
    <w:p w14:paraId="4F2E9DB7" w14:textId="77777777" w:rsidR="007C72BA" w:rsidRDefault="007C72BA" w:rsidP="007C72BA">
      <w:pPr>
        <w:snapToGrid w:val="0"/>
        <w:spacing w:line="360" w:lineRule="auto"/>
        <w:ind w:firstLineChars="200" w:firstLine="480"/>
        <w:rPr>
          <w:sz w:val="24"/>
        </w:rPr>
      </w:pPr>
      <w:r>
        <w:rPr>
          <w:rFonts w:hAnsi="宋体"/>
          <w:sz w:val="24"/>
        </w:rPr>
        <w:t>/*</w:t>
      </w:r>
      <w:r>
        <w:rPr>
          <w:rFonts w:hAnsi="宋体"/>
          <w:sz w:val="24"/>
        </w:rPr>
        <w:t>源文件</w:t>
      </w:r>
      <w:r>
        <w:rPr>
          <w:sz w:val="24"/>
        </w:rPr>
        <w:t>file1.c</w:t>
      </w:r>
      <w:r>
        <w:rPr>
          <w:rFonts w:hAnsi="宋体"/>
          <w:sz w:val="24"/>
        </w:rPr>
        <w:t>的内容</w:t>
      </w:r>
      <w:r>
        <w:rPr>
          <w:rFonts w:hAnsi="宋体"/>
          <w:sz w:val="24"/>
        </w:rPr>
        <w:t>*/</w:t>
      </w:r>
    </w:p>
    <w:p w14:paraId="4A6542CE" w14:textId="77777777" w:rsidR="007C72BA" w:rsidRDefault="007C72BA" w:rsidP="007C72BA">
      <w:pPr>
        <w:snapToGrid w:val="0"/>
        <w:spacing w:line="360" w:lineRule="auto"/>
        <w:rPr>
          <w:sz w:val="24"/>
        </w:rPr>
      </w:pPr>
      <w:r>
        <w:rPr>
          <w:rFonts w:hint="eastAsia"/>
          <w:sz w:val="24"/>
        </w:rPr>
        <w:tab/>
      </w:r>
      <w:r>
        <w:rPr>
          <w:sz w:val="24"/>
        </w:rPr>
        <w:t>#include "</w:t>
      </w:r>
      <w:proofErr w:type="spellStart"/>
      <w:r>
        <w:rPr>
          <w:sz w:val="24"/>
        </w:rPr>
        <w:t>file.h</w:t>
      </w:r>
      <w:proofErr w:type="spellEnd"/>
      <w:r>
        <w:rPr>
          <w:sz w:val="24"/>
        </w:rPr>
        <w:t>"</w:t>
      </w:r>
    </w:p>
    <w:p w14:paraId="29C0C40F" w14:textId="77777777" w:rsidR="007C72BA" w:rsidRDefault="007C72BA" w:rsidP="007C72BA">
      <w:pPr>
        <w:snapToGrid w:val="0"/>
        <w:spacing w:line="360" w:lineRule="auto"/>
        <w:ind w:firstLineChars="200" w:firstLine="480"/>
        <w:rPr>
          <w:sz w:val="24"/>
        </w:rPr>
      </w:pPr>
      <w:r>
        <w:rPr>
          <w:sz w:val="24"/>
        </w:rPr>
        <w:t xml:space="preserve">int </w:t>
      </w:r>
      <w:proofErr w:type="spellStart"/>
      <w:r>
        <w:rPr>
          <w:sz w:val="24"/>
        </w:rPr>
        <w:t>x,y</w:t>
      </w:r>
      <w:proofErr w:type="spellEnd"/>
      <w:r>
        <w:rPr>
          <w:sz w:val="24"/>
        </w:rPr>
        <w:t xml:space="preserve">;             /* </w:t>
      </w:r>
      <w:r>
        <w:rPr>
          <w:rFonts w:hAnsi="宋体"/>
          <w:sz w:val="24"/>
        </w:rPr>
        <w:t>外部变量的定义性说明</w:t>
      </w:r>
      <w:r>
        <w:rPr>
          <w:sz w:val="24"/>
        </w:rPr>
        <w:t xml:space="preserve"> */</w:t>
      </w:r>
    </w:p>
    <w:p w14:paraId="632E4A84" w14:textId="77777777" w:rsidR="007C72BA" w:rsidRDefault="007C72BA" w:rsidP="007C72BA">
      <w:pPr>
        <w:snapToGrid w:val="0"/>
        <w:spacing w:line="360" w:lineRule="auto"/>
        <w:ind w:firstLineChars="200" w:firstLine="480"/>
        <w:rPr>
          <w:sz w:val="24"/>
        </w:rPr>
      </w:pPr>
      <w:r>
        <w:rPr>
          <w:sz w:val="24"/>
        </w:rPr>
        <w:t xml:space="preserve">char </w:t>
      </w:r>
      <w:proofErr w:type="spellStart"/>
      <w:r>
        <w:rPr>
          <w:sz w:val="24"/>
        </w:rPr>
        <w:t>ch</w:t>
      </w:r>
      <w:proofErr w:type="spellEnd"/>
      <w:r>
        <w:rPr>
          <w:sz w:val="24"/>
        </w:rPr>
        <w:t xml:space="preserve">;             /* </w:t>
      </w:r>
      <w:r>
        <w:rPr>
          <w:rFonts w:hAnsi="宋体"/>
          <w:sz w:val="24"/>
        </w:rPr>
        <w:t>外部变量的定义性说明</w:t>
      </w:r>
      <w:r>
        <w:rPr>
          <w:sz w:val="24"/>
        </w:rPr>
        <w:t xml:space="preserve"> */</w:t>
      </w:r>
    </w:p>
    <w:p w14:paraId="01ED8658" w14:textId="77777777" w:rsidR="007C72BA" w:rsidRDefault="007C72BA" w:rsidP="007C72BA">
      <w:pPr>
        <w:snapToGrid w:val="0"/>
        <w:spacing w:line="360" w:lineRule="auto"/>
        <w:ind w:firstLineChars="200" w:firstLine="480"/>
        <w:rPr>
          <w:sz w:val="24"/>
        </w:rPr>
      </w:pPr>
      <w:r>
        <w:rPr>
          <w:sz w:val="24"/>
        </w:rPr>
        <w:t>int main(void)</w:t>
      </w:r>
    </w:p>
    <w:p w14:paraId="10479006" w14:textId="77777777" w:rsidR="007C72BA" w:rsidRDefault="007C72BA" w:rsidP="007C72BA">
      <w:pPr>
        <w:snapToGrid w:val="0"/>
        <w:spacing w:line="360" w:lineRule="auto"/>
        <w:ind w:firstLineChars="200" w:firstLine="480"/>
        <w:rPr>
          <w:sz w:val="24"/>
        </w:rPr>
      </w:pPr>
      <w:r>
        <w:rPr>
          <w:sz w:val="24"/>
        </w:rPr>
        <w:t>{</w:t>
      </w:r>
    </w:p>
    <w:p w14:paraId="246CF68C" w14:textId="77777777" w:rsidR="007C72BA" w:rsidRDefault="007C72BA" w:rsidP="007C72BA">
      <w:pPr>
        <w:snapToGrid w:val="0"/>
        <w:spacing w:line="360" w:lineRule="auto"/>
        <w:rPr>
          <w:sz w:val="24"/>
        </w:rPr>
      </w:pPr>
      <w:r>
        <w:rPr>
          <w:sz w:val="24"/>
        </w:rPr>
        <w:t xml:space="preserve">        x=10;</w:t>
      </w:r>
    </w:p>
    <w:p w14:paraId="033B2477" w14:textId="77777777" w:rsidR="007C72BA" w:rsidRDefault="007C72BA" w:rsidP="007C72BA">
      <w:pPr>
        <w:snapToGrid w:val="0"/>
        <w:spacing w:line="360" w:lineRule="auto"/>
        <w:rPr>
          <w:sz w:val="24"/>
        </w:rPr>
      </w:pPr>
      <w:r>
        <w:rPr>
          <w:sz w:val="24"/>
        </w:rPr>
        <w:t xml:space="preserve">        y=20;</w:t>
      </w:r>
    </w:p>
    <w:p w14:paraId="0EF2A746" w14:textId="77777777" w:rsidR="007C72BA" w:rsidRDefault="007C72BA" w:rsidP="007C72BA">
      <w:pPr>
        <w:snapToGrid w:val="0"/>
        <w:spacing w:line="360" w:lineRule="auto"/>
        <w:rPr>
          <w:sz w:val="24"/>
        </w:rPr>
      </w:pPr>
      <w:r>
        <w:rPr>
          <w:sz w:val="24"/>
        </w:rPr>
        <w:t xml:space="preserve">        </w:t>
      </w:r>
      <w:proofErr w:type="spellStart"/>
      <w:r>
        <w:rPr>
          <w:sz w:val="24"/>
        </w:rPr>
        <w:t>ch</w:t>
      </w:r>
      <w:proofErr w:type="spellEnd"/>
      <w:r>
        <w:rPr>
          <w:sz w:val="24"/>
        </w:rPr>
        <w:t>=</w:t>
      </w:r>
      <w:proofErr w:type="spellStart"/>
      <w:proofErr w:type="gramStart"/>
      <w:r>
        <w:rPr>
          <w:sz w:val="24"/>
        </w:rPr>
        <w:t>getchar</w:t>
      </w:r>
      <w:proofErr w:type="spellEnd"/>
      <w:r>
        <w:rPr>
          <w:sz w:val="24"/>
        </w:rPr>
        <w:t>(</w:t>
      </w:r>
      <w:proofErr w:type="gramEnd"/>
      <w:r>
        <w:rPr>
          <w:sz w:val="24"/>
        </w:rPr>
        <w:t>);</w:t>
      </w:r>
    </w:p>
    <w:p w14:paraId="0E07EB32" w14:textId="77777777" w:rsidR="007C72BA" w:rsidRDefault="007C72BA" w:rsidP="007C72BA">
      <w:pPr>
        <w:snapToGrid w:val="0"/>
        <w:spacing w:line="360" w:lineRule="auto"/>
        <w:rPr>
          <w:sz w:val="24"/>
        </w:rPr>
      </w:pPr>
      <w:r>
        <w:rPr>
          <w:sz w:val="24"/>
        </w:rPr>
        <w:t xml:space="preserve">        </w:t>
      </w:r>
      <w:proofErr w:type="spellStart"/>
      <w:proofErr w:type="gramStart"/>
      <w:r>
        <w:rPr>
          <w:sz w:val="24"/>
        </w:rPr>
        <w:t>printf</w:t>
      </w:r>
      <w:proofErr w:type="spellEnd"/>
      <w:r>
        <w:rPr>
          <w:sz w:val="24"/>
        </w:rPr>
        <w:t>(</w:t>
      </w:r>
      <w:proofErr w:type="gramEnd"/>
      <w:r>
        <w:rPr>
          <w:sz w:val="24"/>
        </w:rPr>
        <w:t>"in file1 x=%</w:t>
      </w:r>
      <w:proofErr w:type="spellStart"/>
      <w:r>
        <w:rPr>
          <w:sz w:val="24"/>
        </w:rPr>
        <w:t>d,y</w:t>
      </w:r>
      <w:proofErr w:type="spellEnd"/>
      <w:r>
        <w:rPr>
          <w:sz w:val="24"/>
        </w:rPr>
        <w:t>=%</w:t>
      </w:r>
      <w:proofErr w:type="spellStart"/>
      <w:r>
        <w:rPr>
          <w:sz w:val="24"/>
        </w:rPr>
        <w:t>d,ch</w:t>
      </w:r>
      <w:proofErr w:type="spellEnd"/>
      <w:r>
        <w:rPr>
          <w:sz w:val="24"/>
        </w:rPr>
        <w:t xml:space="preserve"> is %c\n",</w:t>
      </w:r>
      <w:proofErr w:type="spellStart"/>
      <w:r>
        <w:rPr>
          <w:sz w:val="24"/>
        </w:rPr>
        <w:t>x,y,ch</w:t>
      </w:r>
      <w:proofErr w:type="spellEnd"/>
      <w:r>
        <w:rPr>
          <w:sz w:val="24"/>
        </w:rPr>
        <w:t>);</w:t>
      </w:r>
    </w:p>
    <w:p w14:paraId="60D6A192" w14:textId="77777777" w:rsidR="007C72BA" w:rsidRDefault="007C72BA" w:rsidP="007C72BA">
      <w:pPr>
        <w:snapToGrid w:val="0"/>
        <w:spacing w:line="360" w:lineRule="auto"/>
        <w:rPr>
          <w:sz w:val="24"/>
        </w:rPr>
      </w:pPr>
      <w:r>
        <w:rPr>
          <w:sz w:val="24"/>
        </w:rPr>
        <w:t xml:space="preserve">        func1();</w:t>
      </w:r>
    </w:p>
    <w:p w14:paraId="25015806" w14:textId="77777777" w:rsidR="007C72BA" w:rsidRDefault="007C72BA" w:rsidP="007C72BA">
      <w:pPr>
        <w:snapToGrid w:val="0"/>
        <w:spacing w:line="360" w:lineRule="auto"/>
        <w:ind w:firstLineChars="350" w:firstLine="840"/>
        <w:rPr>
          <w:sz w:val="24"/>
        </w:rPr>
      </w:pPr>
      <w:r>
        <w:rPr>
          <w:sz w:val="24"/>
        </w:rPr>
        <w:t xml:space="preserve"> return 0;</w:t>
      </w:r>
    </w:p>
    <w:p w14:paraId="3F9AACEE" w14:textId="77777777" w:rsidR="007C72BA" w:rsidRDefault="007C72BA" w:rsidP="007C72BA">
      <w:pPr>
        <w:snapToGrid w:val="0"/>
        <w:spacing w:line="360" w:lineRule="auto"/>
        <w:ind w:firstLineChars="200" w:firstLine="480"/>
        <w:rPr>
          <w:sz w:val="24"/>
        </w:rPr>
      </w:pPr>
      <w:r>
        <w:rPr>
          <w:sz w:val="24"/>
        </w:rPr>
        <w:t>}</w:t>
      </w:r>
    </w:p>
    <w:p w14:paraId="2BE8FCA1" w14:textId="77777777" w:rsidR="007C72BA" w:rsidRDefault="007C72BA" w:rsidP="007C72BA">
      <w:pPr>
        <w:snapToGrid w:val="0"/>
        <w:spacing w:line="360" w:lineRule="auto"/>
        <w:ind w:firstLineChars="200" w:firstLine="480"/>
        <w:rPr>
          <w:sz w:val="24"/>
        </w:rPr>
      </w:pPr>
    </w:p>
    <w:p w14:paraId="243081FC" w14:textId="77777777" w:rsidR="007C72BA" w:rsidRDefault="007C72BA" w:rsidP="007C72BA">
      <w:pPr>
        <w:snapToGrid w:val="0"/>
        <w:spacing w:line="360" w:lineRule="auto"/>
        <w:ind w:firstLineChars="200" w:firstLine="480"/>
        <w:rPr>
          <w:sz w:val="24"/>
        </w:rPr>
      </w:pPr>
      <w:r>
        <w:rPr>
          <w:rFonts w:hAnsi="宋体"/>
          <w:sz w:val="24"/>
        </w:rPr>
        <w:lastRenderedPageBreak/>
        <w:t>/*</w:t>
      </w:r>
      <w:r>
        <w:rPr>
          <w:rFonts w:hAnsi="宋体"/>
          <w:sz w:val="24"/>
        </w:rPr>
        <w:t>源文件</w:t>
      </w:r>
      <w:r>
        <w:rPr>
          <w:sz w:val="24"/>
        </w:rPr>
        <w:t>file2.c</w:t>
      </w:r>
      <w:r>
        <w:rPr>
          <w:rFonts w:hAnsi="宋体"/>
          <w:sz w:val="24"/>
        </w:rPr>
        <w:t>的内容为：</w:t>
      </w:r>
      <w:r>
        <w:rPr>
          <w:rFonts w:hAnsi="宋体"/>
          <w:sz w:val="24"/>
        </w:rPr>
        <w:t>*/</w:t>
      </w:r>
    </w:p>
    <w:p w14:paraId="73F75DAF" w14:textId="77777777" w:rsidR="007C72BA" w:rsidRDefault="007C72BA" w:rsidP="007C72BA">
      <w:pPr>
        <w:snapToGrid w:val="0"/>
        <w:spacing w:line="360" w:lineRule="auto"/>
        <w:ind w:firstLineChars="200" w:firstLine="480"/>
        <w:rPr>
          <w:sz w:val="24"/>
        </w:rPr>
      </w:pPr>
      <w:r>
        <w:rPr>
          <w:sz w:val="24"/>
        </w:rPr>
        <w:t>#include "</w:t>
      </w:r>
      <w:proofErr w:type="spellStart"/>
      <w:r>
        <w:rPr>
          <w:sz w:val="24"/>
        </w:rPr>
        <w:t>file.h</w:t>
      </w:r>
      <w:proofErr w:type="spellEnd"/>
      <w:r>
        <w:rPr>
          <w:sz w:val="24"/>
        </w:rPr>
        <w:t>"</w:t>
      </w:r>
    </w:p>
    <w:p w14:paraId="73D20B2A" w14:textId="77777777" w:rsidR="007C72BA" w:rsidRDefault="007C72BA" w:rsidP="007C72BA">
      <w:pPr>
        <w:snapToGrid w:val="0"/>
        <w:spacing w:line="360" w:lineRule="auto"/>
        <w:ind w:firstLineChars="200" w:firstLine="480"/>
        <w:rPr>
          <w:sz w:val="24"/>
        </w:rPr>
      </w:pPr>
      <w:r>
        <w:rPr>
          <w:sz w:val="24"/>
        </w:rPr>
        <w:t>void func1(void)</w:t>
      </w:r>
    </w:p>
    <w:p w14:paraId="5C034F8E" w14:textId="77777777" w:rsidR="007C72BA" w:rsidRDefault="007C72BA" w:rsidP="007C72BA">
      <w:pPr>
        <w:snapToGrid w:val="0"/>
        <w:spacing w:line="360" w:lineRule="auto"/>
        <w:ind w:firstLineChars="200" w:firstLine="480"/>
        <w:rPr>
          <w:sz w:val="24"/>
        </w:rPr>
      </w:pPr>
      <w:r>
        <w:rPr>
          <w:sz w:val="24"/>
        </w:rPr>
        <w:t>{</w:t>
      </w:r>
    </w:p>
    <w:p w14:paraId="060FD9D3" w14:textId="77777777" w:rsidR="007C72BA" w:rsidRDefault="007C72BA" w:rsidP="007C72BA">
      <w:pPr>
        <w:snapToGrid w:val="0"/>
        <w:spacing w:line="360" w:lineRule="auto"/>
        <w:rPr>
          <w:sz w:val="24"/>
        </w:rPr>
      </w:pPr>
      <w:r>
        <w:rPr>
          <w:sz w:val="24"/>
        </w:rPr>
        <w:t xml:space="preserve">        x++;</w:t>
      </w:r>
    </w:p>
    <w:p w14:paraId="292421F6" w14:textId="77777777" w:rsidR="007C72BA" w:rsidRDefault="007C72BA" w:rsidP="007C72BA">
      <w:pPr>
        <w:snapToGrid w:val="0"/>
        <w:spacing w:line="360" w:lineRule="auto"/>
        <w:rPr>
          <w:sz w:val="24"/>
        </w:rPr>
      </w:pPr>
      <w:r>
        <w:rPr>
          <w:sz w:val="24"/>
        </w:rPr>
        <w:t xml:space="preserve">        y++;</w:t>
      </w:r>
    </w:p>
    <w:p w14:paraId="6A379795" w14:textId="77777777" w:rsidR="007C72BA" w:rsidRDefault="007C72BA" w:rsidP="007C72BA">
      <w:pPr>
        <w:snapToGrid w:val="0"/>
        <w:spacing w:line="360" w:lineRule="auto"/>
        <w:rPr>
          <w:sz w:val="24"/>
        </w:rPr>
      </w:pPr>
      <w:r>
        <w:rPr>
          <w:sz w:val="24"/>
        </w:rPr>
        <w:t xml:space="preserve">        </w:t>
      </w:r>
      <w:proofErr w:type="spellStart"/>
      <w:r>
        <w:rPr>
          <w:sz w:val="24"/>
        </w:rPr>
        <w:t>ch</w:t>
      </w:r>
      <w:proofErr w:type="spellEnd"/>
      <w:r>
        <w:rPr>
          <w:sz w:val="24"/>
        </w:rPr>
        <w:t>++;</w:t>
      </w:r>
    </w:p>
    <w:p w14:paraId="71BF1853" w14:textId="77777777" w:rsidR="007C72BA" w:rsidRDefault="007C72BA" w:rsidP="007C72BA">
      <w:pPr>
        <w:snapToGrid w:val="0"/>
        <w:spacing w:line="360" w:lineRule="auto"/>
        <w:rPr>
          <w:sz w:val="24"/>
        </w:rPr>
      </w:pPr>
      <w:r>
        <w:rPr>
          <w:sz w:val="24"/>
        </w:rPr>
        <w:t xml:space="preserve">        </w:t>
      </w:r>
      <w:proofErr w:type="spellStart"/>
      <w:proofErr w:type="gramStart"/>
      <w:r>
        <w:rPr>
          <w:sz w:val="24"/>
        </w:rPr>
        <w:t>printf</w:t>
      </w:r>
      <w:proofErr w:type="spellEnd"/>
      <w:r>
        <w:rPr>
          <w:sz w:val="24"/>
        </w:rPr>
        <w:t>(</w:t>
      </w:r>
      <w:proofErr w:type="gramEnd"/>
      <w:r>
        <w:rPr>
          <w:sz w:val="24"/>
        </w:rPr>
        <w:t>"in file2 x=%</w:t>
      </w:r>
      <w:proofErr w:type="spellStart"/>
      <w:r>
        <w:rPr>
          <w:sz w:val="24"/>
        </w:rPr>
        <w:t>d,y</w:t>
      </w:r>
      <w:proofErr w:type="spellEnd"/>
      <w:r>
        <w:rPr>
          <w:sz w:val="24"/>
        </w:rPr>
        <w:t>=%</w:t>
      </w:r>
      <w:proofErr w:type="spellStart"/>
      <w:r>
        <w:rPr>
          <w:sz w:val="24"/>
        </w:rPr>
        <w:t>d,ch</w:t>
      </w:r>
      <w:proofErr w:type="spellEnd"/>
      <w:r>
        <w:rPr>
          <w:sz w:val="24"/>
        </w:rPr>
        <w:t xml:space="preserve"> is %c\n",</w:t>
      </w:r>
      <w:proofErr w:type="spellStart"/>
      <w:r>
        <w:rPr>
          <w:sz w:val="24"/>
        </w:rPr>
        <w:t>x,y,ch</w:t>
      </w:r>
      <w:proofErr w:type="spellEnd"/>
      <w:r>
        <w:rPr>
          <w:sz w:val="24"/>
        </w:rPr>
        <w:t>);</w:t>
      </w:r>
    </w:p>
    <w:p w14:paraId="4B152941" w14:textId="77777777" w:rsidR="007C72BA" w:rsidRDefault="007C72BA" w:rsidP="007C72BA">
      <w:pPr>
        <w:snapToGrid w:val="0"/>
        <w:spacing w:line="360" w:lineRule="auto"/>
        <w:ind w:firstLineChars="200" w:firstLine="480"/>
        <w:rPr>
          <w:sz w:val="24"/>
        </w:rPr>
      </w:pPr>
      <w:r>
        <w:rPr>
          <w:sz w:val="24"/>
        </w:rPr>
        <w:t>}</w:t>
      </w:r>
    </w:p>
    <w:p w14:paraId="05DC7B42" w14:textId="77777777" w:rsidR="007C72BA" w:rsidRDefault="007C72BA" w:rsidP="007C72BA">
      <w:pPr>
        <w:snapToGrid w:val="0"/>
        <w:spacing w:line="360" w:lineRule="auto"/>
        <w:rPr>
          <w:sz w:val="24"/>
        </w:rPr>
      </w:pPr>
    </w:p>
    <w:p w14:paraId="767141E1" w14:textId="77777777" w:rsidR="007C72BA" w:rsidRPr="008E2B3F" w:rsidRDefault="007C72BA" w:rsidP="007C72BA">
      <w:pPr>
        <w:snapToGrid w:val="0"/>
        <w:spacing w:line="360" w:lineRule="auto"/>
        <w:rPr>
          <w:b/>
          <w:bCs/>
          <w:sz w:val="24"/>
        </w:rPr>
      </w:pPr>
      <w:r w:rsidRPr="008E2B3F">
        <w:rPr>
          <w:b/>
          <w:bCs/>
          <w:sz w:val="24"/>
        </w:rPr>
        <w:t>解答：</w:t>
      </w:r>
    </w:p>
    <w:p w14:paraId="71F949B3" w14:textId="77777777" w:rsidR="007C72BA" w:rsidRPr="00E87C57" w:rsidRDefault="007C72BA" w:rsidP="007C72BA">
      <w:pPr>
        <w:pStyle w:val="af6"/>
        <w:numPr>
          <w:ilvl w:val="0"/>
          <w:numId w:val="4"/>
        </w:numPr>
        <w:snapToGrid w:val="0"/>
        <w:spacing w:line="300" w:lineRule="auto"/>
        <w:ind w:firstLineChars="0"/>
        <w:rPr>
          <w:sz w:val="24"/>
        </w:rPr>
      </w:pPr>
      <w:r w:rsidRPr="00423FA7">
        <w:rPr>
          <w:sz w:val="24"/>
        </w:rPr>
        <w:t>解题思路：</w:t>
      </w:r>
    </w:p>
    <w:p w14:paraId="038D46B3" w14:textId="77777777" w:rsidR="007C72BA" w:rsidRPr="003E1B70" w:rsidRDefault="007C72BA" w:rsidP="007C72BA">
      <w:pPr>
        <w:snapToGrid w:val="0"/>
        <w:spacing w:line="300" w:lineRule="auto"/>
        <w:ind w:left="780"/>
        <w:rPr>
          <w:sz w:val="24"/>
        </w:rPr>
      </w:pPr>
      <w:r>
        <w:rPr>
          <w:rFonts w:hint="eastAsia"/>
          <w:sz w:val="24"/>
        </w:rPr>
        <w:t>因为在</w:t>
      </w:r>
      <w:r>
        <w:rPr>
          <w:rFonts w:hint="eastAsia"/>
          <w:sz w:val="24"/>
        </w:rPr>
        <w:t>f</w:t>
      </w:r>
      <w:r>
        <w:rPr>
          <w:sz w:val="24"/>
        </w:rPr>
        <w:t>ile2</w:t>
      </w:r>
      <w:r>
        <w:rPr>
          <w:rFonts w:hint="eastAsia"/>
          <w:sz w:val="24"/>
        </w:rPr>
        <w:t>中调用了在</w:t>
      </w:r>
      <w:r>
        <w:rPr>
          <w:rFonts w:hint="eastAsia"/>
          <w:sz w:val="24"/>
        </w:rPr>
        <w:t>f</w:t>
      </w:r>
      <w:r>
        <w:rPr>
          <w:sz w:val="24"/>
        </w:rPr>
        <w:t>ile1</w:t>
      </w:r>
      <w:r>
        <w:rPr>
          <w:rFonts w:hint="eastAsia"/>
          <w:sz w:val="24"/>
        </w:rPr>
        <w:t>中定义的</w:t>
      </w:r>
      <w:proofErr w:type="spellStart"/>
      <w:r>
        <w:rPr>
          <w:rFonts w:hint="eastAsia"/>
          <w:sz w:val="24"/>
        </w:rPr>
        <w:t>x</w:t>
      </w:r>
      <w:r>
        <w:rPr>
          <w:sz w:val="24"/>
        </w:rPr>
        <w:t>,y,ch</w:t>
      </w:r>
      <w:proofErr w:type="spellEnd"/>
      <w:r>
        <w:rPr>
          <w:rFonts w:hint="eastAsia"/>
          <w:sz w:val="24"/>
        </w:rPr>
        <w:t>变量，在</w:t>
      </w:r>
      <w:r>
        <w:rPr>
          <w:rFonts w:hint="eastAsia"/>
          <w:sz w:val="24"/>
        </w:rPr>
        <w:t>f</w:t>
      </w:r>
      <w:r>
        <w:rPr>
          <w:sz w:val="24"/>
        </w:rPr>
        <w:t>ile1</w:t>
      </w:r>
      <w:r>
        <w:rPr>
          <w:rFonts w:hint="eastAsia"/>
          <w:sz w:val="24"/>
        </w:rPr>
        <w:t>中调用了</w:t>
      </w:r>
      <w:r>
        <w:rPr>
          <w:rFonts w:hint="eastAsia"/>
          <w:sz w:val="24"/>
        </w:rPr>
        <w:t>f</w:t>
      </w:r>
      <w:r>
        <w:rPr>
          <w:sz w:val="24"/>
        </w:rPr>
        <w:t>ile2</w:t>
      </w:r>
      <w:r>
        <w:rPr>
          <w:rFonts w:hint="eastAsia"/>
          <w:sz w:val="24"/>
        </w:rPr>
        <w:t>中定义的函数</w:t>
      </w:r>
      <w:r>
        <w:rPr>
          <w:rFonts w:hint="eastAsia"/>
          <w:sz w:val="24"/>
        </w:rPr>
        <w:t>f</w:t>
      </w:r>
      <w:r>
        <w:rPr>
          <w:sz w:val="24"/>
        </w:rPr>
        <w:t>unc1</w:t>
      </w:r>
      <w:r>
        <w:rPr>
          <w:rFonts w:hint="eastAsia"/>
          <w:sz w:val="24"/>
        </w:rPr>
        <w:t>，所以要在头文件</w:t>
      </w:r>
      <w:proofErr w:type="spellStart"/>
      <w:r>
        <w:rPr>
          <w:rFonts w:hint="eastAsia"/>
          <w:sz w:val="24"/>
        </w:rPr>
        <w:t>f</w:t>
      </w:r>
      <w:r>
        <w:rPr>
          <w:sz w:val="24"/>
        </w:rPr>
        <w:t>ile.h</w:t>
      </w:r>
      <w:proofErr w:type="spellEnd"/>
      <w:r>
        <w:rPr>
          <w:rFonts w:hint="eastAsia"/>
          <w:sz w:val="24"/>
        </w:rPr>
        <w:t>中用</w:t>
      </w:r>
      <w:r>
        <w:rPr>
          <w:rFonts w:hint="eastAsia"/>
          <w:sz w:val="24"/>
        </w:rPr>
        <w:t>e</w:t>
      </w:r>
      <w:r>
        <w:rPr>
          <w:sz w:val="24"/>
        </w:rPr>
        <w:t>xtern</w:t>
      </w:r>
      <w:r>
        <w:rPr>
          <w:rFonts w:hint="eastAsia"/>
          <w:sz w:val="24"/>
        </w:rPr>
        <w:t>关键字声明变量</w:t>
      </w:r>
      <w:r>
        <w:rPr>
          <w:rFonts w:hint="eastAsia"/>
          <w:sz w:val="24"/>
        </w:rPr>
        <w:t>x</w:t>
      </w:r>
      <w:r>
        <w:rPr>
          <w:sz w:val="24"/>
        </w:rPr>
        <w:t>.y.ch</w:t>
      </w:r>
      <w:r>
        <w:rPr>
          <w:rFonts w:hint="eastAsia"/>
          <w:sz w:val="24"/>
        </w:rPr>
        <w:t>和函数</w:t>
      </w:r>
      <w:r>
        <w:rPr>
          <w:rFonts w:hint="eastAsia"/>
          <w:sz w:val="24"/>
        </w:rPr>
        <w:t>f</w:t>
      </w:r>
      <w:r>
        <w:rPr>
          <w:sz w:val="24"/>
        </w:rPr>
        <w:t>unc1</w:t>
      </w:r>
      <w:r>
        <w:rPr>
          <w:rFonts w:hint="eastAsia"/>
          <w:sz w:val="24"/>
        </w:rPr>
        <w:t>，以保证在</w:t>
      </w:r>
      <w:r>
        <w:rPr>
          <w:rFonts w:hint="eastAsia"/>
          <w:sz w:val="24"/>
        </w:rPr>
        <w:t>f</w:t>
      </w:r>
      <w:r>
        <w:rPr>
          <w:sz w:val="24"/>
        </w:rPr>
        <w:t>ile1</w:t>
      </w:r>
      <w:r>
        <w:rPr>
          <w:rFonts w:hint="eastAsia"/>
          <w:sz w:val="24"/>
        </w:rPr>
        <w:t>和</w:t>
      </w:r>
      <w:r>
        <w:rPr>
          <w:rFonts w:hint="eastAsia"/>
          <w:sz w:val="24"/>
        </w:rPr>
        <w:t>f</w:t>
      </w:r>
      <w:r>
        <w:rPr>
          <w:sz w:val="24"/>
        </w:rPr>
        <w:t>ile2</w:t>
      </w:r>
      <w:r>
        <w:rPr>
          <w:rFonts w:hint="eastAsia"/>
          <w:sz w:val="24"/>
        </w:rPr>
        <w:t>中可以对其定义并调用。</w:t>
      </w:r>
    </w:p>
    <w:p w14:paraId="5DDDFF71" w14:textId="77777777" w:rsidR="007C72BA" w:rsidRDefault="007C72BA" w:rsidP="007C72BA">
      <w:pPr>
        <w:snapToGrid w:val="0"/>
        <w:spacing w:line="300" w:lineRule="auto"/>
        <w:rPr>
          <w:sz w:val="24"/>
        </w:rPr>
      </w:pPr>
      <w:r w:rsidRPr="008E2B3F">
        <w:rPr>
          <w:sz w:val="24"/>
        </w:rPr>
        <w:t xml:space="preserve">  2</w:t>
      </w:r>
      <w:r w:rsidRPr="008E2B3F">
        <w:rPr>
          <w:sz w:val="24"/>
        </w:rPr>
        <w:t>）程序清单</w:t>
      </w:r>
    </w:p>
    <w:p w14:paraId="289D77A8" w14:textId="77777777" w:rsidR="007C72BA" w:rsidRDefault="007C72BA" w:rsidP="007C72BA">
      <w:pPr>
        <w:snapToGrid w:val="0"/>
        <w:spacing w:line="360" w:lineRule="auto"/>
        <w:ind w:firstLineChars="200" w:firstLine="480"/>
        <w:rPr>
          <w:sz w:val="24"/>
        </w:rPr>
      </w:pPr>
      <w:r>
        <w:rPr>
          <w:rFonts w:hAnsi="宋体"/>
          <w:sz w:val="24"/>
        </w:rPr>
        <w:t>/*</w:t>
      </w:r>
      <w:r>
        <w:rPr>
          <w:rFonts w:hAnsi="宋体" w:hint="eastAsia"/>
          <w:sz w:val="24"/>
        </w:rPr>
        <w:t>头</w:t>
      </w:r>
      <w:r>
        <w:rPr>
          <w:rFonts w:hAnsi="宋体"/>
          <w:sz w:val="24"/>
        </w:rPr>
        <w:t>文件</w:t>
      </w:r>
      <w:proofErr w:type="spellStart"/>
      <w:r>
        <w:rPr>
          <w:sz w:val="24"/>
        </w:rPr>
        <w:t>file.h</w:t>
      </w:r>
      <w:proofErr w:type="spellEnd"/>
      <w:r>
        <w:rPr>
          <w:rFonts w:hAnsi="宋体"/>
          <w:sz w:val="24"/>
        </w:rPr>
        <w:t>的内容为：</w:t>
      </w:r>
      <w:r>
        <w:rPr>
          <w:rFonts w:hAnsi="宋体"/>
          <w:sz w:val="24"/>
        </w:rPr>
        <w:t>*/</w:t>
      </w:r>
    </w:p>
    <w:p w14:paraId="3C042732" w14:textId="77777777" w:rsidR="007C72BA" w:rsidRPr="00191817" w:rsidRDefault="007C72BA" w:rsidP="007C72BA">
      <w:pPr>
        <w:snapToGrid w:val="0"/>
        <w:spacing w:line="300" w:lineRule="auto"/>
        <w:rPr>
          <w:sz w:val="24"/>
        </w:rPr>
      </w:pPr>
      <w:r>
        <w:rPr>
          <w:sz w:val="24"/>
        </w:rPr>
        <w:tab/>
      </w:r>
      <w:r w:rsidRPr="00191817">
        <w:rPr>
          <w:sz w:val="24"/>
        </w:rPr>
        <w:t>#include &lt;</w:t>
      </w:r>
      <w:proofErr w:type="spellStart"/>
      <w:r w:rsidRPr="00191817">
        <w:rPr>
          <w:sz w:val="24"/>
        </w:rPr>
        <w:t>stdio.h</w:t>
      </w:r>
      <w:proofErr w:type="spellEnd"/>
      <w:r w:rsidRPr="00191817">
        <w:rPr>
          <w:sz w:val="24"/>
        </w:rPr>
        <w:t>&gt;</w:t>
      </w:r>
    </w:p>
    <w:p w14:paraId="066087BA" w14:textId="77777777" w:rsidR="007C72BA" w:rsidRPr="00191817" w:rsidRDefault="007C72BA" w:rsidP="007C72BA">
      <w:pPr>
        <w:snapToGrid w:val="0"/>
        <w:spacing w:line="300" w:lineRule="auto"/>
        <w:ind w:firstLine="420"/>
        <w:rPr>
          <w:sz w:val="24"/>
        </w:rPr>
      </w:pPr>
      <w:r w:rsidRPr="00191817">
        <w:rPr>
          <w:rFonts w:hint="eastAsia"/>
          <w:sz w:val="24"/>
        </w:rPr>
        <w:t xml:space="preserve">extern int x, y;          </w:t>
      </w:r>
    </w:p>
    <w:p w14:paraId="4043A6E3" w14:textId="77777777" w:rsidR="007C72BA" w:rsidRPr="00191817" w:rsidRDefault="007C72BA" w:rsidP="007C72BA">
      <w:pPr>
        <w:snapToGrid w:val="0"/>
        <w:spacing w:line="300" w:lineRule="auto"/>
        <w:ind w:firstLine="420"/>
        <w:rPr>
          <w:sz w:val="24"/>
        </w:rPr>
      </w:pPr>
      <w:r w:rsidRPr="00191817">
        <w:rPr>
          <w:rFonts w:hint="eastAsia"/>
          <w:sz w:val="24"/>
        </w:rPr>
        <w:t xml:space="preserve">extern char </w:t>
      </w:r>
      <w:proofErr w:type="spellStart"/>
      <w:r w:rsidRPr="00191817">
        <w:rPr>
          <w:rFonts w:hint="eastAsia"/>
          <w:sz w:val="24"/>
        </w:rPr>
        <w:t>ch</w:t>
      </w:r>
      <w:proofErr w:type="spellEnd"/>
      <w:r w:rsidRPr="00191817">
        <w:rPr>
          <w:rFonts w:hint="eastAsia"/>
          <w:sz w:val="24"/>
        </w:rPr>
        <w:t xml:space="preserve">;            </w:t>
      </w:r>
    </w:p>
    <w:p w14:paraId="7E6634C4" w14:textId="77777777" w:rsidR="007C72BA" w:rsidRDefault="007C72BA" w:rsidP="007C72BA">
      <w:pPr>
        <w:snapToGrid w:val="0"/>
        <w:spacing w:line="300" w:lineRule="auto"/>
        <w:ind w:firstLine="420"/>
        <w:rPr>
          <w:sz w:val="24"/>
        </w:rPr>
      </w:pPr>
      <w:r w:rsidRPr="00191817">
        <w:rPr>
          <w:sz w:val="24"/>
        </w:rPr>
        <w:t>void func1(void);</w:t>
      </w:r>
    </w:p>
    <w:p w14:paraId="32034F65" w14:textId="77777777" w:rsidR="007C72BA" w:rsidRDefault="007C72BA" w:rsidP="007C72BA">
      <w:pPr>
        <w:snapToGrid w:val="0"/>
        <w:spacing w:line="300" w:lineRule="auto"/>
        <w:ind w:firstLine="420"/>
        <w:rPr>
          <w:sz w:val="24"/>
        </w:rPr>
      </w:pPr>
    </w:p>
    <w:p w14:paraId="4409A9D6" w14:textId="77777777" w:rsidR="007C72BA" w:rsidRDefault="007C72BA" w:rsidP="007C72BA">
      <w:pPr>
        <w:snapToGrid w:val="0"/>
        <w:spacing w:line="360" w:lineRule="auto"/>
        <w:ind w:firstLineChars="200" w:firstLine="480"/>
        <w:rPr>
          <w:sz w:val="24"/>
        </w:rPr>
      </w:pPr>
      <w:r>
        <w:rPr>
          <w:rFonts w:hAnsi="宋体"/>
          <w:sz w:val="24"/>
        </w:rPr>
        <w:t>/*</w:t>
      </w:r>
      <w:r>
        <w:rPr>
          <w:rFonts w:hAnsi="宋体"/>
          <w:sz w:val="24"/>
        </w:rPr>
        <w:t>源文件</w:t>
      </w:r>
      <w:r>
        <w:rPr>
          <w:sz w:val="24"/>
        </w:rPr>
        <w:t>file1.c</w:t>
      </w:r>
      <w:r>
        <w:rPr>
          <w:rFonts w:hAnsi="宋体"/>
          <w:sz w:val="24"/>
        </w:rPr>
        <w:t>的内容</w:t>
      </w:r>
      <w:r>
        <w:rPr>
          <w:rFonts w:hAnsi="宋体"/>
          <w:sz w:val="24"/>
        </w:rPr>
        <w:t>*/</w:t>
      </w:r>
    </w:p>
    <w:p w14:paraId="41C54FE8" w14:textId="77777777" w:rsidR="007C72BA" w:rsidRDefault="007C72BA" w:rsidP="007C72BA">
      <w:pPr>
        <w:snapToGrid w:val="0"/>
        <w:spacing w:line="360" w:lineRule="auto"/>
        <w:rPr>
          <w:sz w:val="24"/>
        </w:rPr>
      </w:pPr>
      <w:r>
        <w:rPr>
          <w:rFonts w:hint="eastAsia"/>
          <w:sz w:val="24"/>
        </w:rPr>
        <w:tab/>
      </w:r>
      <w:r>
        <w:rPr>
          <w:sz w:val="24"/>
        </w:rPr>
        <w:t>#include "</w:t>
      </w:r>
      <w:proofErr w:type="spellStart"/>
      <w:r>
        <w:rPr>
          <w:sz w:val="24"/>
        </w:rPr>
        <w:t>file.h</w:t>
      </w:r>
      <w:proofErr w:type="spellEnd"/>
      <w:r>
        <w:rPr>
          <w:sz w:val="24"/>
        </w:rPr>
        <w:t>"</w:t>
      </w:r>
    </w:p>
    <w:p w14:paraId="499756F7" w14:textId="77777777" w:rsidR="007C72BA" w:rsidRDefault="007C72BA" w:rsidP="007C72BA">
      <w:pPr>
        <w:snapToGrid w:val="0"/>
        <w:spacing w:line="360" w:lineRule="auto"/>
        <w:ind w:firstLineChars="200" w:firstLine="480"/>
        <w:rPr>
          <w:sz w:val="24"/>
        </w:rPr>
      </w:pPr>
      <w:r>
        <w:rPr>
          <w:sz w:val="24"/>
        </w:rPr>
        <w:t xml:space="preserve">int </w:t>
      </w:r>
      <w:proofErr w:type="spellStart"/>
      <w:r>
        <w:rPr>
          <w:sz w:val="24"/>
        </w:rPr>
        <w:t>x,y</w:t>
      </w:r>
      <w:proofErr w:type="spellEnd"/>
      <w:r>
        <w:rPr>
          <w:sz w:val="24"/>
        </w:rPr>
        <w:t xml:space="preserve">;             /* </w:t>
      </w:r>
      <w:r>
        <w:rPr>
          <w:rFonts w:hAnsi="宋体"/>
          <w:sz w:val="24"/>
        </w:rPr>
        <w:t>外部变量的定义性说明</w:t>
      </w:r>
      <w:r>
        <w:rPr>
          <w:sz w:val="24"/>
        </w:rPr>
        <w:t xml:space="preserve"> */</w:t>
      </w:r>
    </w:p>
    <w:p w14:paraId="4DF019D8" w14:textId="77777777" w:rsidR="007C72BA" w:rsidRDefault="007C72BA" w:rsidP="007C72BA">
      <w:pPr>
        <w:snapToGrid w:val="0"/>
        <w:spacing w:line="360" w:lineRule="auto"/>
        <w:ind w:firstLineChars="200" w:firstLine="480"/>
        <w:rPr>
          <w:sz w:val="24"/>
        </w:rPr>
      </w:pPr>
      <w:r>
        <w:rPr>
          <w:sz w:val="24"/>
        </w:rPr>
        <w:t xml:space="preserve">char </w:t>
      </w:r>
      <w:proofErr w:type="spellStart"/>
      <w:r>
        <w:rPr>
          <w:sz w:val="24"/>
        </w:rPr>
        <w:t>ch</w:t>
      </w:r>
      <w:proofErr w:type="spellEnd"/>
      <w:r>
        <w:rPr>
          <w:sz w:val="24"/>
        </w:rPr>
        <w:t xml:space="preserve">;             /* </w:t>
      </w:r>
      <w:r>
        <w:rPr>
          <w:rFonts w:hAnsi="宋体"/>
          <w:sz w:val="24"/>
        </w:rPr>
        <w:t>外部变量的定义性说明</w:t>
      </w:r>
      <w:r>
        <w:rPr>
          <w:sz w:val="24"/>
        </w:rPr>
        <w:t xml:space="preserve"> */</w:t>
      </w:r>
    </w:p>
    <w:p w14:paraId="0F1C64B0" w14:textId="77777777" w:rsidR="007C72BA" w:rsidRDefault="007C72BA" w:rsidP="007C72BA">
      <w:pPr>
        <w:snapToGrid w:val="0"/>
        <w:spacing w:line="360" w:lineRule="auto"/>
        <w:ind w:firstLineChars="200" w:firstLine="480"/>
        <w:rPr>
          <w:sz w:val="24"/>
        </w:rPr>
      </w:pPr>
      <w:r>
        <w:rPr>
          <w:sz w:val="24"/>
        </w:rPr>
        <w:t>int main(void)</w:t>
      </w:r>
    </w:p>
    <w:p w14:paraId="4F4F7905" w14:textId="77777777" w:rsidR="007C72BA" w:rsidRDefault="007C72BA" w:rsidP="007C72BA">
      <w:pPr>
        <w:snapToGrid w:val="0"/>
        <w:spacing w:line="360" w:lineRule="auto"/>
        <w:ind w:firstLineChars="200" w:firstLine="480"/>
        <w:rPr>
          <w:sz w:val="24"/>
        </w:rPr>
      </w:pPr>
      <w:r>
        <w:rPr>
          <w:sz w:val="24"/>
        </w:rPr>
        <w:t>{</w:t>
      </w:r>
    </w:p>
    <w:p w14:paraId="36E2A0CA" w14:textId="77777777" w:rsidR="007C72BA" w:rsidRDefault="007C72BA" w:rsidP="007C72BA">
      <w:pPr>
        <w:snapToGrid w:val="0"/>
        <w:spacing w:line="360" w:lineRule="auto"/>
        <w:rPr>
          <w:sz w:val="24"/>
        </w:rPr>
      </w:pPr>
      <w:r>
        <w:rPr>
          <w:sz w:val="24"/>
        </w:rPr>
        <w:t xml:space="preserve">        x=10;</w:t>
      </w:r>
    </w:p>
    <w:p w14:paraId="2F3F3568" w14:textId="77777777" w:rsidR="007C72BA" w:rsidRDefault="007C72BA" w:rsidP="007C72BA">
      <w:pPr>
        <w:snapToGrid w:val="0"/>
        <w:spacing w:line="360" w:lineRule="auto"/>
        <w:rPr>
          <w:sz w:val="24"/>
        </w:rPr>
      </w:pPr>
      <w:r>
        <w:rPr>
          <w:sz w:val="24"/>
        </w:rPr>
        <w:t xml:space="preserve">        y=20;</w:t>
      </w:r>
    </w:p>
    <w:p w14:paraId="26F0B053" w14:textId="77777777" w:rsidR="007C72BA" w:rsidRDefault="007C72BA" w:rsidP="007C72BA">
      <w:pPr>
        <w:snapToGrid w:val="0"/>
        <w:spacing w:line="360" w:lineRule="auto"/>
        <w:rPr>
          <w:sz w:val="24"/>
        </w:rPr>
      </w:pPr>
      <w:r>
        <w:rPr>
          <w:sz w:val="24"/>
        </w:rPr>
        <w:t xml:space="preserve">        </w:t>
      </w:r>
      <w:proofErr w:type="spellStart"/>
      <w:r>
        <w:rPr>
          <w:sz w:val="24"/>
        </w:rPr>
        <w:t>ch</w:t>
      </w:r>
      <w:proofErr w:type="spellEnd"/>
      <w:r>
        <w:rPr>
          <w:sz w:val="24"/>
        </w:rPr>
        <w:t>=</w:t>
      </w:r>
      <w:proofErr w:type="spellStart"/>
      <w:proofErr w:type="gramStart"/>
      <w:r>
        <w:rPr>
          <w:sz w:val="24"/>
        </w:rPr>
        <w:t>getchar</w:t>
      </w:r>
      <w:proofErr w:type="spellEnd"/>
      <w:r>
        <w:rPr>
          <w:sz w:val="24"/>
        </w:rPr>
        <w:t>(</w:t>
      </w:r>
      <w:proofErr w:type="gramEnd"/>
      <w:r>
        <w:rPr>
          <w:sz w:val="24"/>
        </w:rPr>
        <w:t>);</w:t>
      </w:r>
    </w:p>
    <w:p w14:paraId="7AA915F3" w14:textId="77777777" w:rsidR="007C72BA" w:rsidRDefault="007C72BA" w:rsidP="007C72BA">
      <w:pPr>
        <w:snapToGrid w:val="0"/>
        <w:spacing w:line="360" w:lineRule="auto"/>
        <w:rPr>
          <w:sz w:val="24"/>
        </w:rPr>
      </w:pPr>
      <w:r>
        <w:rPr>
          <w:sz w:val="24"/>
        </w:rPr>
        <w:t xml:space="preserve">        </w:t>
      </w:r>
      <w:proofErr w:type="spellStart"/>
      <w:proofErr w:type="gramStart"/>
      <w:r>
        <w:rPr>
          <w:sz w:val="24"/>
        </w:rPr>
        <w:t>printf</w:t>
      </w:r>
      <w:proofErr w:type="spellEnd"/>
      <w:r>
        <w:rPr>
          <w:sz w:val="24"/>
        </w:rPr>
        <w:t>(</w:t>
      </w:r>
      <w:proofErr w:type="gramEnd"/>
      <w:r>
        <w:rPr>
          <w:sz w:val="24"/>
        </w:rPr>
        <w:t>"in file1 x=%</w:t>
      </w:r>
      <w:proofErr w:type="spellStart"/>
      <w:r>
        <w:rPr>
          <w:sz w:val="24"/>
        </w:rPr>
        <w:t>d,y</w:t>
      </w:r>
      <w:proofErr w:type="spellEnd"/>
      <w:r>
        <w:rPr>
          <w:sz w:val="24"/>
        </w:rPr>
        <w:t>=%</w:t>
      </w:r>
      <w:proofErr w:type="spellStart"/>
      <w:r>
        <w:rPr>
          <w:sz w:val="24"/>
        </w:rPr>
        <w:t>d,ch</w:t>
      </w:r>
      <w:proofErr w:type="spellEnd"/>
      <w:r>
        <w:rPr>
          <w:sz w:val="24"/>
        </w:rPr>
        <w:t xml:space="preserve"> is %c\n",</w:t>
      </w:r>
      <w:proofErr w:type="spellStart"/>
      <w:r>
        <w:rPr>
          <w:sz w:val="24"/>
        </w:rPr>
        <w:t>x,y,ch</w:t>
      </w:r>
      <w:proofErr w:type="spellEnd"/>
      <w:r>
        <w:rPr>
          <w:sz w:val="24"/>
        </w:rPr>
        <w:t>);</w:t>
      </w:r>
    </w:p>
    <w:p w14:paraId="43BBF527" w14:textId="77777777" w:rsidR="007C72BA" w:rsidRDefault="007C72BA" w:rsidP="007C72BA">
      <w:pPr>
        <w:snapToGrid w:val="0"/>
        <w:spacing w:line="360" w:lineRule="auto"/>
        <w:rPr>
          <w:sz w:val="24"/>
        </w:rPr>
      </w:pPr>
      <w:r>
        <w:rPr>
          <w:sz w:val="24"/>
        </w:rPr>
        <w:t xml:space="preserve">        func1();</w:t>
      </w:r>
    </w:p>
    <w:p w14:paraId="1CB8A5F9" w14:textId="77777777" w:rsidR="007C72BA" w:rsidRDefault="007C72BA" w:rsidP="007C72BA">
      <w:pPr>
        <w:snapToGrid w:val="0"/>
        <w:spacing w:line="360" w:lineRule="auto"/>
        <w:ind w:firstLineChars="350" w:firstLine="840"/>
        <w:rPr>
          <w:sz w:val="24"/>
        </w:rPr>
      </w:pPr>
      <w:r>
        <w:rPr>
          <w:sz w:val="24"/>
        </w:rPr>
        <w:t xml:space="preserve"> return 0;</w:t>
      </w:r>
    </w:p>
    <w:p w14:paraId="72C3FBE6" w14:textId="77777777" w:rsidR="007C72BA" w:rsidRDefault="007C72BA" w:rsidP="007C72BA">
      <w:pPr>
        <w:snapToGrid w:val="0"/>
        <w:spacing w:line="360" w:lineRule="auto"/>
        <w:ind w:firstLineChars="200" w:firstLine="480"/>
        <w:rPr>
          <w:sz w:val="24"/>
        </w:rPr>
      </w:pPr>
      <w:r>
        <w:rPr>
          <w:sz w:val="24"/>
        </w:rPr>
        <w:lastRenderedPageBreak/>
        <w:t>}</w:t>
      </w:r>
    </w:p>
    <w:p w14:paraId="63A39A78" w14:textId="77777777" w:rsidR="007C72BA" w:rsidRDefault="007C72BA" w:rsidP="007C72BA">
      <w:pPr>
        <w:snapToGrid w:val="0"/>
        <w:spacing w:line="360" w:lineRule="auto"/>
        <w:ind w:firstLineChars="200" w:firstLine="480"/>
        <w:rPr>
          <w:sz w:val="24"/>
        </w:rPr>
      </w:pPr>
    </w:p>
    <w:p w14:paraId="1669C770" w14:textId="77777777" w:rsidR="007C72BA" w:rsidRDefault="007C72BA" w:rsidP="007C72BA">
      <w:pPr>
        <w:snapToGrid w:val="0"/>
        <w:spacing w:line="360" w:lineRule="auto"/>
        <w:ind w:firstLineChars="200" w:firstLine="480"/>
        <w:rPr>
          <w:sz w:val="24"/>
        </w:rPr>
      </w:pPr>
      <w:r>
        <w:rPr>
          <w:rFonts w:hAnsi="宋体"/>
          <w:sz w:val="24"/>
        </w:rPr>
        <w:t>/*</w:t>
      </w:r>
      <w:r>
        <w:rPr>
          <w:rFonts w:hAnsi="宋体"/>
          <w:sz w:val="24"/>
        </w:rPr>
        <w:t>源文件</w:t>
      </w:r>
      <w:r>
        <w:rPr>
          <w:sz w:val="24"/>
        </w:rPr>
        <w:t>file2.c</w:t>
      </w:r>
      <w:r>
        <w:rPr>
          <w:rFonts w:hAnsi="宋体"/>
          <w:sz w:val="24"/>
        </w:rPr>
        <w:t>的内容为：</w:t>
      </w:r>
      <w:r>
        <w:rPr>
          <w:rFonts w:hAnsi="宋体"/>
          <w:sz w:val="24"/>
        </w:rPr>
        <w:t>*/</w:t>
      </w:r>
    </w:p>
    <w:p w14:paraId="7314BEFE" w14:textId="77777777" w:rsidR="007C72BA" w:rsidRDefault="007C72BA" w:rsidP="007C72BA">
      <w:pPr>
        <w:snapToGrid w:val="0"/>
        <w:spacing w:line="360" w:lineRule="auto"/>
        <w:ind w:firstLineChars="200" w:firstLine="480"/>
        <w:rPr>
          <w:sz w:val="24"/>
        </w:rPr>
      </w:pPr>
      <w:r>
        <w:rPr>
          <w:sz w:val="24"/>
        </w:rPr>
        <w:t>#include "</w:t>
      </w:r>
      <w:proofErr w:type="spellStart"/>
      <w:r>
        <w:rPr>
          <w:sz w:val="24"/>
        </w:rPr>
        <w:t>file.h</w:t>
      </w:r>
      <w:proofErr w:type="spellEnd"/>
      <w:r>
        <w:rPr>
          <w:sz w:val="24"/>
        </w:rPr>
        <w:t>"</w:t>
      </w:r>
    </w:p>
    <w:p w14:paraId="7DF01606" w14:textId="77777777" w:rsidR="007C72BA" w:rsidRDefault="007C72BA" w:rsidP="007C72BA">
      <w:pPr>
        <w:snapToGrid w:val="0"/>
        <w:spacing w:line="360" w:lineRule="auto"/>
        <w:ind w:firstLineChars="200" w:firstLine="480"/>
        <w:rPr>
          <w:sz w:val="24"/>
        </w:rPr>
      </w:pPr>
      <w:r>
        <w:rPr>
          <w:sz w:val="24"/>
        </w:rPr>
        <w:t>void func1(void)</w:t>
      </w:r>
    </w:p>
    <w:p w14:paraId="7E89D8D7" w14:textId="77777777" w:rsidR="007C72BA" w:rsidRDefault="007C72BA" w:rsidP="007C72BA">
      <w:pPr>
        <w:snapToGrid w:val="0"/>
        <w:spacing w:line="360" w:lineRule="auto"/>
        <w:ind w:firstLineChars="200" w:firstLine="480"/>
        <w:rPr>
          <w:sz w:val="24"/>
        </w:rPr>
      </w:pPr>
      <w:r>
        <w:rPr>
          <w:sz w:val="24"/>
        </w:rPr>
        <w:t>{</w:t>
      </w:r>
    </w:p>
    <w:p w14:paraId="0950A945" w14:textId="77777777" w:rsidR="007C72BA" w:rsidRDefault="007C72BA" w:rsidP="007C72BA">
      <w:pPr>
        <w:snapToGrid w:val="0"/>
        <w:spacing w:line="360" w:lineRule="auto"/>
        <w:rPr>
          <w:sz w:val="24"/>
        </w:rPr>
      </w:pPr>
      <w:r>
        <w:rPr>
          <w:sz w:val="24"/>
        </w:rPr>
        <w:t xml:space="preserve">        x++;</w:t>
      </w:r>
    </w:p>
    <w:p w14:paraId="767A649A" w14:textId="77777777" w:rsidR="007C72BA" w:rsidRDefault="007C72BA" w:rsidP="007C72BA">
      <w:pPr>
        <w:snapToGrid w:val="0"/>
        <w:spacing w:line="360" w:lineRule="auto"/>
        <w:rPr>
          <w:sz w:val="24"/>
        </w:rPr>
      </w:pPr>
      <w:r>
        <w:rPr>
          <w:sz w:val="24"/>
        </w:rPr>
        <w:t xml:space="preserve">        y++;</w:t>
      </w:r>
    </w:p>
    <w:p w14:paraId="50724C0D" w14:textId="77777777" w:rsidR="007C72BA" w:rsidRDefault="007C72BA" w:rsidP="007C72BA">
      <w:pPr>
        <w:snapToGrid w:val="0"/>
        <w:spacing w:line="360" w:lineRule="auto"/>
        <w:rPr>
          <w:sz w:val="24"/>
        </w:rPr>
      </w:pPr>
      <w:r>
        <w:rPr>
          <w:sz w:val="24"/>
        </w:rPr>
        <w:t xml:space="preserve">        </w:t>
      </w:r>
      <w:proofErr w:type="spellStart"/>
      <w:r>
        <w:rPr>
          <w:sz w:val="24"/>
        </w:rPr>
        <w:t>ch</w:t>
      </w:r>
      <w:proofErr w:type="spellEnd"/>
      <w:r>
        <w:rPr>
          <w:sz w:val="24"/>
        </w:rPr>
        <w:t>++;</w:t>
      </w:r>
    </w:p>
    <w:p w14:paraId="4BDC5BF9" w14:textId="77777777" w:rsidR="007C72BA" w:rsidRDefault="007C72BA" w:rsidP="007C72BA">
      <w:pPr>
        <w:snapToGrid w:val="0"/>
        <w:spacing w:line="360" w:lineRule="auto"/>
        <w:rPr>
          <w:sz w:val="24"/>
        </w:rPr>
      </w:pPr>
      <w:r>
        <w:rPr>
          <w:sz w:val="24"/>
        </w:rPr>
        <w:t xml:space="preserve">        </w:t>
      </w:r>
      <w:proofErr w:type="spellStart"/>
      <w:proofErr w:type="gramStart"/>
      <w:r>
        <w:rPr>
          <w:sz w:val="24"/>
        </w:rPr>
        <w:t>printf</w:t>
      </w:r>
      <w:proofErr w:type="spellEnd"/>
      <w:r>
        <w:rPr>
          <w:sz w:val="24"/>
        </w:rPr>
        <w:t>(</w:t>
      </w:r>
      <w:proofErr w:type="gramEnd"/>
      <w:r>
        <w:rPr>
          <w:sz w:val="24"/>
        </w:rPr>
        <w:t>"in file2 x=%</w:t>
      </w:r>
      <w:proofErr w:type="spellStart"/>
      <w:r>
        <w:rPr>
          <w:sz w:val="24"/>
        </w:rPr>
        <w:t>d,y</w:t>
      </w:r>
      <w:proofErr w:type="spellEnd"/>
      <w:r>
        <w:rPr>
          <w:sz w:val="24"/>
        </w:rPr>
        <w:t>=%</w:t>
      </w:r>
      <w:proofErr w:type="spellStart"/>
      <w:r>
        <w:rPr>
          <w:sz w:val="24"/>
        </w:rPr>
        <w:t>d,ch</w:t>
      </w:r>
      <w:proofErr w:type="spellEnd"/>
      <w:r>
        <w:rPr>
          <w:sz w:val="24"/>
        </w:rPr>
        <w:t xml:space="preserve"> is %c\n",</w:t>
      </w:r>
      <w:proofErr w:type="spellStart"/>
      <w:r>
        <w:rPr>
          <w:sz w:val="24"/>
        </w:rPr>
        <w:t>x,y,ch</w:t>
      </w:r>
      <w:proofErr w:type="spellEnd"/>
      <w:r>
        <w:rPr>
          <w:sz w:val="24"/>
        </w:rPr>
        <w:t>);</w:t>
      </w:r>
    </w:p>
    <w:p w14:paraId="5FC143B6" w14:textId="77777777" w:rsidR="007C72BA" w:rsidRDefault="007C72BA" w:rsidP="007C72BA">
      <w:pPr>
        <w:snapToGrid w:val="0"/>
        <w:spacing w:line="360" w:lineRule="auto"/>
        <w:ind w:firstLineChars="200" w:firstLine="480"/>
        <w:rPr>
          <w:sz w:val="24"/>
        </w:rPr>
      </w:pPr>
      <w:r>
        <w:rPr>
          <w:sz w:val="24"/>
        </w:rPr>
        <w:t>}</w:t>
      </w:r>
    </w:p>
    <w:p w14:paraId="144F784F" w14:textId="77777777" w:rsidR="007C72BA" w:rsidRPr="008E2B3F" w:rsidRDefault="007C72BA" w:rsidP="007C72BA">
      <w:pPr>
        <w:snapToGrid w:val="0"/>
        <w:spacing w:line="300" w:lineRule="auto"/>
        <w:ind w:firstLine="420"/>
        <w:rPr>
          <w:sz w:val="24"/>
        </w:rPr>
      </w:pPr>
    </w:p>
    <w:p w14:paraId="47C72459" w14:textId="77777777" w:rsidR="007C72BA" w:rsidRPr="00885843" w:rsidRDefault="007C72BA" w:rsidP="007C72BA">
      <w:pPr>
        <w:snapToGrid w:val="0"/>
        <w:rPr>
          <w:sz w:val="24"/>
        </w:rPr>
      </w:pPr>
      <w:r w:rsidRPr="001E2127">
        <w:rPr>
          <w:sz w:val="24"/>
        </w:rPr>
        <w:t xml:space="preserve"> </w:t>
      </w:r>
      <w:r w:rsidRPr="00885843">
        <w:rPr>
          <w:sz w:val="24"/>
        </w:rPr>
        <w:t xml:space="preserve">  3</w:t>
      </w:r>
      <w:r w:rsidRPr="00885843">
        <w:rPr>
          <w:rFonts w:hAnsi="宋体"/>
          <w:sz w:val="24"/>
        </w:rPr>
        <w:t>）测试</w:t>
      </w:r>
    </w:p>
    <w:p w14:paraId="3DCA4645" w14:textId="77777777" w:rsidR="007C72BA" w:rsidRDefault="007C72BA" w:rsidP="007C72BA">
      <w:pPr>
        <w:rPr>
          <w:sz w:val="24"/>
        </w:rPr>
      </w:pPr>
      <w:r w:rsidRPr="00885843">
        <w:rPr>
          <w:sz w:val="24"/>
        </w:rPr>
        <w:t xml:space="preserve">  </w:t>
      </w:r>
      <w:r w:rsidRPr="00885843">
        <w:rPr>
          <w:sz w:val="24"/>
        </w:rPr>
        <w:t>（</w:t>
      </w:r>
      <w:r w:rsidRPr="00885843">
        <w:rPr>
          <w:sz w:val="24"/>
        </w:rPr>
        <w:t>a</w:t>
      </w:r>
      <w:r w:rsidRPr="00885843">
        <w:rPr>
          <w:sz w:val="24"/>
        </w:rPr>
        <w:t>）</w:t>
      </w:r>
      <w:r w:rsidRPr="00885843">
        <w:rPr>
          <w:sz w:val="24"/>
        </w:rPr>
        <w:t xml:space="preserve"> </w:t>
      </w:r>
      <w:r w:rsidRPr="00885843">
        <w:rPr>
          <w:sz w:val="24"/>
        </w:rPr>
        <w:t>测试数据：</w:t>
      </w:r>
    </w:p>
    <w:p w14:paraId="13F69A0A" w14:textId="77777777" w:rsidR="007C72BA" w:rsidRDefault="007C72BA" w:rsidP="007C72BA">
      <w:pPr>
        <w:rPr>
          <w:sz w:val="24"/>
        </w:rPr>
      </w:pPr>
      <w:r>
        <w:rPr>
          <w:sz w:val="24"/>
        </w:rPr>
        <w:tab/>
      </w:r>
      <w:r>
        <w:rPr>
          <w:sz w:val="24"/>
        </w:rPr>
        <w:tab/>
        <w:t>a</w:t>
      </w:r>
    </w:p>
    <w:p w14:paraId="7680245B" w14:textId="77777777" w:rsidR="007C72BA" w:rsidRDefault="007C72BA" w:rsidP="007C72BA">
      <w:pPr>
        <w:rPr>
          <w:sz w:val="24"/>
        </w:rPr>
      </w:pPr>
      <w:r>
        <w:rPr>
          <w:sz w:val="24"/>
        </w:rPr>
        <w:tab/>
      </w:r>
      <w:r>
        <w:rPr>
          <w:sz w:val="24"/>
        </w:rPr>
        <w:tab/>
        <w:t>2</w:t>
      </w:r>
    </w:p>
    <w:p w14:paraId="2CFFB623" w14:textId="77777777" w:rsidR="007C72BA" w:rsidRPr="00885843" w:rsidRDefault="007C72BA" w:rsidP="007C72BA">
      <w:pPr>
        <w:ind w:firstLineChars="100" w:firstLine="240"/>
        <w:rPr>
          <w:sz w:val="24"/>
        </w:rPr>
      </w:pPr>
      <w:r w:rsidRPr="00885843">
        <w:rPr>
          <w:sz w:val="24"/>
        </w:rPr>
        <w:t>（</w:t>
      </w:r>
      <w:r w:rsidRPr="00885843">
        <w:rPr>
          <w:sz w:val="24"/>
        </w:rPr>
        <w:t>b</w:t>
      </w:r>
      <w:r w:rsidRPr="00885843">
        <w:rPr>
          <w:sz w:val="24"/>
        </w:rPr>
        <w:t>）</w:t>
      </w:r>
      <w:r w:rsidRPr="00885843">
        <w:rPr>
          <w:sz w:val="24"/>
        </w:rPr>
        <w:t xml:space="preserve"> </w:t>
      </w:r>
      <w:r w:rsidRPr="00885843">
        <w:rPr>
          <w:sz w:val="24"/>
        </w:rPr>
        <w:t>对应测试</w:t>
      </w:r>
      <w:r>
        <w:rPr>
          <w:rFonts w:hint="eastAsia"/>
          <w:sz w:val="24"/>
        </w:rPr>
        <w:t>测试用例</w:t>
      </w:r>
      <w:r>
        <w:rPr>
          <w:rFonts w:hint="eastAsia"/>
          <w:sz w:val="24"/>
        </w:rPr>
        <w:t>1</w:t>
      </w:r>
      <w:r w:rsidRPr="00885843">
        <w:rPr>
          <w:sz w:val="24"/>
        </w:rPr>
        <w:t>的运行结果如图</w:t>
      </w:r>
      <w:r>
        <w:rPr>
          <w:sz w:val="24"/>
        </w:rPr>
        <w:t>4</w:t>
      </w:r>
      <w:r w:rsidRPr="00885843">
        <w:rPr>
          <w:sz w:val="24"/>
        </w:rPr>
        <w:t>-</w:t>
      </w:r>
      <w:r>
        <w:rPr>
          <w:sz w:val="24"/>
        </w:rPr>
        <w:t>4</w:t>
      </w:r>
      <w:r w:rsidRPr="00885843">
        <w:rPr>
          <w:sz w:val="24"/>
        </w:rPr>
        <w:t>所示。</w:t>
      </w:r>
    </w:p>
    <w:p w14:paraId="68FB38F3" w14:textId="77777777" w:rsidR="007C72BA" w:rsidRPr="00885843" w:rsidRDefault="007C72BA" w:rsidP="007C72BA">
      <w:pPr>
        <w:jc w:val="center"/>
      </w:pPr>
      <w:r>
        <w:rPr>
          <w:noProof/>
        </w:rPr>
        <w:drawing>
          <wp:inline distT="0" distB="0" distL="0" distR="0" wp14:anchorId="3EF29A59" wp14:editId="7C1817AE">
            <wp:extent cx="2484335" cy="63251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484335" cy="632515"/>
                    </a:xfrm>
                    <a:prstGeom prst="rect">
                      <a:avLst/>
                    </a:prstGeom>
                  </pic:spPr>
                </pic:pic>
              </a:graphicData>
            </a:graphic>
          </wp:inline>
        </w:drawing>
      </w:r>
    </w:p>
    <w:p w14:paraId="08C4B31F" w14:textId="77777777" w:rsidR="007C72BA" w:rsidRPr="00885843" w:rsidRDefault="007C72BA" w:rsidP="007C72BA">
      <w:pPr>
        <w:jc w:val="center"/>
        <w:rPr>
          <w:rFonts w:eastAsia="黑体"/>
          <w:sz w:val="24"/>
        </w:rPr>
      </w:pPr>
      <w:r w:rsidRPr="00885843">
        <w:rPr>
          <w:rFonts w:eastAsia="黑体"/>
          <w:sz w:val="24"/>
        </w:rPr>
        <w:t>图</w:t>
      </w:r>
      <w:r>
        <w:rPr>
          <w:rFonts w:eastAsia="黑体"/>
          <w:sz w:val="24"/>
        </w:rPr>
        <w:t>4</w:t>
      </w:r>
      <w:r w:rsidRPr="00885843">
        <w:rPr>
          <w:rFonts w:eastAsia="黑体"/>
          <w:sz w:val="24"/>
        </w:rPr>
        <w:t>-</w:t>
      </w:r>
      <w:r>
        <w:rPr>
          <w:rFonts w:eastAsia="黑体"/>
          <w:sz w:val="24"/>
        </w:rPr>
        <w:t>4</w:t>
      </w:r>
      <w:r w:rsidRPr="00885843">
        <w:rPr>
          <w:rFonts w:eastAsia="黑体"/>
          <w:sz w:val="24"/>
        </w:rPr>
        <w:t xml:space="preserve"> </w:t>
      </w:r>
      <w:r w:rsidRPr="00885843">
        <w:rPr>
          <w:rFonts w:eastAsia="黑体"/>
          <w:sz w:val="24"/>
        </w:rPr>
        <w:t>编程题</w:t>
      </w:r>
      <w:r>
        <w:rPr>
          <w:rFonts w:eastAsia="黑体"/>
          <w:sz w:val="24"/>
        </w:rPr>
        <w:t>3</w:t>
      </w:r>
      <w:r w:rsidRPr="00885843">
        <w:rPr>
          <w:rFonts w:eastAsia="黑体"/>
          <w:sz w:val="24"/>
        </w:rPr>
        <w:t>的测试用例</w:t>
      </w:r>
      <w:proofErr w:type="gramStart"/>
      <w:r w:rsidRPr="00885843">
        <w:rPr>
          <w:rFonts w:eastAsia="黑体"/>
          <w:sz w:val="24"/>
        </w:rPr>
        <w:t>一</w:t>
      </w:r>
      <w:proofErr w:type="gramEnd"/>
      <w:r w:rsidRPr="00885843">
        <w:rPr>
          <w:rFonts w:eastAsia="黑体"/>
          <w:sz w:val="24"/>
        </w:rPr>
        <w:t>的运行结果</w:t>
      </w:r>
    </w:p>
    <w:p w14:paraId="7D1874DD" w14:textId="77777777" w:rsidR="007C72BA" w:rsidRPr="00A21585" w:rsidRDefault="007C72BA" w:rsidP="007C72BA">
      <w:pPr>
        <w:jc w:val="center"/>
      </w:pPr>
    </w:p>
    <w:p w14:paraId="2E4842DD" w14:textId="77777777" w:rsidR="007C72BA" w:rsidRDefault="007C72BA" w:rsidP="007C72BA">
      <w:pPr>
        <w:snapToGrid w:val="0"/>
        <w:rPr>
          <w:noProof/>
        </w:rPr>
      </w:pPr>
    </w:p>
    <w:p w14:paraId="2539E670" w14:textId="77777777" w:rsidR="007C72BA" w:rsidRDefault="007C72BA" w:rsidP="007C72BA">
      <w:pPr>
        <w:snapToGrid w:val="0"/>
        <w:spacing w:line="360" w:lineRule="auto"/>
        <w:ind w:firstLine="420"/>
        <w:jc w:val="left"/>
        <w:rPr>
          <w:sz w:val="24"/>
        </w:rPr>
      </w:pPr>
      <w:r w:rsidRPr="00885843">
        <w:rPr>
          <w:sz w:val="24"/>
        </w:rPr>
        <w:t>对应测试</w:t>
      </w:r>
      <w:r>
        <w:rPr>
          <w:rFonts w:hint="eastAsia"/>
          <w:sz w:val="24"/>
        </w:rPr>
        <w:t>测试用例</w:t>
      </w:r>
      <w:r>
        <w:rPr>
          <w:rFonts w:hint="eastAsia"/>
          <w:sz w:val="24"/>
        </w:rPr>
        <w:t>2</w:t>
      </w:r>
      <w:r w:rsidRPr="00885843">
        <w:rPr>
          <w:sz w:val="24"/>
        </w:rPr>
        <w:t>的运行结果如图</w:t>
      </w:r>
      <w:r>
        <w:rPr>
          <w:sz w:val="24"/>
        </w:rPr>
        <w:t>4</w:t>
      </w:r>
      <w:r w:rsidRPr="00885843">
        <w:rPr>
          <w:sz w:val="24"/>
        </w:rPr>
        <w:t>-</w:t>
      </w:r>
      <w:r>
        <w:rPr>
          <w:sz w:val="24"/>
        </w:rPr>
        <w:t>5</w:t>
      </w:r>
      <w:r w:rsidRPr="00885843">
        <w:rPr>
          <w:sz w:val="24"/>
        </w:rPr>
        <w:t>所示。</w:t>
      </w:r>
    </w:p>
    <w:p w14:paraId="394A1B79" w14:textId="77777777" w:rsidR="007C72BA" w:rsidRDefault="007C72BA" w:rsidP="007C72BA">
      <w:pPr>
        <w:snapToGrid w:val="0"/>
        <w:spacing w:line="360" w:lineRule="auto"/>
        <w:jc w:val="left"/>
        <w:rPr>
          <w:sz w:val="24"/>
        </w:rPr>
      </w:pPr>
    </w:p>
    <w:p w14:paraId="6B0CC10E" w14:textId="77777777" w:rsidR="007C72BA" w:rsidRPr="00885843" w:rsidRDefault="007C72BA" w:rsidP="007C72BA">
      <w:pPr>
        <w:snapToGrid w:val="0"/>
        <w:spacing w:line="360" w:lineRule="auto"/>
        <w:jc w:val="center"/>
      </w:pPr>
      <w:r>
        <w:rPr>
          <w:noProof/>
        </w:rPr>
        <w:drawing>
          <wp:inline distT="0" distB="0" distL="0" distR="0" wp14:anchorId="435155C3" wp14:editId="2253F4E1">
            <wp:extent cx="2987299" cy="678239"/>
            <wp:effectExtent l="0" t="0" r="3810" b="762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87299" cy="678239"/>
                    </a:xfrm>
                    <a:prstGeom prst="rect">
                      <a:avLst/>
                    </a:prstGeom>
                  </pic:spPr>
                </pic:pic>
              </a:graphicData>
            </a:graphic>
          </wp:inline>
        </w:drawing>
      </w:r>
    </w:p>
    <w:p w14:paraId="63571697" w14:textId="77777777" w:rsidR="007C72BA" w:rsidRPr="00885843" w:rsidRDefault="007C72BA" w:rsidP="007C72BA">
      <w:pPr>
        <w:jc w:val="center"/>
        <w:rPr>
          <w:rFonts w:eastAsia="楷体_GB2312"/>
          <w:color w:val="FF0000"/>
        </w:rPr>
      </w:pPr>
      <w:r w:rsidRPr="00885843">
        <w:rPr>
          <w:rFonts w:eastAsia="黑体"/>
          <w:sz w:val="24"/>
        </w:rPr>
        <w:t>图</w:t>
      </w:r>
      <w:r>
        <w:rPr>
          <w:rFonts w:eastAsia="黑体"/>
          <w:sz w:val="24"/>
        </w:rPr>
        <w:t>4</w:t>
      </w:r>
      <w:r w:rsidRPr="00885843">
        <w:rPr>
          <w:rFonts w:eastAsia="黑体"/>
          <w:sz w:val="24"/>
        </w:rPr>
        <w:t>-</w:t>
      </w:r>
      <w:r>
        <w:rPr>
          <w:rFonts w:eastAsia="黑体"/>
          <w:sz w:val="24"/>
        </w:rPr>
        <w:t>5</w:t>
      </w:r>
      <w:r w:rsidRPr="00885843">
        <w:rPr>
          <w:rFonts w:eastAsia="黑体"/>
          <w:sz w:val="24"/>
        </w:rPr>
        <w:t>编程题</w:t>
      </w:r>
      <w:r>
        <w:rPr>
          <w:rFonts w:eastAsia="黑体"/>
          <w:sz w:val="24"/>
        </w:rPr>
        <w:t>3</w:t>
      </w:r>
      <w:r w:rsidRPr="00885843">
        <w:rPr>
          <w:rFonts w:eastAsia="黑体"/>
          <w:sz w:val="24"/>
        </w:rPr>
        <w:t>的测试用例二的运行结果</w:t>
      </w:r>
    </w:p>
    <w:p w14:paraId="1F0A9D43" w14:textId="77777777" w:rsidR="007C72BA" w:rsidRDefault="007C72BA" w:rsidP="007C72BA">
      <w:pPr>
        <w:snapToGrid w:val="0"/>
        <w:rPr>
          <w:sz w:val="24"/>
        </w:rPr>
      </w:pPr>
      <w:r>
        <w:rPr>
          <w:rFonts w:hint="eastAsia"/>
          <w:sz w:val="24"/>
        </w:rPr>
        <w:tab/>
      </w:r>
    </w:p>
    <w:p w14:paraId="753FD739" w14:textId="77777777" w:rsidR="007C72BA" w:rsidRPr="00885843" w:rsidRDefault="007C72BA" w:rsidP="007C72BA">
      <w:pPr>
        <w:pStyle w:val="2"/>
        <w:rPr>
          <w:rFonts w:ascii="Times New Roman" w:eastAsiaTheme="majorEastAsia" w:hAnsi="Times New Roman"/>
          <w:sz w:val="28"/>
          <w:szCs w:val="28"/>
        </w:rPr>
      </w:pPr>
      <w:bookmarkStart w:id="27" w:name="_Toc91425379"/>
      <w:r>
        <w:rPr>
          <w:rFonts w:ascii="Times New Roman" w:eastAsiaTheme="majorEastAsia" w:hAnsi="Times New Roman"/>
          <w:sz w:val="28"/>
          <w:szCs w:val="28"/>
        </w:rPr>
        <w:t>4.</w:t>
      </w:r>
      <w:r>
        <w:rPr>
          <w:rFonts w:ascii="Times New Roman" w:eastAsiaTheme="majorEastAsia" w:hAnsi="Times New Roman" w:hint="eastAsia"/>
          <w:sz w:val="28"/>
          <w:szCs w:val="28"/>
        </w:rPr>
        <w:t>3</w:t>
      </w:r>
      <w:r w:rsidRPr="00885843">
        <w:rPr>
          <w:rFonts w:ascii="Times New Roman" w:eastAsiaTheme="majorEastAsia" w:hAnsi="Times New Roman"/>
          <w:sz w:val="28"/>
          <w:szCs w:val="28"/>
        </w:rPr>
        <w:t xml:space="preserve"> </w:t>
      </w:r>
      <w:r w:rsidRPr="00885843">
        <w:rPr>
          <w:rFonts w:ascii="Times New Roman" w:eastAsiaTheme="majorEastAsia" w:hAnsiTheme="majorEastAsia"/>
          <w:sz w:val="28"/>
          <w:szCs w:val="28"/>
        </w:rPr>
        <w:t>实验小结</w:t>
      </w:r>
      <w:bookmarkEnd w:id="27"/>
    </w:p>
    <w:p w14:paraId="2D309547" w14:textId="77777777" w:rsidR="007C72BA" w:rsidRDefault="007C72BA" w:rsidP="007C72BA">
      <w:pPr>
        <w:snapToGrid w:val="0"/>
        <w:spacing w:line="360" w:lineRule="auto"/>
        <w:ind w:firstLine="432"/>
        <w:rPr>
          <w:sz w:val="24"/>
        </w:rPr>
      </w:pPr>
      <w:r w:rsidRPr="00944D53">
        <w:rPr>
          <w:rFonts w:hAnsi="宋体"/>
          <w:sz w:val="24"/>
        </w:rPr>
        <w:t>主要叙述实验过程中遇到的问题，如何解决的，通过分析、结果问题后的体会。</w:t>
      </w:r>
    </w:p>
    <w:p w14:paraId="3BDB8A1A" w14:textId="77777777" w:rsidR="007C72BA" w:rsidRPr="00FC2D07" w:rsidRDefault="007C72BA" w:rsidP="007C72BA">
      <w:pPr>
        <w:snapToGrid w:val="0"/>
        <w:spacing w:line="360" w:lineRule="auto"/>
        <w:ind w:firstLine="432"/>
        <w:rPr>
          <w:sz w:val="24"/>
        </w:rPr>
      </w:pPr>
      <w:r>
        <w:rPr>
          <w:rFonts w:hint="eastAsia"/>
          <w:sz w:val="24"/>
        </w:rPr>
        <w:t>在实验</w:t>
      </w:r>
      <w:r>
        <w:rPr>
          <w:rFonts w:hint="eastAsia"/>
          <w:sz w:val="24"/>
        </w:rPr>
        <w:t>1</w:t>
      </w:r>
      <w:r w:rsidRPr="00CB0BA4">
        <w:rPr>
          <w:rFonts w:hint="eastAsia"/>
          <w:sz w:val="24"/>
        </w:rPr>
        <w:t>改错</w:t>
      </w:r>
      <w:r>
        <w:rPr>
          <w:rFonts w:hint="eastAsia"/>
          <w:sz w:val="24"/>
        </w:rPr>
        <w:t>中，我知道了宏定义的方式和特性，对宏的使用方法</w:t>
      </w:r>
      <w:r>
        <w:rPr>
          <w:rFonts w:hAnsi="宋体" w:hint="eastAsia"/>
          <w:sz w:val="24"/>
        </w:rPr>
        <w:t>有了进一</w:t>
      </w:r>
      <w:r>
        <w:rPr>
          <w:rFonts w:hAnsi="宋体" w:hint="eastAsia"/>
          <w:sz w:val="24"/>
        </w:rPr>
        <w:lastRenderedPageBreak/>
        <w:t>步的了解；在源程序替换修改中，我通过用宏代替函数的方式体会到了宏运算的简便性，也让我掌握了如何不用条件判断求出三个数的最大值的方法；在编程题中，我也学会了合理设计函数，用以简化程序的编写；了解了头文件和源文件之间的关系以及</w:t>
      </w:r>
      <w:r>
        <w:rPr>
          <w:rFonts w:hAnsi="宋体" w:hint="eastAsia"/>
          <w:sz w:val="24"/>
        </w:rPr>
        <w:t>e</w:t>
      </w:r>
      <w:r>
        <w:rPr>
          <w:rFonts w:hAnsi="宋体"/>
          <w:sz w:val="24"/>
        </w:rPr>
        <w:t>xtern</w:t>
      </w:r>
      <w:r>
        <w:rPr>
          <w:rFonts w:hAnsi="宋体" w:hint="eastAsia"/>
          <w:sz w:val="24"/>
        </w:rPr>
        <w:t>关键字的使用。</w:t>
      </w:r>
    </w:p>
    <w:p w14:paraId="704DE1F5" w14:textId="77777777" w:rsidR="007C72BA" w:rsidRPr="00076B83" w:rsidRDefault="007C72BA" w:rsidP="007C72BA"/>
    <w:p w14:paraId="2106A1AC" w14:textId="76E25E06" w:rsidR="007C72BA" w:rsidRPr="007C72BA" w:rsidRDefault="007C72BA">
      <w:pPr>
        <w:widowControl/>
        <w:jc w:val="left"/>
      </w:pPr>
    </w:p>
    <w:p w14:paraId="3A823099" w14:textId="33D7B731" w:rsidR="007C72BA" w:rsidRDefault="007C72BA">
      <w:pPr>
        <w:widowControl/>
        <w:jc w:val="left"/>
      </w:pPr>
    </w:p>
    <w:p w14:paraId="759BB0D5" w14:textId="70DBDA01" w:rsidR="007C72BA" w:rsidRDefault="007C72BA">
      <w:pPr>
        <w:widowControl/>
        <w:jc w:val="left"/>
      </w:pPr>
    </w:p>
    <w:p w14:paraId="3D4757AB" w14:textId="57F8E60A" w:rsidR="007C72BA" w:rsidRDefault="007C72BA">
      <w:pPr>
        <w:widowControl/>
        <w:jc w:val="left"/>
      </w:pPr>
    </w:p>
    <w:p w14:paraId="029DEB99" w14:textId="6A399B31" w:rsidR="007C72BA" w:rsidRDefault="007C72BA">
      <w:pPr>
        <w:widowControl/>
        <w:jc w:val="left"/>
      </w:pPr>
    </w:p>
    <w:p w14:paraId="3F0394F2" w14:textId="02B3C5C2" w:rsidR="007C72BA" w:rsidRDefault="007C72BA">
      <w:pPr>
        <w:widowControl/>
        <w:jc w:val="left"/>
      </w:pPr>
    </w:p>
    <w:p w14:paraId="45B64D96" w14:textId="28F6DD65" w:rsidR="007C72BA" w:rsidRDefault="007C72BA">
      <w:pPr>
        <w:widowControl/>
        <w:jc w:val="left"/>
      </w:pPr>
    </w:p>
    <w:p w14:paraId="21982B28" w14:textId="1AA28FE3" w:rsidR="007C72BA" w:rsidRDefault="007C72BA">
      <w:pPr>
        <w:widowControl/>
        <w:jc w:val="left"/>
      </w:pPr>
    </w:p>
    <w:p w14:paraId="6976A8D7" w14:textId="6F5514A1" w:rsidR="007C72BA" w:rsidRDefault="007C72BA">
      <w:pPr>
        <w:widowControl/>
        <w:jc w:val="left"/>
      </w:pPr>
    </w:p>
    <w:p w14:paraId="2E05461F" w14:textId="697C1238" w:rsidR="007C72BA" w:rsidRDefault="007C72BA">
      <w:pPr>
        <w:widowControl/>
        <w:jc w:val="left"/>
      </w:pPr>
    </w:p>
    <w:p w14:paraId="57D3CBDA" w14:textId="560D369A" w:rsidR="007C72BA" w:rsidRDefault="007C72BA">
      <w:pPr>
        <w:widowControl/>
        <w:jc w:val="left"/>
      </w:pPr>
    </w:p>
    <w:p w14:paraId="53F49EE4" w14:textId="72D7E23B" w:rsidR="007C72BA" w:rsidRDefault="007C72BA">
      <w:pPr>
        <w:widowControl/>
        <w:jc w:val="left"/>
      </w:pPr>
    </w:p>
    <w:p w14:paraId="5F0ED3E3" w14:textId="6ACCBF11" w:rsidR="007C72BA" w:rsidRDefault="007C72BA">
      <w:pPr>
        <w:widowControl/>
        <w:jc w:val="left"/>
      </w:pPr>
    </w:p>
    <w:p w14:paraId="4BCACCC3" w14:textId="2FA85CB5" w:rsidR="007C72BA" w:rsidRDefault="007C72BA">
      <w:pPr>
        <w:widowControl/>
        <w:jc w:val="left"/>
      </w:pPr>
    </w:p>
    <w:p w14:paraId="68F9679D" w14:textId="6FBF6D0A" w:rsidR="007C72BA" w:rsidRDefault="007C72BA">
      <w:pPr>
        <w:widowControl/>
        <w:jc w:val="left"/>
      </w:pPr>
    </w:p>
    <w:p w14:paraId="1DC71EC2" w14:textId="57F37BBA" w:rsidR="007C72BA" w:rsidRDefault="007C72BA">
      <w:pPr>
        <w:widowControl/>
        <w:jc w:val="left"/>
      </w:pPr>
    </w:p>
    <w:p w14:paraId="32DE85C8" w14:textId="1D7D1D23" w:rsidR="007C72BA" w:rsidRDefault="007C72BA">
      <w:pPr>
        <w:widowControl/>
        <w:jc w:val="left"/>
      </w:pPr>
    </w:p>
    <w:p w14:paraId="63D39411" w14:textId="1DE7EEE1" w:rsidR="007C72BA" w:rsidRDefault="007C72BA">
      <w:pPr>
        <w:widowControl/>
        <w:jc w:val="left"/>
      </w:pPr>
    </w:p>
    <w:p w14:paraId="65C3E735" w14:textId="1721A9E6" w:rsidR="007C72BA" w:rsidRDefault="007C72BA">
      <w:pPr>
        <w:widowControl/>
        <w:jc w:val="left"/>
      </w:pPr>
    </w:p>
    <w:p w14:paraId="017F9B20" w14:textId="04E7B545" w:rsidR="007C72BA" w:rsidRDefault="007C72BA">
      <w:pPr>
        <w:widowControl/>
        <w:jc w:val="left"/>
      </w:pPr>
    </w:p>
    <w:p w14:paraId="4821DBFD" w14:textId="015921E4" w:rsidR="007C72BA" w:rsidRDefault="007C72BA">
      <w:pPr>
        <w:widowControl/>
        <w:jc w:val="left"/>
      </w:pPr>
    </w:p>
    <w:p w14:paraId="5375DCBA" w14:textId="347B3444" w:rsidR="007C72BA" w:rsidRDefault="007C72BA">
      <w:pPr>
        <w:widowControl/>
        <w:jc w:val="left"/>
      </w:pPr>
    </w:p>
    <w:p w14:paraId="7590E087" w14:textId="1433C645" w:rsidR="007C72BA" w:rsidRDefault="007C72BA">
      <w:pPr>
        <w:widowControl/>
        <w:jc w:val="left"/>
      </w:pPr>
    </w:p>
    <w:p w14:paraId="214A1312" w14:textId="34E39618" w:rsidR="007C72BA" w:rsidRDefault="007C72BA">
      <w:pPr>
        <w:widowControl/>
        <w:jc w:val="left"/>
      </w:pPr>
    </w:p>
    <w:p w14:paraId="1A01F5CE" w14:textId="3CE19496" w:rsidR="007C72BA" w:rsidRDefault="007C72BA">
      <w:pPr>
        <w:widowControl/>
        <w:jc w:val="left"/>
      </w:pPr>
    </w:p>
    <w:p w14:paraId="350E2046" w14:textId="4A1E52D4" w:rsidR="007C72BA" w:rsidRDefault="007C72BA">
      <w:pPr>
        <w:widowControl/>
        <w:jc w:val="left"/>
      </w:pPr>
    </w:p>
    <w:p w14:paraId="085C6C15" w14:textId="7038D898" w:rsidR="007C72BA" w:rsidRDefault="007C72BA">
      <w:pPr>
        <w:widowControl/>
        <w:jc w:val="left"/>
      </w:pPr>
    </w:p>
    <w:p w14:paraId="4FDA335B" w14:textId="068F3BDA" w:rsidR="007C72BA" w:rsidRDefault="007C72BA">
      <w:pPr>
        <w:widowControl/>
        <w:jc w:val="left"/>
      </w:pPr>
    </w:p>
    <w:p w14:paraId="3FF7C355" w14:textId="7C5363F9" w:rsidR="007C72BA" w:rsidRDefault="007C72BA">
      <w:pPr>
        <w:widowControl/>
        <w:jc w:val="left"/>
      </w:pPr>
    </w:p>
    <w:p w14:paraId="262F5333" w14:textId="6B8F5304" w:rsidR="007C72BA" w:rsidRDefault="007C72BA">
      <w:pPr>
        <w:widowControl/>
        <w:jc w:val="left"/>
      </w:pPr>
    </w:p>
    <w:p w14:paraId="7470B929" w14:textId="01D6345F" w:rsidR="007C72BA" w:rsidRDefault="007C72BA">
      <w:pPr>
        <w:widowControl/>
        <w:jc w:val="left"/>
      </w:pPr>
    </w:p>
    <w:p w14:paraId="11A3C933" w14:textId="6A0A62A3" w:rsidR="007C72BA" w:rsidRDefault="007C72BA">
      <w:pPr>
        <w:widowControl/>
        <w:jc w:val="left"/>
      </w:pPr>
    </w:p>
    <w:p w14:paraId="2B77028C" w14:textId="781C9B82" w:rsidR="007C72BA" w:rsidRDefault="007C72BA">
      <w:pPr>
        <w:widowControl/>
        <w:jc w:val="left"/>
      </w:pPr>
    </w:p>
    <w:p w14:paraId="7C86BB24" w14:textId="61188025" w:rsidR="007C72BA" w:rsidRDefault="007C72BA">
      <w:pPr>
        <w:widowControl/>
        <w:jc w:val="left"/>
      </w:pPr>
    </w:p>
    <w:p w14:paraId="03F8EF7A" w14:textId="780C9195" w:rsidR="007C72BA" w:rsidRDefault="007C72BA">
      <w:pPr>
        <w:widowControl/>
        <w:jc w:val="left"/>
      </w:pPr>
    </w:p>
    <w:p w14:paraId="1539EE4D" w14:textId="4EF780A6" w:rsidR="007C72BA" w:rsidRDefault="007C72BA">
      <w:pPr>
        <w:widowControl/>
        <w:jc w:val="left"/>
      </w:pPr>
    </w:p>
    <w:p w14:paraId="118F6B2F" w14:textId="39545C4B" w:rsidR="007C72BA" w:rsidRDefault="007C72BA">
      <w:pPr>
        <w:widowControl/>
        <w:jc w:val="left"/>
      </w:pPr>
    </w:p>
    <w:p w14:paraId="598A716C" w14:textId="0A98A796" w:rsidR="007C72BA" w:rsidRPr="00885843" w:rsidRDefault="007C72BA" w:rsidP="007C72BA">
      <w:pPr>
        <w:pStyle w:val="1"/>
        <w:jc w:val="center"/>
        <w:rPr>
          <w:rFonts w:eastAsia="黑体"/>
          <w:kern w:val="0"/>
          <w:sz w:val="36"/>
          <w:szCs w:val="36"/>
        </w:rPr>
      </w:pPr>
      <w:bookmarkStart w:id="28" w:name="_Toc91425380"/>
      <w:r>
        <w:rPr>
          <w:rFonts w:eastAsia="黑体"/>
          <w:kern w:val="0"/>
          <w:sz w:val="36"/>
          <w:szCs w:val="36"/>
        </w:rPr>
        <w:lastRenderedPageBreak/>
        <w:t>5</w:t>
      </w:r>
      <w:r w:rsidRPr="00885843">
        <w:rPr>
          <w:rFonts w:eastAsia="黑体"/>
          <w:kern w:val="0"/>
          <w:sz w:val="36"/>
          <w:szCs w:val="36"/>
        </w:rPr>
        <w:t xml:space="preserve">  </w:t>
      </w:r>
      <w:r>
        <w:rPr>
          <w:rFonts w:eastAsia="黑体" w:hint="eastAsia"/>
          <w:kern w:val="0"/>
          <w:sz w:val="36"/>
          <w:szCs w:val="36"/>
        </w:rPr>
        <w:t>数组试验</w:t>
      </w:r>
      <w:bookmarkEnd w:id="28"/>
    </w:p>
    <w:p w14:paraId="2F2E2DC1" w14:textId="77777777" w:rsidR="007C72BA" w:rsidRPr="00885843" w:rsidRDefault="007C72BA" w:rsidP="007C72BA">
      <w:pPr>
        <w:pStyle w:val="2"/>
        <w:spacing w:beforeLines="50" w:before="156" w:afterLines="50" w:after="156"/>
        <w:rPr>
          <w:rFonts w:ascii="Times New Roman" w:hAnsi="Times New Roman"/>
          <w:b w:val="0"/>
          <w:sz w:val="28"/>
          <w:szCs w:val="28"/>
        </w:rPr>
      </w:pPr>
      <w:bookmarkStart w:id="29" w:name="_Toc91425381"/>
      <w:r>
        <w:rPr>
          <w:rFonts w:ascii="Times New Roman" w:hAnsi="Times New Roman"/>
          <w:sz w:val="28"/>
          <w:szCs w:val="28"/>
        </w:rPr>
        <w:t>5</w:t>
      </w:r>
      <w:r w:rsidRPr="00885843">
        <w:rPr>
          <w:rFonts w:ascii="Times New Roman" w:hAnsi="Times New Roman"/>
          <w:sz w:val="28"/>
          <w:szCs w:val="28"/>
        </w:rPr>
        <w:t xml:space="preserve">.1 </w:t>
      </w:r>
      <w:r w:rsidRPr="00885843">
        <w:rPr>
          <w:rFonts w:ascii="Times New Roman" w:hAnsi="Times New Roman"/>
          <w:sz w:val="28"/>
          <w:szCs w:val="28"/>
        </w:rPr>
        <w:t>实验目的</w:t>
      </w:r>
      <w:bookmarkEnd w:id="29"/>
      <w:r w:rsidRPr="00885843">
        <w:rPr>
          <w:rFonts w:ascii="Times New Roman" w:hAnsi="Times New Roman"/>
          <w:sz w:val="28"/>
          <w:szCs w:val="28"/>
        </w:rPr>
        <w:t xml:space="preserve"> </w:t>
      </w:r>
    </w:p>
    <w:p w14:paraId="199DFFB6" w14:textId="77777777" w:rsidR="007C72BA" w:rsidRPr="00080533" w:rsidRDefault="007C72BA" w:rsidP="007C72BA">
      <w:pPr>
        <w:spacing w:line="360" w:lineRule="auto"/>
        <w:jc w:val="left"/>
        <w:rPr>
          <w:rFonts w:ascii="宋体" w:hAnsi="宋体"/>
          <w:sz w:val="24"/>
          <w:szCs w:val="22"/>
        </w:rPr>
      </w:pPr>
      <w:r w:rsidRPr="00080533">
        <w:rPr>
          <w:rFonts w:hint="eastAsia"/>
          <w:sz w:val="24"/>
          <w:szCs w:val="22"/>
        </w:rPr>
        <w:t>（</w:t>
      </w:r>
      <w:r w:rsidRPr="00080533">
        <w:rPr>
          <w:rFonts w:hint="eastAsia"/>
          <w:sz w:val="24"/>
          <w:szCs w:val="22"/>
        </w:rPr>
        <w:t>1</w:t>
      </w:r>
      <w:r w:rsidRPr="00080533">
        <w:rPr>
          <w:rFonts w:hint="eastAsia"/>
          <w:sz w:val="24"/>
          <w:szCs w:val="22"/>
        </w:rPr>
        <w:t>）</w:t>
      </w:r>
      <w:r w:rsidRPr="00080533">
        <w:rPr>
          <w:rFonts w:ascii="宋体" w:hAnsi="宋体" w:hint="eastAsia"/>
          <w:sz w:val="24"/>
          <w:szCs w:val="22"/>
        </w:rPr>
        <w:t>掌握数组的说明、初始化和使用。</w:t>
      </w:r>
    </w:p>
    <w:p w14:paraId="5D679E3D" w14:textId="77777777" w:rsidR="007C72BA" w:rsidRPr="00080533" w:rsidRDefault="007C72BA" w:rsidP="007C72BA">
      <w:pPr>
        <w:spacing w:line="360" w:lineRule="auto"/>
        <w:jc w:val="left"/>
        <w:rPr>
          <w:rFonts w:ascii="宋体" w:hAnsi="宋体"/>
          <w:sz w:val="24"/>
          <w:szCs w:val="22"/>
        </w:rPr>
      </w:pPr>
      <w:r w:rsidRPr="00080533">
        <w:rPr>
          <w:rFonts w:hint="eastAsia"/>
          <w:sz w:val="24"/>
          <w:szCs w:val="22"/>
        </w:rPr>
        <w:t>（</w:t>
      </w:r>
      <w:r w:rsidRPr="00080533">
        <w:rPr>
          <w:rFonts w:hint="eastAsia"/>
          <w:sz w:val="24"/>
          <w:szCs w:val="22"/>
        </w:rPr>
        <w:t>2</w:t>
      </w:r>
      <w:r w:rsidRPr="00080533">
        <w:rPr>
          <w:rFonts w:hint="eastAsia"/>
          <w:sz w:val="24"/>
          <w:szCs w:val="22"/>
        </w:rPr>
        <w:t>）</w:t>
      </w:r>
      <w:r w:rsidRPr="00080533">
        <w:rPr>
          <w:rFonts w:ascii="宋体" w:hAnsi="宋体" w:hint="eastAsia"/>
          <w:sz w:val="24"/>
          <w:szCs w:val="22"/>
        </w:rPr>
        <w:t>掌握一维数组作为函数参数时实参和形参的用法。</w:t>
      </w:r>
    </w:p>
    <w:p w14:paraId="6B2E820B" w14:textId="77777777" w:rsidR="007C72BA" w:rsidRPr="00080533" w:rsidRDefault="007C72BA" w:rsidP="007C72BA">
      <w:pPr>
        <w:spacing w:line="360" w:lineRule="auto"/>
        <w:jc w:val="left"/>
        <w:rPr>
          <w:rFonts w:ascii="宋体" w:hAnsi="宋体"/>
          <w:color w:val="0000FF"/>
          <w:sz w:val="24"/>
          <w:szCs w:val="22"/>
        </w:rPr>
      </w:pPr>
      <w:r w:rsidRPr="00080533">
        <w:rPr>
          <w:rFonts w:hint="eastAsia"/>
          <w:sz w:val="24"/>
          <w:szCs w:val="22"/>
        </w:rPr>
        <w:t>（</w:t>
      </w:r>
      <w:r w:rsidRPr="00080533">
        <w:rPr>
          <w:rFonts w:hint="eastAsia"/>
          <w:sz w:val="24"/>
          <w:szCs w:val="22"/>
        </w:rPr>
        <w:t>3</w:t>
      </w:r>
      <w:r w:rsidRPr="00080533">
        <w:rPr>
          <w:rFonts w:hint="eastAsia"/>
          <w:sz w:val="24"/>
          <w:szCs w:val="22"/>
        </w:rPr>
        <w:t>）</w:t>
      </w:r>
      <w:r w:rsidRPr="00080533">
        <w:rPr>
          <w:rFonts w:ascii="宋体" w:hAnsi="宋体" w:hint="eastAsia"/>
          <w:sz w:val="24"/>
          <w:szCs w:val="22"/>
        </w:rPr>
        <w:t>掌握字符串处理函数的设计，包括</w:t>
      </w:r>
      <w:proofErr w:type="gramStart"/>
      <w:r w:rsidRPr="00080533">
        <w:rPr>
          <w:rFonts w:ascii="宋体" w:hAnsi="宋体" w:hint="eastAsia"/>
          <w:sz w:val="24"/>
          <w:szCs w:val="22"/>
        </w:rPr>
        <w:t>串操作</w:t>
      </w:r>
      <w:proofErr w:type="gramEnd"/>
      <w:r w:rsidRPr="00080533">
        <w:rPr>
          <w:rFonts w:ascii="宋体" w:hAnsi="宋体" w:hint="eastAsia"/>
          <w:sz w:val="24"/>
          <w:szCs w:val="22"/>
        </w:rPr>
        <w:t>函数及数字串与数之间转换函数实现算法。</w:t>
      </w:r>
    </w:p>
    <w:p w14:paraId="723FD1CF" w14:textId="77777777" w:rsidR="007C72BA" w:rsidRPr="00080533" w:rsidRDefault="007C72BA" w:rsidP="007C72BA">
      <w:pPr>
        <w:spacing w:line="360" w:lineRule="auto"/>
        <w:jc w:val="left"/>
        <w:rPr>
          <w:sz w:val="24"/>
          <w:szCs w:val="22"/>
        </w:rPr>
      </w:pPr>
      <w:r w:rsidRPr="00080533">
        <w:rPr>
          <w:rFonts w:hint="eastAsia"/>
          <w:sz w:val="24"/>
          <w:szCs w:val="22"/>
        </w:rPr>
        <w:t>（</w:t>
      </w:r>
      <w:r w:rsidRPr="00080533">
        <w:rPr>
          <w:rFonts w:hint="eastAsia"/>
          <w:sz w:val="24"/>
          <w:szCs w:val="22"/>
        </w:rPr>
        <w:t>4</w:t>
      </w:r>
      <w:r w:rsidRPr="00080533">
        <w:rPr>
          <w:rFonts w:hint="eastAsia"/>
          <w:sz w:val="24"/>
          <w:szCs w:val="22"/>
        </w:rPr>
        <w:t>）掌握基于分治策略的二分查找算法和选择法排序算法的思想，以及相关算法的实现。</w:t>
      </w:r>
    </w:p>
    <w:p w14:paraId="1560EF1C" w14:textId="77777777" w:rsidR="007C72BA" w:rsidRPr="00885843" w:rsidRDefault="007C72BA" w:rsidP="007C72BA">
      <w:pPr>
        <w:pStyle w:val="2"/>
        <w:spacing w:beforeLines="50" w:before="156" w:afterLines="50" w:after="156"/>
        <w:rPr>
          <w:rFonts w:ascii="Times New Roman" w:hAnsi="Times New Roman"/>
          <w:sz w:val="28"/>
          <w:szCs w:val="28"/>
        </w:rPr>
      </w:pPr>
      <w:bookmarkStart w:id="30" w:name="_Toc91425382"/>
      <w:r>
        <w:rPr>
          <w:rFonts w:ascii="Times New Roman" w:hAnsi="Times New Roman"/>
          <w:sz w:val="28"/>
          <w:szCs w:val="28"/>
        </w:rPr>
        <w:t>5</w:t>
      </w:r>
      <w:r w:rsidRPr="00885843">
        <w:rPr>
          <w:rFonts w:ascii="Times New Roman" w:eastAsiaTheme="minorEastAsia" w:hAnsi="Times New Roman"/>
          <w:sz w:val="28"/>
          <w:szCs w:val="28"/>
        </w:rPr>
        <w:t xml:space="preserve">.2 </w:t>
      </w:r>
      <w:r w:rsidRPr="00885843">
        <w:rPr>
          <w:rFonts w:ascii="Times New Roman" w:eastAsiaTheme="minorEastAsia" w:hAnsiTheme="minorEastAsia"/>
          <w:sz w:val="28"/>
          <w:szCs w:val="28"/>
        </w:rPr>
        <w:t>实验内容</w:t>
      </w:r>
      <w:bookmarkEnd w:id="30"/>
    </w:p>
    <w:p w14:paraId="42C1B0DB" w14:textId="77777777" w:rsidR="007C72BA" w:rsidRPr="00885843" w:rsidRDefault="007C72BA" w:rsidP="007C72BA">
      <w:pPr>
        <w:snapToGrid w:val="0"/>
        <w:spacing w:afterLines="25" w:after="78"/>
        <w:rPr>
          <w:color w:val="FF0000"/>
          <w:sz w:val="24"/>
        </w:rPr>
      </w:pPr>
      <w:r>
        <w:rPr>
          <w:b/>
          <w:sz w:val="24"/>
        </w:rPr>
        <w:t>5</w:t>
      </w:r>
      <w:r w:rsidRPr="00885843">
        <w:rPr>
          <w:b/>
          <w:sz w:val="24"/>
        </w:rPr>
        <w:t xml:space="preserve">.2.1  </w:t>
      </w:r>
      <w:r w:rsidRPr="00885843">
        <w:rPr>
          <w:rFonts w:hAnsi="宋体"/>
          <w:b/>
          <w:sz w:val="24"/>
        </w:rPr>
        <w:t>源程序改错</w:t>
      </w:r>
      <w:r>
        <w:rPr>
          <w:rFonts w:hAnsi="宋体" w:hint="eastAsia"/>
          <w:b/>
          <w:sz w:val="24"/>
        </w:rPr>
        <w:t>与跟踪调试</w:t>
      </w:r>
      <w:r w:rsidRPr="00885843">
        <w:rPr>
          <w:b/>
          <w:sz w:val="24"/>
        </w:rPr>
        <w:t xml:space="preserve"> </w:t>
      </w:r>
    </w:p>
    <w:p w14:paraId="1BAA976E" w14:textId="77777777" w:rsidR="007C72BA" w:rsidRDefault="007C72BA" w:rsidP="007C72BA">
      <w:pPr>
        <w:spacing w:line="360" w:lineRule="auto"/>
        <w:ind w:firstLine="420"/>
        <w:rPr>
          <w:b/>
          <w:sz w:val="24"/>
        </w:rPr>
      </w:pPr>
      <w:r>
        <w:rPr>
          <w:b/>
          <w:sz w:val="24"/>
        </w:rPr>
        <w:t>1</w:t>
      </w:r>
      <w:r>
        <w:rPr>
          <w:rFonts w:hAnsi="宋体"/>
          <w:b/>
          <w:sz w:val="24"/>
        </w:rPr>
        <w:t>．程序改错</w:t>
      </w:r>
    </w:p>
    <w:p w14:paraId="7A801094" w14:textId="77777777" w:rsidR="007C72BA" w:rsidRPr="005B3202" w:rsidRDefault="007C72BA" w:rsidP="007C72BA">
      <w:pPr>
        <w:spacing w:line="360" w:lineRule="auto"/>
        <w:rPr>
          <w:rFonts w:hAnsi="宋体"/>
          <w:sz w:val="24"/>
        </w:rPr>
      </w:pPr>
      <w:r>
        <w:rPr>
          <w:rFonts w:hAnsi="宋体" w:hint="eastAsia"/>
          <w:sz w:val="24"/>
        </w:rPr>
        <w:tab/>
      </w:r>
      <w:r w:rsidRPr="005B3202">
        <w:rPr>
          <w:rFonts w:hAnsi="宋体" w:hint="eastAsia"/>
          <w:sz w:val="24"/>
        </w:rPr>
        <w:t>在下面所给的源程序中，函数</w:t>
      </w:r>
      <w:proofErr w:type="spellStart"/>
      <w:r w:rsidRPr="005B3202">
        <w:rPr>
          <w:rFonts w:hAnsi="宋体" w:hint="eastAsia"/>
          <w:sz w:val="24"/>
        </w:rPr>
        <w:t>strcate</w:t>
      </w:r>
      <w:proofErr w:type="spellEnd"/>
      <w:r w:rsidRPr="005B3202">
        <w:rPr>
          <w:rFonts w:hAnsi="宋体" w:hint="eastAsia"/>
          <w:sz w:val="24"/>
        </w:rPr>
        <w:t>(</w:t>
      </w:r>
      <w:proofErr w:type="spellStart"/>
      <w:r w:rsidRPr="005B3202">
        <w:rPr>
          <w:rFonts w:hAnsi="宋体" w:hint="eastAsia"/>
          <w:sz w:val="24"/>
        </w:rPr>
        <w:t>t,s</w:t>
      </w:r>
      <w:proofErr w:type="spellEnd"/>
      <w:r w:rsidRPr="005B3202">
        <w:rPr>
          <w:rFonts w:hAnsi="宋体" w:hint="eastAsia"/>
          <w:sz w:val="24"/>
        </w:rPr>
        <w:t>)</w:t>
      </w:r>
      <w:r w:rsidRPr="005B3202">
        <w:rPr>
          <w:rFonts w:hAnsi="宋体" w:hint="eastAsia"/>
          <w:sz w:val="24"/>
        </w:rPr>
        <w:t>的功能是将字符串</w:t>
      </w:r>
      <w:r w:rsidRPr="005B3202">
        <w:rPr>
          <w:rFonts w:hAnsi="宋体" w:hint="eastAsia"/>
          <w:sz w:val="24"/>
        </w:rPr>
        <w:t>s</w:t>
      </w:r>
      <w:r w:rsidRPr="005B3202">
        <w:rPr>
          <w:rFonts w:hAnsi="宋体" w:hint="eastAsia"/>
          <w:sz w:val="24"/>
        </w:rPr>
        <w:t>连接到字符串</w:t>
      </w:r>
      <w:r w:rsidRPr="005B3202">
        <w:rPr>
          <w:rFonts w:hAnsi="宋体" w:hint="eastAsia"/>
          <w:sz w:val="24"/>
        </w:rPr>
        <w:t>t</w:t>
      </w:r>
      <w:r w:rsidRPr="005B3202">
        <w:rPr>
          <w:rFonts w:hAnsi="宋体" w:hint="eastAsia"/>
          <w:sz w:val="24"/>
        </w:rPr>
        <w:t>的尾部；函数</w:t>
      </w:r>
      <w:proofErr w:type="spellStart"/>
      <w:r w:rsidRPr="005B3202">
        <w:rPr>
          <w:rFonts w:hAnsi="宋体" w:hint="eastAsia"/>
          <w:sz w:val="24"/>
        </w:rPr>
        <w:t>strdelc</w:t>
      </w:r>
      <w:proofErr w:type="spellEnd"/>
      <w:r w:rsidRPr="005B3202">
        <w:rPr>
          <w:rFonts w:hAnsi="宋体" w:hint="eastAsia"/>
          <w:sz w:val="24"/>
        </w:rPr>
        <w:t>(</w:t>
      </w:r>
      <w:proofErr w:type="spellStart"/>
      <w:r w:rsidRPr="005B3202">
        <w:rPr>
          <w:rFonts w:hAnsi="宋体" w:hint="eastAsia"/>
          <w:sz w:val="24"/>
        </w:rPr>
        <w:t>s,c</w:t>
      </w:r>
      <w:proofErr w:type="spellEnd"/>
      <w:r w:rsidRPr="005B3202">
        <w:rPr>
          <w:rFonts w:hAnsi="宋体" w:hint="eastAsia"/>
          <w:sz w:val="24"/>
        </w:rPr>
        <w:t>)</w:t>
      </w:r>
      <w:r w:rsidRPr="005B3202">
        <w:rPr>
          <w:rFonts w:hAnsi="宋体" w:hint="eastAsia"/>
          <w:sz w:val="24"/>
        </w:rPr>
        <w:t>的功能是从字符串</w:t>
      </w:r>
      <w:r w:rsidRPr="005B3202">
        <w:rPr>
          <w:rFonts w:hAnsi="宋体" w:hint="eastAsia"/>
          <w:sz w:val="24"/>
        </w:rPr>
        <w:t>s</w:t>
      </w:r>
      <w:r w:rsidRPr="005B3202">
        <w:rPr>
          <w:rFonts w:hAnsi="宋体" w:hint="eastAsia"/>
          <w:sz w:val="24"/>
        </w:rPr>
        <w:t>中删除所有与给定字符</w:t>
      </w:r>
      <w:r w:rsidRPr="005B3202">
        <w:rPr>
          <w:rFonts w:hAnsi="宋体" w:hint="eastAsia"/>
          <w:sz w:val="24"/>
        </w:rPr>
        <w:t>c</w:t>
      </w:r>
      <w:r w:rsidRPr="005B3202">
        <w:rPr>
          <w:rFonts w:hAnsi="宋体" w:hint="eastAsia"/>
          <w:sz w:val="24"/>
        </w:rPr>
        <w:t>相同的字符，程序应该能够输出如下结果：</w:t>
      </w:r>
    </w:p>
    <w:p w14:paraId="1E08F1C2" w14:textId="77777777" w:rsidR="007C72BA" w:rsidRPr="005B3202" w:rsidRDefault="007C72BA" w:rsidP="007C72BA">
      <w:pPr>
        <w:spacing w:line="360" w:lineRule="auto"/>
        <w:ind w:firstLine="420"/>
        <w:rPr>
          <w:rFonts w:hAnsi="宋体"/>
          <w:sz w:val="24"/>
        </w:rPr>
      </w:pPr>
      <w:r w:rsidRPr="005B3202">
        <w:rPr>
          <w:rFonts w:hAnsi="宋体"/>
          <w:sz w:val="24"/>
        </w:rPr>
        <w:t>Programming Language</w:t>
      </w:r>
    </w:p>
    <w:p w14:paraId="582F59D8" w14:textId="77777777" w:rsidR="007C72BA" w:rsidRPr="005B3202" w:rsidRDefault="007C72BA" w:rsidP="007C72BA">
      <w:pPr>
        <w:spacing w:line="360" w:lineRule="auto"/>
        <w:ind w:firstLine="420"/>
        <w:rPr>
          <w:rFonts w:hAnsi="宋体"/>
          <w:sz w:val="24"/>
        </w:rPr>
      </w:pPr>
      <w:proofErr w:type="spellStart"/>
      <w:r w:rsidRPr="005B3202">
        <w:rPr>
          <w:rFonts w:hAnsi="宋体"/>
          <w:sz w:val="24"/>
        </w:rPr>
        <w:t>ProgrammingLanguage</w:t>
      </w:r>
      <w:proofErr w:type="spellEnd"/>
      <w:r w:rsidRPr="005B3202">
        <w:rPr>
          <w:rFonts w:hAnsi="宋体"/>
          <w:sz w:val="24"/>
        </w:rPr>
        <w:t xml:space="preserve"> Language</w:t>
      </w:r>
    </w:p>
    <w:p w14:paraId="2B96A06B" w14:textId="77777777" w:rsidR="007C72BA" w:rsidRPr="005B3202" w:rsidRDefault="007C72BA" w:rsidP="007C72BA">
      <w:pPr>
        <w:spacing w:line="360" w:lineRule="auto"/>
        <w:ind w:firstLine="420"/>
        <w:rPr>
          <w:rFonts w:hAnsi="宋体"/>
          <w:sz w:val="24"/>
        </w:rPr>
      </w:pPr>
      <w:proofErr w:type="spellStart"/>
      <w:r w:rsidRPr="005B3202">
        <w:rPr>
          <w:rFonts w:hAnsi="宋体"/>
          <w:sz w:val="24"/>
        </w:rPr>
        <w:t>ProgramingLnguage</w:t>
      </w:r>
      <w:proofErr w:type="spellEnd"/>
    </w:p>
    <w:p w14:paraId="4C94E064" w14:textId="77777777" w:rsidR="007C72BA" w:rsidRDefault="007C72BA" w:rsidP="007C72BA">
      <w:pPr>
        <w:spacing w:line="360" w:lineRule="auto"/>
        <w:ind w:firstLineChars="200" w:firstLine="480"/>
        <w:rPr>
          <w:rFonts w:hAnsi="宋体"/>
          <w:sz w:val="24"/>
        </w:rPr>
      </w:pPr>
      <w:r w:rsidRPr="005B3202">
        <w:rPr>
          <w:rFonts w:hAnsi="宋体" w:hint="eastAsia"/>
          <w:sz w:val="24"/>
        </w:rPr>
        <w:t>跟踪和分析源程序中存在的问题，排除程序中的各种逻辑错误，使之能够输出正确的结果。</w:t>
      </w:r>
    </w:p>
    <w:p w14:paraId="06714D06" w14:textId="77777777" w:rsidR="007C72BA" w:rsidRPr="000013F5" w:rsidRDefault="007C72BA" w:rsidP="007C72BA">
      <w:pPr>
        <w:spacing w:line="360" w:lineRule="auto"/>
        <w:ind w:firstLineChars="200" w:firstLine="480"/>
        <w:jc w:val="left"/>
        <w:rPr>
          <w:color w:val="000000"/>
          <w:sz w:val="24"/>
          <w:szCs w:val="22"/>
        </w:rPr>
      </w:pPr>
      <w:r w:rsidRPr="000013F5">
        <w:rPr>
          <w:rFonts w:ascii="宋体" w:hAnsi="宋体" w:hint="eastAsia"/>
          <w:color w:val="000000"/>
          <w:sz w:val="24"/>
          <w:szCs w:val="21"/>
        </w:rPr>
        <w:t>/</w:t>
      </w:r>
      <w:r w:rsidRPr="000013F5">
        <w:rPr>
          <w:rFonts w:ascii="宋体" w:hAnsi="宋体"/>
          <w:color w:val="000000"/>
          <w:sz w:val="24"/>
          <w:szCs w:val="21"/>
        </w:rPr>
        <w:t>*</w:t>
      </w:r>
      <w:r w:rsidRPr="000013F5">
        <w:rPr>
          <w:rFonts w:ascii="宋体" w:hAnsi="宋体" w:hint="eastAsia"/>
          <w:color w:val="000000"/>
          <w:sz w:val="24"/>
          <w:szCs w:val="21"/>
        </w:rPr>
        <w:t>实验5-1程序改错与跟踪调试</w:t>
      </w:r>
      <w:proofErr w:type="gramStart"/>
      <w:r w:rsidRPr="000013F5">
        <w:rPr>
          <w:rFonts w:ascii="宋体" w:hAnsi="宋体" w:hint="eastAsia"/>
          <w:color w:val="000000"/>
          <w:sz w:val="24"/>
          <w:szCs w:val="21"/>
        </w:rPr>
        <w:t>题程序</w:t>
      </w:r>
      <w:proofErr w:type="gramEnd"/>
      <w:r w:rsidRPr="000013F5">
        <w:rPr>
          <w:rFonts w:ascii="宋体" w:hAnsi="宋体"/>
          <w:color w:val="000000"/>
          <w:sz w:val="24"/>
          <w:szCs w:val="21"/>
        </w:rPr>
        <w:t>*/</w:t>
      </w:r>
    </w:p>
    <w:p w14:paraId="43A499D9" w14:textId="77777777" w:rsidR="007C72BA" w:rsidRPr="000013F5" w:rsidRDefault="007C72BA" w:rsidP="007C72BA">
      <w:pPr>
        <w:spacing w:line="360" w:lineRule="auto"/>
        <w:ind w:firstLineChars="200" w:firstLine="480"/>
        <w:jc w:val="left"/>
        <w:rPr>
          <w:sz w:val="24"/>
          <w:szCs w:val="22"/>
        </w:rPr>
      </w:pPr>
      <w:r w:rsidRPr="000013F5">
        <w:rPr>
          <w:rFonts w:hint="eastAsia"/>
          <w:sz w:val="24"/>
          <w:szCs w:val="22"/>
        </w:rPr>
        <w:t>#include&lt;stdio.h&gt;</w:t>
      </w:r>
    </w:p>
    <w:p w14:paraId="1CAEFC4A" w14:textId="77777777" w:rsidR="007C72BA" w:rsidRPr="000013F5" w:rsidRDefault="007C72BA" w:rsidP="007C72BA">
      <w:pPr>
        <w:spacing w:line="360" w:lineRule="auto"/>
        <w:ind w:firstLineChars="200" w:firstLine="480"/>
        <w:jc w:val="left"/>
        <w:rPr>
          <w:sz w:val="24"/>
          <w:szCs w:val="22"/>
        </w:rPr>
      </w:pPr>
      <w:r w:rsidRPr="000013F5">
        <w:rPr>
          <w:rFonts w:hint="eastAsia"/>
          <w:sz w:val="24"/>
          <w:szCs w:val="22"/>
        </w:rPr>
        <w:t xml:space="preserve">void </w:t>
      </w:r>
      <w:proofErr w:type="spellStart"/>
      <w:proofErr w:type="gramStart"/>
      <w:r w:rsidRPr="000013F5">
        <w:rPr>
          <w:rFonts w:hint="eastAsia"/>
          <w:sz w:val="24"/>
          <w:szCs w:val="22"/>
        </w:rPr>
        <w:t>strcate</w:t>
      </w:r>
      <w:proofErr w:type="spellEnd"/>
      <w:r w:rsidRPr="000013F5">
        <w:rPr>
          <w:rFonts w:hint="eastAsia"/>
          <w:sz w:val="24"/>
          <w:szCs w:val="22"/>
        </w:rPr>
        <w:t>(</w:t>
      </w:r>
      <w:proofErr w:type="gramEnd"/>
      <w:r w:rsidRPr="000013F5">
        <w:rPr>
          <w:rFonts w:hint="eastAsia"/>
          <w:sz w:val="24"/>
          <w:szCs w:val="22"/>
        </w:rPr>
        <w:t>char [],char []);</w:t>
      </w:r>
    </w:p>
    <w:p w14:paraId="0011704A" w14:textId="77777777" w:rsidR="007C72BA" w:rsidRPr="000013F5" w:rsidRDefault="007C72BA" w:rsidP="007C72BA">
      <w:pPr>
        <w:spacing w:line="360" w:lineRule="auto"/>
        <w:ind w:firstLineChars="200" w:firstLine="480"/>
        <w:jc w:val="left"/>
        <w:rPr>
          <w:sz w:val="24"/>
          <w:szCs w:val="22"/>
        </w:rPr>
      </w:pPr>
      <w:r w:rsidRPr="000013F5">
        <w:rPr>
          <w:rFonts w:hint="eastAsia"/>
          <w:sz w:val="24"/>
          <w:szCs w:val="22"/>
        </w:rPr>
        <w:t>v</w:t>
      </w:r>
      <w:r w:rsidRPr="000013F5">
        <w:rPr>
          <w:sz w:val="24"/>
          <w:szCs w:val="22"/>
        </w:rPr>
        <w:t xml:space="preserve">oid </w:t>
      </w:r>
      <w:proofErr w:type="spellStart"/>
      <w:proofErr w:type="gramStart"/>
      <w:r w:rsidRPr="000013F5">
        <w:rPr>
          <w:sz w:val="24"/>
          <w:szCs w:val="22"/>
        </w:rPr>
        <w:t>strdelc</w:t>
      </w:r>
      <w:proofErr w:type="spellEnd"/>
      <w:r w:rsidRPr="000013F5">
        <w:rPr>
          <w:sz w:val="24"/>
          <w:szCs w:val="22"/>
        </w:rPr>
        <w:t>(</w:t>
      </w:r>
      <w:proofErr w:type="gramEnd"/>
      <w:r w:rsidRPr="000013F5">
        <w:rPr>
          <w:sz w:val="24"/>
          <w:szCs w:val="22"/>
        </w:rPr>
        <w:t>char [],char );</w:t>
      </w:r>
    </w:p>
    <w:p w14:paraId="380D6C59" w14:textId="77777777" w:rsidR="007C72BA" w:rsidRPr="000013F5" w:rsidRDefault="007C72BA" w:rsidP="007C72BA">
      <w:pPr>
        <w:spacing w:line="360" w:lineRule="auto"/>
        <w:ind w:firstLineChars="200" w:firstLine="480"/>
        <w:jc w:val="left"/>
        <w:rPr>
          <w:sz w:val="24"/>
          <w:szCs w:val="22"/>
        </w:rPr>
      </w:pPr>
      <w:r w:rsidRPr="000013F5">
        <w:rPr>
          <w:rFonts w:hint="eastAsia"/>
          <w:sz w:val="24"/>
          <w:szCs w:val="22"/>
        </w:rPr>
        <w:t>int main(void)</w:t>
      </w:r>
    </w:p>
    <w:p w14:paraId="76026547" w14:textId="77777777" w:rsidR="007C72BA" w:rsidRPr="000013F5" w:rsidRDefault="007C72BA" w:rsidP="007C72BA">
      <w:pPr>
        <w:spacing w:line="360" w:lineRule="auto"/>
        <w:ind w:firstLineChars="200" w:firstLine="480"/>
        <w:jc w:val="left"/>
        <w:rPr>
          <w:sz w:val="24"/>
          <w:szCs w:val="22"/>
        </w:rPr>
      </w:pPr>
      <w:r w:rsidRPr="000013F5">
        <w:rPr>
          <w:rFonts w:hint="eastAsia"/>
          <w:sz w:val="24"/>
          <w:szCs w:val="22"/>
        </w:rPr>
        <w:t>{</w:t>
      </w:r>
    </w:p>
    <w:p w14:paraId="54F43F31" w14:textId="77777777" w:rsidR="007C72BA" w:rsidRPr="000013F5" w:rsidRDefault="007C72BA" w:rsidP="007C72BA">
      <w:pPr>
        <w:spacing w:line="360" w:lineRule="auto"/>
        <w:ind w:left="780" w:firstLineChars="200" w:firstLine="480"/>
        <w:jc w:val="left"/>
        <w:rPr>
          <w:sz w:val="24"/>
          <w:szCs w:val="22"/>
        </w:rPr>
      </w:pPr>
      <w:r w:rsidRPr="000013F5">
        <w:rPr>
          <w:rFonts w:hint="eastAsia"/>
          <w:sz w:val="24"/>
          <w:szCs w:val="22"/>
        </w:rPr>
        <w:t xml:space="preserve">char </w:t>
      </w:r>
      <w:proofErr w:type="gramStart"/>
      <w:r w:rsidRPr="000013F5">
        <w:rPr>
          <w:rFonts w:hint="eastAsia"/>
          <w:sz w:val="24"/>
          <w:szCs w:val="22"/>
        </w:rPr>
        <w:t>a[</w:t>
      </w:r>
      <w:proofErr w:type="gramEnd"/>
      <w:r w:rsidRPr="000013F5">
        <w:rPr>
          <w:rFonts w:hint="eastAsia"/>
          <w:sz w:val="24"/>
          <w:szCs w:val="22"/>
        </w:rPr>
        <w:t>]="</w:t>
      </w:r>
      <w:r w:rsidRPr="000013F5">
        <w:rPr>
          <w:sz w:val="24"/>
          <w:szCs w:val="22"/>
        </w:rPr>
        <w:t>Language</w:t>
      </w:r>
      <w:r w:rsidRPr="000013F5">
        <w:rPr>
          <w:rFonts w:hint="eastAsia"/>
          <w:sz w:val="24"/>
          <w:szCs w:val="22"/>
        </w:rPr>
        <w:t>",</w:t>
      </w:r>
      <w:r w:rsidRPr="000013F5">
        <w:rPr>
          <w:sz w:val="24"/>
          <w:szCs w:val="22"/>
        </w:rPr>
        <w:t xml:space="preserve"> </w:t>
      </w:r>
      <w:r w:rsidRPr="000013F5">
        <w:rPr>
          <w:rFonts w:hint="eastAsia"/>
          <w:sz w:val="24"/>
          <w:szCs w:val="22"/>
        </w:rPr>
        <w:t>b[]="</w:t>
      </w:r>
      <w:r w:rsidRPr="000013F5">
        <w:rPr>
          <w:sz w:val="24"/>
          <w:szCs w:val="22"/>
        </w:rPr>
        <w:t>Programming</w:t>
      </w:r>
      <w:r w:rsidRPr="000013F5">
        <w:rPr>
          <w:rFonts w:hint="eastAsia"/>
          <w:sz w:val="24"/>
          <w:szCs w:val="22"/>
        </w:rPr>
        <w:t>";</w:t>
      </w:r>
    </w:p>
    <w:p w14:paraId="392911F1" w14:textId="77777777" w:rsidR="007C72BA" w:rsidRPr="000013F5" w:rsidRDefault="007C72BA" w:rsidP="007C72BA">
      <w:pPr>
        <w:spacing w:line="360" w:lineRule="auto"/>
        <w:ind w:firstLineChars="200" w:firstLine="480"/>
        <w:jc w:val="left"/>
        <w:rPr>
          <w:sz w:val="24"/>
          <w:szCs w:val="22"/>
        </w:rPr>
      </w:pPr>
      <w:r w:rsidRPr="000013F5">
        <w:rPr>
          <w:sz w:val="24"/>
          <w:szCs w:val="22"/>
        </w:rPr>
        <w:tab/>
      </w:r>
      <w:r w:rsidRPr="000013F5">
        <w:rPr>
          <w:sz w:val="24"/>
          <w:szCs w:val="22"/>
        </w:rPr>
        <w:tab/>
      </w:r>
      <w:proofErr w:type="spellStart"/>
      <w:proofErr w:type="gramStart"/>
      <w:r w:rsidRPr="000013F5">
        <w:rPr>
          <w:sz w:val="24"/>
          <w:szCs w:val="22"/>
        </w:rPr>
        <w:t>printf</w:t>
      </w:r>
      <w:proofErr w:type="spellEnd"/>
      <w:r w:rsidRPr="000013F5">
        <w:rPr>
          <w:sz w:val="24"/>
          <w:szCs w:val="22"/>
        </w:rPr>
        <w:t>(</w:t>
      </w:r>
      <w:proofErr w:type="gramEnd"/>
      <w:r w:rsidRPr="000013F5">
        <w:rPr>
          <w:rFonts w:hint="eastAsia"/>
          <w:sz w:val="24"/>
          <w:szCs w:val="22"/>
        </w:rPr>
        <w:t>"</w:t>
      </w:r>
      <w:r w:rsidRPr="000013F5">
        <w:rPr>
          <w:sz w:val="24"/>
          <w:szCs w:val="22"/>
        </w:rPr>
        <w:t>%s %s\n</w:t>
      </w:r>
      <w:r w:rsidRPr="000013F5">
        <w:rPr>
          <w:rFonts w:hint="eastAsia"/>
          <w:sz w:val="24"/>
          <w:szCs w:val="22"/>
        </w:rPr>
        <w:t>"</w:t>
      </w:r>
      <w:r w:rsidRPr="000013F5">
        <w:rPr>
          <w:sz w:val="24"/>
          <w:szCs w:val="22"/>
        </w:rPr>
        <w:t xml:space="preserve">, </w:t>
      </w:r>
      <w:proofErr w:type="spellStart"/>
      <w:r w:rsidRPr="000013F5">
        <w:rPr>
          <w:sz w:val="24"/>
          <w:szCs w:val="22"/>
        </w:rPr>
        <w:t>b,a</w:t>
      </w:r>
      <w:proofErr w:type="spellEnd"/>
      <w:r w:rsidRPr="000013F5">
        <w:rPr>
          <w:sz w:val="24"/>
          <w:szCs w:val="22"/>
        </w:rPr>
        <w:t>);</w:t>
      </w:r>
    </w:p>
    <w:p w14:paraId="77A22DE7" w14:textId="77777777" w:rsidR="007C72BA" w:rsidRPr="000013F5" w:rsidRDefault="007C72BA" w:rsidP="007C72BA">
      <w:pPr>
        <w:spacing w:line="360" w:lineRule="auto"/>
        <w:ind w:left="780" w:firstLineChars="200" w:firstLine="480"/>
        <w:jc w:val="left"/>
        <w:rPr>
          <w:sz w:val="24"/>
          <w:szCs w:val="22"/>
        </w:rPr>
      </w:pPr>
      <w:r w:rsidRPr="000013F5">
        <w:rPr>
          <w:rFonts w:hint="eastAsia"/>
          <w:sz w:val="24"/>
          <w:szCs w:val="22"/>
          <w:lang w:val="pt-BR"/>
        </w:rPr>
        <w:lastRenderedPageBreak/>
        <w:t>strcat</w:t>
      </w:r>
      <w:r w:rsidRPr="000013F5">
        <w:rPr>
          <w:sz w:val="24"/>
          <w:szCs w:val="22"/>
          <w:lang w:val="pt-BR"/>
        </w:rPr>
        <w:t>e</w:t>
      </w:r>
      <w:r w:rsidRPr="000013F5">
        <w:rPr>
          <w:rFonts w:hint="eastAsia"/>
          <w:sz w:val="24"/>
          <w:szCs w:val="22"/>
          <w:lang w:val="pt-BR"/>
        </w:rPr>
        <w:t>(b,a);</w:t>
      </w:r>
      <w:r w:rsidRPr="000013F5">
        <w:rPr>
          <w:sz w:val="24"/>
          <w:szCs w:val="22"/>
          <w:lang w:val="pt-BR"/>
        </w:rPr>
        <w:tab/>
      </w:r>
      <w:r w:rsidRPr="000013F5">
        <w:rPr>
          <w:rFonts w:hint="eastAsia"/>
          <w:sz w:val="24"/>
          <w:szCs w:val="22"/>
          <w:lang w:val="pt-BR"/>
        </w:rPr>
        <w:t>printf("%s</w:t>
      </w:r>
      <w:r w:rsidRPr="000013F5">
        <w:rPr>
          <w:sz w:val="24"/>
          <w:szCs w:val="22"/>
          <w:lang w:val="pt-BR"/>
        </w:rPr>
        <w:t xml:space="preserve"> %s</w:t>
      </w:r>
      <w:r w:rsidRPr="000013F5">
        <w:rPr>
          <w:rFonts w:hint="eastAsia"/>
          <w:sz w:val="24"/>
          <w:szCs w:val="22"/>
          <w:lang w:val="pt-BR"/>
        </w:rPr>
        <w:t>\n",</w:t>
      </w:r>
      <w:r w:rsidRPr="000013F5">
        <w:rPr>
          <w:sz w:val="24"/>
          <w:szCs w:val="22"/>
          <w:lang w:val="pt-BR"/>
        </w:rPr>
        <w:t>b,</w:t>
      </w:r>
      <w:r w:rsidRPr="000013F5">
        <w:rPr>
          <w:rFonts w:hint="eastAsia"/>
          <w:sz w:val="24"/>
          <w:szCs w:val="22"/>
          <w:lang w:val="pt-BR"/>
        </w:rPr>
        <w:t>a);</w:t>
      </w:r>
    </w:p>
    <w:p w14:paraId="23C7F194" w14:textId="77777777" w:rsidR="007C72BA" w:rsidRPr="000013F5" w:rsidRDefault="007C72BA" w:rsidP="007C72BA">
      <w:pPr>
        <w:spacing w:line="360" w:lineRule="auto"/>
        <w:ind w:firstLineChars="200" w:firstLine="480"/>
        <w:jc w:val="left"/>
        <w:rPr>
          <w:sz w:val="24"/>
          <w:szCs w:val="22"/>
          <w:lang w:val="pt-BR"/>
        </w:rPr>
      </w:pPr>
      <w:r w:rsidRPr="000013F5">
        <w:rPr>
          <w:sz w:val="24"/>
          <w:szCs w:val="22"/>
          <w:lang w:val="pt-BR"/>
        </w:rPr>
        <w:tab/>
      </w:r>
      <w:r w:rsidRPr="000013F5">
        <w:rPr>
          <w:sz w:val="24"/>
          <w:szCs w:val="22"/>
          <w:lang w:val="pt-BR"/>
        </w:rPr>
        <w:tab/>
        <w:t>strdelc(b,</w:t>
      </w:r>
      <w:r w:rsidRPr="000013F5">
        <w:rPr>
          <w:rFonts w:hint="eastAsia"/>
          <w:sz w:val="24"/>
          <w:szCs w:val="22"/>
        </w:rPr>
        <w:t xml:space="preserve"> </w:t>
      </w:r>
      <w:r w:rsidRPr="000013F5">
        <w:rPr>
          <w:sz w:val="24"/>
          <w:szCs w:val="22"/>
        </w:rPr>
        <w:t>'a'</w:t>
      </w:r>
      <w:r w:rsidRPr="000013F5">
        <w:rPr>
          <w:sz w:val="24"/>
          <w:szCs w:val="22"/>
          <w:lang w:val="pt-BR"/>
        </w:rPr>
        <w:t>);</w:t>
      </w:r>
      <w:r w:rsidRPr="000013F5">
        <w:rPr>
          <w:sz w:val="24"/>
          <w:szCs w:val="22"/>
          <w:lang w:val="pt-BR"/>
        </w:rPr>
        <w:tab/>
        <w:t>printf(</w:t>
      </w:r>
      <w:r w:rsidRPr="000013F5">
        <w:rPr>
          <w:rFonts w:hint="eastAsia"/>
          <w:sz w:val="24"/>
          <w:szCs w:val="22"/>
          <w:lang w:val="pt-BR"/>
        </w:rPr>
        <w:t>"</w:t>
      </w:r>
      <w:r w:rsidRPr="000013F5">
        <w:rPr>
          <w:sz w:val="24"/>
          <w:szCs w:val="22"/>
          <w:lang w:val="pt-BR"/>
        </w:rPr>
        <w:t>%s</w:t>
      </w:r>
      <w:r w:rsidRPr="000013F5">
        <w:rPr>
          <w:rFonts w:hint="eastAsia"/>
          <w:sz w:val="24"/>
          <w:szCs w:val="22"/>
        </w:rPr>
        <w:t>\</w:t>
      </w:r>
      <w:r w:rsidRPr="000013F5">
        <w:rPr>
          <w:sz w:val="24"/>
          <w:szCs w:val="22"/>
          <w:lang w:val="pt-BR"/>
        </w:rPr>
        <w:t>n</w:t>
      </w:r>
      <w:r w:rsidRPr="000013F5">
        <w:rPr>
          <w:rFonts w:hint="eastAsia"/>
          <w:sz w:val="24"/>
          <w:szCs w:val="22"/>
          <w:lang w:val="pt-BR"/>
        </w:rPr>
        <w:t>"</w:t>
      </w:r>
      <w:r w:rsidRPr="000013F5">
        <w:rPr>
          <w:sz w:val="24"/>
          <w:szCs w:val="22"/>
          <w:lang w:val="pt-BR"/>
        </w:rPr>
        <w:t>,b);</w:t>
      </w:r>
    </w:p>
    <w:p w14:paraId="488B7B94" w14:textId="77777777" w:rsidR="007C72BA" w:rsidRPr="000013F5" w:rsidRDefault="007C72BA" w:rsidP="007C72BA">
      <w:pPr>
        <w:spacing w:line="360" w:lineRule="auto"/>
        <w:ind w:left="780" w:firstLineChars="200" w:firstLine="480"/>
        <w:jc w:val="left"/>
        <w:rPr>
          <w:sz w:val="24"/>
          <w:szCs w:val="22"/>
          <w:lang w:val="pt-BR"/>
        </w:rPr>
      </w:pPr>
      <w:r w:rsidRPr="000013F5">
        <w:rPr>
          <w:rFonts w:hint="eastAsia"/>
          <w:sz w:val="24"/>
          <w:szCs w:val="22"/>
        </w:rPr>
        <w:t>return 0;</w:t>
      </w:r>
    </w:p>
    <w:p w14:paraId="2A10BB2D" w14:textId="77777777" w:rsidR="007C72BA" w:rsidRPr="000013F5" w:rsidRDefault="007C72BA" w:rsidP="007C72BA">
      <w:pPr>
        <w:spacing w:line="360" w:lineRule="auto"/>
        <w:ind w:firstLineChars="200" w:firstLine="480"/>
        <w:jc w:val="left"/>
        <w:rPr>
          <w:sz w:val="24"/>
          <w:szCs w:val="22"/>
        </w:rPr>
      </w:pPr>
      <w:r w:rsidRPr="000013F5">
        <w:rPr>
          <w:rFonts w:hint="eastAsia"/>
          <w:sz w:val="24"/>
          <w:szCs w:val="22"/>
        </w:rPr>
        <w:t>}</w:t>
      </w:r>
    </w:p>
    <w:p w14:paraId="5EE98217" w14:textId="77777777" w:rsidR="007C72BA" w:rsidRPr="000013F5" w:rsidRDefault="007C72BA" w:rsidP="007C72BA">
      <w:pPr>
        <w:spacing w:line="360" w:lineRule="auto"/>
        <w:ind w:firstLineChars="200" w:firstLine="480"/>
        <w:jc w:val="left"/>
        <w:rPr>
          <w:sz w:val="24"/>
          <w:szCs w:val="22"/>
        </w:rPr>
      </w:pPr>
      <w:r w:rsidRPr="000013F5">
        <w:rPr>
          <w:rFonts w:hint="eastAsia"/>
          <w:sz w:val="24"/>
          <w:szCs w:val="22"/>
        </w:rPr>
        <w:t xml:space="preserve">void </w:t>
      </w:r>
      <w:proofErr w:type="spellStart"/>
      <w:proofErr w:type="gramStart"/>
      <w:r w:rsidRPr="000013F5">
        <w:rPr>
          <w:rFonts w:hint="eastAsia"/>
          <w:sz w:val="24"/>
          <w:szCs w:val="22"/>
        </w:rPr>
        <w:t>strcat</w:t>
      </w:r>
      <w:r w:rsidRPr="000013F5">
        <w:rPr>
          <w:sz w:val="24"/>
          <w:szCs w:val="22"/>
        </w:rPr>
        <w:t>e</w:t>
      </w:r>
      <w:proofErr w:type="spellEnd"/>
      <w:r w:rsidRPr="000013F5">
        <w:rPr>
          <w:rFonts w:hint="eastAsia"/>
          <w:sz w:val="24"/>
          <w:szCs w:val="22"/>
        </w:rPr>
        <w:t>(</w:t>
      </w:r>
      <w:proofErr w:type="gramEnd"/>
      <w:r w:rsidRPr="000013F5">
        <w:rPr>
          <w:rFonts w:hint="eastAsia"/>
          <w:sz w:val="24"/>
          <w:szCs w:val="22"/>
        </w:rPr>
        <w:t xml:space="preserve">char </w:t>
      </w:r>
      <w:r w:rsidRPr="000013F5">
        <w:rPr>
          <w:sz w:val="24"/>
          <w:szCs w:val="22"/>
        </w:rPr>
        <w:t>t</w:t>
      </w:r>
      <w:r w:rsidRPr="000013F5">
        <w:rPr>
          <w:rFonts w:hint="eastAsia"/>
          <w:sz w:val="24"/>
          <w:szCs w:val="22"/>
        </w:rPr>
        <w:t xml:space="preserve">[],char </w:t>
      </w:r>
      <w:r w:rsidRPr="000013F5">
        <w:rPr>
          <w:sz w:val="24"/>
          <w:szCs w:val="22"/>
        </w:rPr>
        <w:t>s</w:t>
      </w:r>
      <w:r w:rsidRPr="000013F5">
        <w:rPr>
          <w:rFonts w:hint="eastAsia"/>
          <w:sz w:val="24"/>
          <w:szCs w:val="22"/>
        </w:rPr>
        <w:t>[])</w:t>
      </w:r>
    </w:p>
    <w:p w14:paraId="3F3096E7" w14:textId="77777777" w:rsidR="007C72BA" w:rsidRPr="000013F5" w:rsidRDefault="007C72BA" w:rsidP="007C72BA">
      <w:pPr>
        <w:spacing w:line="360" w:lineRule="auto"/>
        <w:ind w:firstLineChars="200" w:firstLine="480"/>
        <w:jc w:val="left"/>
        <w:rPr>
          <w:sz w:val="24"/>
          <w:szCs w:val="22"/>
        </w:rPr>
      </w:pPr>
      <w:r w:rsidRPr="000013F5">
        <w:rPr>
          <w:rFonts w:hint="eastAsia"/>
          <w:sz w:val="24"/>
          <w:szCs w:val="22"/>
        </w:rPr>
        <w:t>{</w:t>
      </w:r>
    </w:p>
    <w:p w14:paraId="461A00FF" w14:textId="77777777" w:rsidR="007C72BA" w:rsidRPr="000013F5" w:rsidRDefault="007C72BA" w:rsidP="007C72BA">
      <w:pPr>
        <w:spacing w:line="360" w:lineRule="auto"/>
        <w:ind w:left="780" w:firstLineChars="200" w:firstLine="480"/>
        <w:jc w:val="left"/>
        <w:rPr>
          <w:sz w:val="24"/>
          <w:szCs w:val="22"/>
        </w:rPr>
      </w:pPr>
      <w:r w:rsidRPr="000013F5">
        <w:rPr>
          <w:rFonts w:hint="eastAsia"/>
          <w:sz w:val="24"/>
          <w:szCs w:val="22"/>
        </w:rPr>
        <w:t xml:space="preserve">int </w:t>
      </w:r>
      <w:proofErr w:type="spellStart"/>
      <w:r w:rsidRPr="000013F5">
        <w:rPr>
          <w:rFonts w:hint="eastAsia"/>
          <w:sz w:val="24"/>
          <w:szCs w:val="22"/>
        </w:rPr>
        <w:t>i</w:t>
      </w:r>
      <w:proofErr w:type="spellEnd"/>
      <w:r w:rsidRPr="000013F5">
        <w:rPr>
          <w:rFonts w:hint="eastAsia"/>
          <w:sz w:val="24"/>
          <w:szCs w:val="22"/>
        </w:rPr>
        <w:t xml:space="preserve"> = </w:t>
      </w:r>
      <w:proofErr w:type="gramStart"/>
      <w:r w:rsidRPr="000013F5">
        <w:rPr>
          <w:rFonts w:hint="eastAsia"/>
          <w:sz w:val="24"/>
          <w:szCs w:val="22"/>
        </w:rPr>
        <w:t xml:space="preserve">0, </w:t>
      </w:r>
      <w:r w:rsidRPr="000013F5">
        <w:rPr>
          <w:sz w:val="24"/>
          <w:szCs w:val="22"/>
        </w:rPr>
        <w:t xml:space="preserve"> </w:t>
      </w:r>
      <w:r w:rsidRPr="000013F5">
        <w:rPr>
          <w:rFonts w:hint="eastAsia"/>
          <w:sz w:val="24"/>
          <w:szCs w:val="22"/>
        </w:rPr>
        <w:t>j</w:t>
      </w:r>
      <w:proofErr w:type="gramEnd"/>
      <w:r w:rsidRPr="000013F5">
        <w:rPr>
          <w:sz w:val="24"/>
          <w:szCs w:val="22"/>
        </w:rPr>
        <w:t xml:space="preserve"> = 0</w:t>
      </w:r>
      <w:r w:rsidRPr="000013F5">
        <w:rPr>
          <w:rFonts w:hint="eastAsia"/>
          <w:sz w:val="24"/>
          <w:szCs w:val="22"/>
        </w:rPr>
        <w:t>;</w:t>
      </w:r>
    </w:p>
    <w:p w14:paraId="6EA511BF" w14:textId="77777777" w:rsidR="007C72BA" w:rsidRPr="000013F5" w:rsidRDefault="007C72BA" w:rsidP="007C72BA">
      <w:pPr>
        <w:spacing w:line="360" w:lineRule="auto"/>
        <w:ind w:left="1200" w:firstLineChars="25" w:firstLine="60"/>
        <w:jc w:val="left"/>
        <w:rPr>
          <w:sz w:val="24"/>
          <w:szCs w:val="22"/>
        </w:rPr>
      </w:pPr>
      <w:r w:rsidRPr="000013F5">
        <w:rPr>
          <w:rFonts w:hint="eastAsia"/>
          <w:sz w:val="24"/>
          <w:szCs w:val="22"/>
        </w:rPr>
        <w:t>while(</w:t>
      </w:r>
      <w:r w:rsidRPr="000013F5">
        <w:rPr>
          <w:sz w:val="24"/>
          <w:szCs w:val="22"/>
        </w:rPr>
        <w:t>t</w:t>
      </w:r>
      <w:r w:rsidRPr="000013F5">
        <w:rPr>
          <w:rFonts w:hint="eastAsia"/>
          <w:sz w:val="24"/>
          <w:szCs w:val="22"/>
        </w:rPr>
        <w:t>[</w:t>
      </w:r>
      <w:proofErr w:type="spellStart"/>
      <w:r w:rsidRPr="000013F5">
        <w:rPr>
          <w:rFonts w:hint="eastAsia"/>
          <w:sz w:val="24"/>
          <w:szCs w:val="22"/>
        </w:rPr>
        <w:t>i</w:t>
      </w:r>
      <w:proofErr w:type="spellEnd"/>
      <w:r w:rsidRPr="000013F5">
        <w:rPr>
          <w:rFonts w:hint="eastAsia"/>
          <w:sz w:val="24"/>
          <w:szCs w:val="22"/>
        </w:rPr>
        <w:t>++]</w:t>
      </w:r>
      <w:proofErr w:type="gramStart"/>
      <w:r w:rsidRPr="000013F5">
        <w:rPr>
          <w:rFonts w:hint="eastAsia"/>
          <w:sz w:val="24"/>
          <w:szCs w:val="22"/>
        </w:rPr>
        <w:t>) ;</w:t>
      </w:r>
      <w:proofErr w:type="gramEnd"/>
    </w:p>
    <w:p w14:paraId="4DA6C7CB" w14:textId="77777777" w:rsidR="007C72BA" w:rsidRPr="000013F5" w:rsidRDefault="007C72BA" w:rsidP="007C72BA">
      <w:pPr>
        <w:spacing w:line="360" w:lineRule="auto"/>
        <w:ind w:left="1200" w:firstLineChars="25" w:firstLine="60"/>
        <w:jc w:val="left"/>
        <w:rPr>
          <w:sz w:val="24"/>
          <w:szCs w:val="22"/>
        </w:rPr>
      </w:pPr>
      <w:r w:rsidRPr="000013F5">
        <w:rPr>
          <w:sz w:val="24"/>
          <w:szCs w:val="22"/>
        </w:rPr>
        <w:t>while((t[</w:t>
      </w:r>
      <w:proofErr w:type="spellStart"/>
      <w:r w:rsidRPr="000013F5">
        <w:rPr>
          <w:sz w:val="24"/>
          <w:szCs w:val="22"/>
        </w:rPr>
        <w:t>i</w:t>
      </w:r>
      <w:proofErr w:type="spellEnd"/>
      <w:r w:rsidRPr="000013F5">
        <w:rPr>
          <w:sz w:val="24"/>
          <w:szCs w:val="22"/>
        </w:rPr>
        <w:t>++] = s[</w:t>
      </w:r>
      <w:proofErr w:type="spellStart"/>
      <w:r w:rsidRPr="000013F5">
        <w:rPr>
          <w:sz w:val="24"/>
          <w:szCs w:val="22"/>
        </w:rPr>
        <w:t>j++</w:t>
      </w:r>
      <w:proofErr w:type="spellEnd"/>
      <w:proofErr w:type="gramStart"/>
      <w:r w:rsidRPr="000013F5">
        <w:rPr>
          <w:sz w:val="24"/>
          <w:szCs w:val="22"/>
        </w:rPr>
        <w:t xml:space="preserve">] </w:t>
      </w:r>
      <w:r w:rsidRPr="000013F5">
        <w:rPr>
          <w:rFonts w:hint="eastAsia"/>
          <w:sz w:val="24"/>
          <w:szCs w:val="22"/>
        </w:rPr>
        <w:t>)</w:t>
      </w:r>
      <w:r w:rsidRPr="000013F5">
        <w:rPr>
          <w:sz w:val="24"/>
          <w:szCs w:val="22"/>
        </w:rPr>
        <w:t>!=</w:t>
      </w:r>
      <w:proofErr w:type="gramEnd"/>
      <w:r w:rsidRPr="000013F5">
        <w:rPr>
          <w:sz w:val="24"/>
          <w:szCs w:val="22"/>
        </w:rPr>
        <w:t xml:space="preserve"> '\0');</w:t>
      </w:r>
    </w:p>
    <w:p w14:paraId="124B96E2" w14:textId="77777777" w:rsidR="007C72BA" w:rsidRPr="000013F5" w:rsidRDefault="007C72BA" w:rsidP="007C72BA">
      <w:pPr>
        <w:spacing w:line="360" w:lineRule="auto"/>
        <w:ind w:firstLineChars="200" w:firstLine="480"/>
        <w:jc w:val="left"/>
        <w:rPr>
          <w:sz w:val="24"/>
          <w:szCs w:val="22"/>
        </w:rPr>
      </w:pPr>
      <w:r w:rsidRPr="000013F5">
        <w:rPr>
          <w:rFonts w:hint="eastAsia"/>
          <w:sz w:val="24"/>
          <w:szCs w:val="22"/>
        </w:rPr>
        <w:t>}</w:t>
      </w:r>
    </w:p>
    <w:p w14:paraId="78E8114C" w14:textId="77777777" w:rsidR="007C72BA" w:rsidRPr="000013F5" w:rsidRDefault="007C72BA" w:rsidP="007C72BA">
      <w:pPr>
        <w:spacing w:line="360" w:lineRule="auto"/>
        <w:ind w:firstLineChars="200" w:firstLine="480"/>
        <w:jc w:val="left"/>
        <w:rPr>
          <w:sz w:val="24"/>
          <w:szCs w:val="22"/>
        </w:rPr>
      </w:pPr>
      <w:r w:rsidRPr="000013F5">
        <w:rPr>
          <w:sz w:val="24"/>
          <w:szCs w:val="22"/>
        </w:rPr>
        <w:t>v</w:t>
      </w:r>
      <w:r w:rsidRPr="000013F5">
        <w:rPr>
          <w:rFonts w:hint="eastAsia"/>
          <w:sz w:val="24"/>
          <w:szCs w:val="22"/>
        </w:rPr>
        <w:t>oid</w:t>
      </w:r>
      <w:r w:rsidRPr="000013F5">
        <w:rPr>
          <w:sz w:val="24"/>
          <w:szCs w:val="22"/>
        </w:rPr>
        <w:t xml:space="preserve"> </w:t>
      </w:r>
      <w:proofErr w:type="spellStart"/>
      <w:proofErr w:type="gramStart"/>
      <w:r w:rsidRPr="000013F5">
        <w:rPr>
          <w:sz w:val="24"/>
          <w:szCs w:val="22"/>
        </w:rPr>
        <w:t>strdelc</w:t>
      </w:r>
      <w:proofErr w:type="spellEnd"/>
      <w:r w:rsidRPr="000013F5">
        <w:rPr>
          <w:sz w:val="24"/>
          <w:szCs w:val="22"/>
        </w:rPr>
        <w:t>(</w:t>
      </w:r>
      <w:proofErr w:type="gramEnd"/>
      <w:r w:rsidRPr="000013F5">
        <w:rPr>
          <w:sz w:val="24"/>
          <w:szCs w:val="22"/>
        </w:rPr>
        <w:t>char s[], char c)</w:t>
      </w:r>
    </w:p>
    <w:p w14:paraId="79EC8F76" w14:textId="77777777" w:rsidR="007C72BA" w:rsidRPr="000013F5" w:rsidRDefault="007C72BA" w:rsidP="007C72BA">
      <w:pPr>
        <w:spacing w:line="360" w:lineRule="auto"/>
        <w:ind w:firstLineChars="200" w:firstLine="480"/>
        <w:jc w:val="left"/>
        <w:rPr>
          <w:sz w:val="24"/>
          <w:szCs w:val="22"/>
        </w:rPr>
      </w:pPr>
      <w:r w:rsidRPr="000013F5">
        <w:rPr>
          <w:sz w:val="24"/>
          <w:szCs w:val="22"/>
        </w:rPr>
        <w:t>{</w:t>
      </w:r>
    </w:p>
    <w:p w14:paraId="03488FA4" w14:textId="77777777" w:rsidR="007C72BA" w:rsidRPr="000013F5" w:rsidRDefault="007C72BA" w:rsidP="007C72BA">
      <w:pPr>
        <w:spacing w:line="360" w:lineRule="auto"/>
        <w:ind w:firstLineChars="200" w:firstLine="480"/>
        <w:jc w:val="left"/>
        <w:rPr>
          <w:sz w:val="24"/>
          <w:szCs w:val="22"/>
        </w:rPr>
      </w:pPr>
      <w:r w:rsidRPr="000013F5">
        <w:rPr>
          <w:sz w:val="24"/>
          <w:szCs w:val="22"/>
        </w:rPr>
        <w:tab/>
      </w:r>
      <w:r w:rsidRPr="000013F5">
        <w:rPr>
          <w:sz w:val="24"/>
          <w:szCs w:val="22"/>
        </w:rPr>
        <w:tab/>
        <w:t xml:space="preserve">int </w:t>
      </w:r>
      <w:proofErr w:type="spellStart"/>
      <w:proofErr w:type="gramStart"/>
      <w:r w:rsidRPr="000013F5">
        <w:rPr>
          <w:sz w:val="24"/>
          <w:szCs w:val="22"/>
        </w:rPr>
        <w:t>j,k</w:t>
      </w:r>
      <w:proofErr w:type="spellEnd"/>
      <w:proofErr w:type="gramEnd"/>
      <w:r w:rsidRPr="000013F5">
        <w:rPr>
          <w:sz w:val="24"/>
          <w:szCs w:val="22"/>
        </w:rPr>
        <w:t>;</w:t>
      </w:r>
    </w:p>
    <w:p w14:paraId="11BB3E1A" w14:textId="77777777" w:rsidR="007C72BA" w:rsidRPr="000013F5" w:rsidRDefault="007C72BA" w:rsidP="007C72BA">
      <w:pPr>
        <w:spacing w:line="360" w:lineRule="auto"/>
        <w:ind w:firstLineChars="200" w:firstLine="480"/>
        <w:jc w:val="left"/>
        <w:rPr>
          <w:sz w:val="24"/>
          <w:szCs w:val="22"/>
        </w:rPr>
      </w:pPr>
      <w:r w:rsidRPr="000013F5">
        <w:rPr>
          <w:sz w:val="24"/>
          <w:szCs w:val="22"/>
        </w:rPr>
        <w:tab/>
      </w:r>
      <w:r w:rsidRPr="000013F5">
        <w:rPr>
          <w:sz w:val="24"/>
          <w:szCs w:val="22"/>
        </w:rPr>
        <w:tab/>
      </w:r>
      <w:proofErr w:type="gramStart"/>
      <w:r w:rsidRPr="000013F5">
        <w:rPr>
          <w:sz w:val="24"/>
          <w:szCs w:val="22"/>
        </w:rPr>
        <w:t>for(</w:t>
      </w:r>
      <w:proofErr w:type="gramEnd"/>
      <w:r w:rsidRPr="000013F5">
        <w:rPr>
          <w:sz w:val="24"/>
          <w:szCs w:val="22"/>
        </w:rPr>
        <w:t xml:space="preserve">j=k=0; s[j] != '\0'; </w:t>
      </w:r>
      <w:proofErr w:type="spellStart"/>
      <w:r w:rsidRPr="000013F5">
        <w:rPr>
          <w:sz w:val="24"/>
          <w:szCs w:val="22"/>
        </w:rPr>
        <w:t>j++</w:t>
      </w:r>
      <w:proofErr w:type="spellEnd"/>
      <w:r w:rsidRPr="000013F5">
        <w:rPr>
          <w:sz w:val="24"/>
          <w:szCs w:val="22"/>
        </w:rPr>
        <w:t>)</w:t>
      </w:r>
    </w:p>
    <w:p w14:paraId="574A35C7" w14:textId="77777777" w:rsidR="007C72BA" w:rsidRPr="000013F5" w:rsidRDefault="007C72BA" w:rsidP="007C72BA">
      <w:pPr>
        <w:spacing w:line="360" w:lineRule="auto"/>
        <w:ind w:firstLineChars="200" w:firstLine="480"/>
        <w:jc w:val="left"/>
        <w:rPr>
          <w:sz w:val="24"/>
          <w:szCs w:val="22"/>
        </w:rPr>
      </w:pPr>
      <w:r w:rsidRPr="000013F5">
        <w:rPr>
          <w:sz w:val="24"/>
          <w:szCs w:val="22"/>
        </w:rPr>
        <w:tab/>
      </w:r>
      <w:r w:rsidRPr="000013F5">
        <w:rPr>
          <w:sz w:val="24"/>
          <w:szCs w:val="22"/>
        </w:rPr>
        <w:tab/>
      </w:r>
      <w:r w:rsidRPr="000013F5">
        <w:rPr>
          <w:sz w:val="24"/>
          <w:szCs w:val="22"/>
        </w:rPr>
        <w:tab/>
        <w:t>if(s[j</w:t>
      </w:r>
      <w:proofErr w:type="gramStart"/>
      <w:r w:rsidRPr="000013F5">
        <w:rPr>
          <w:sz w:val="24"/>
          <w:szCs w:val="22"/>
        </w:rPr>
        <w:t>] !</w:t>
      </w:r>
      <w:proofErr w:type="gramEnd"/>
      <w:r w:rsidRPr="000013F5">
        <w:rPr>
          <w:sz w:val="24"/>
          <w:szCs w:val="22"/>
        </w:rPr>
        <w:t>= c)</w:t>
      </w:r>
      <w:r w:rsidRPr="000013F5">
        <w:rPr>
          <w:sz w:val="24"/>
          <w:szCs w:val="22"/>
        </w:rPr>
        <w:tab/>
        <w:t>s[k++] = s[j];</w:t>
      </w:r>
    </w:p>
    <w:p w14:paraId="54FDE4F7" w14:textId="77777777" w:rsidR="007C72BA" w:rsidRPr="000013F5" w:rsidRDefault="007C72BA" w:rsidP="007C72BA">
      <w:pPr>
        <w:spacing w:line="360" w:lineRule="auto"/>
        <w:ind w:firstLineChars="200" w:firstLine="480"/>
        <w:jc w:val="left"/>
        <w:rPr>
          <w:sz w:val="24"/>
          <w:szCs w:val="22"/>
        </w:rPr>
      </w:pPr>
      <w:r w:rsidRPr="000013F5">
        <w:rPr>
          <w:sz w:val="24"/>
          <w:szCs w:val="22"/>
        </w:rPr>
        <w:t>}</w:t>
      </w:r>
    </w:p>
    <w:p w14:paraId="2B45B11F" w14:textId="77777777" w:rsidR="007C72BA" w:rsidRPr="000013F5" w:rsidRDefault="007C72BA" w:rsidP="007C72BA">
      <w:pPr>
        <w:spacing w:line="360" w:lineRule="auto"/>
        <w:ind w:firstLineChars="200" w:firstLine="480"/>
        <w:jc w:val="left"/>
        <w:rPr>
          <w:sz w:val="24"/>
          <w:szCs w:val="22"/>
        </w:rPr>
      </w:pPr>
    </w:p>
    <w:p w14:paraId="2BA8C07D" w14:textId="77777777" w:rsidR="007C72BA" w:rsidRPr="00A15D17" w:rsidRDefault="007C72BA" w:rsidP="007C72BA">
      <w:pPr>
        <w:spacing w:line="360" w:lineRule="auto"/>
        <w:rPr>
          <w:b/>
          <w:sz w:val="24"/>
          <w:lang w:val="pt-BR"/>
        </w:rPr>
      </w:pPr>
      <w:r w:rsidRPr="00885843">
        <w:rPr>
          <w:rFonts w:hAnsi="宋体"/>
          <w:b/>
          <w:sz w:val="24"/>
        </w:rPr>
        <w:t>解答</w:t>
      </w:r>
      <w:r w:rsidRPr="00A15D17">
        <w:rPr>
          <w:rFonts w:hAnsi="宋体"/>
          <w:b/>
          <w:sz w:val="24"/>
          <w:lang w:val="pt-BR"/>
        </w:rPr>
        <w:t>：</w:t>
      </w:r>
    </w:p>
    <w:p w14:paraId="03ED472B" w14:textId="77777777" w:rsidR="007C72BA" w:rsidRPr="00A15D17" w:rsidRDefault="007C72BA" w:rsidP="007C72BA">
      <w:pPr>
        <w:snapToGrid w:val="0"/>
        <w:spacing w:line="360" w:lineRule="auto"/>
        <w:rPr>
          <w:sz w:val="24"/>
          <w:lang w:val="pt-BR"/>
        </w:rPr>
      </w:pPr>
      <w:r w:rsidRPr="00A15D17">
        <w:rPr>
          <w:sz w:val="24"/>
          <w:lang w:val="pt-BR"/>
        </w:rPr>
        <w:t xml:space="preserve">  </w:t>
      </w:r>
      <w:r w:rsidRPr="00A15D17">
        <w:rPr>
          <w:rFonts w:hAnsi="宋体"/>
          <w:sz w:val="24"/>
          <w:lang w:val="pt-BR"/>
        </w:rPr>
        <w:t>（</w:t>
      </w:r>
      <w:r w:rsidRPr="00A15D17">
        <w:rPr>
          <w:sz w:val="24"/>
          <w:lang w:val="pt-BR"/>
        </w:rPr>
        <w:t>1</w:t>
      </w:r>
      <w:r w:rsidRPr="00A15D17">
        <w:rPr>
          <w:rFonts w:hAnsi="宋体"/>
          <w:sz w:val="24"/>
          <w:lang w:val="pt-BR"/>
        </w:rPr>
        <w:t>）</w:t>
      </w:r>
      <w:r w:rsidRPr="00885843">
        <w:rPr>
          <w:rFonts w:hAnsi="宋体"/>
          <w:sz w:val="24"/>
        </w:rPr>
        <w:t>错误修改</w:t>
      </w:r>
      <w:r w:rsidRPr="00A15D17">
        <w:rPr>
          <w:rFonts w:hAnsi="宋体"/>
          <w:sz w:val="24"/>
          <w:lang w:val="pt-BR"/>
        </w:rPr>
        <w:t>：</w:t>
      </w:r>
    </w:p>
    <w:p w14:paraId="40CFE23C" w14:textId="77777777" w:rsidR="007C72BA" w:rsidRPr="00885843" w:rsidRDefault="007C72BA" w:rsidP="007C72BA">
      <w:pPr>
        <w:snapToGrid w:val="0"/>
        <w:spacing w:line="360" w:lineRule="auto"/>
        <w:rPr>
          <w:sz w:val="24"/>
        </w:rPr>
      </w:pPr>
      <w:r w:rsidRPr="00A15D17">
        <w:rPr>
          <w:sz w:val="24"/>
          <w:lang w:val="pt-BR"/>
        </w:rPr>
        <w:t xml:space="preserve">      </w:t>
      </w:r>
      <w:r w:rsidRPr="00885843">
        <w:rPr>
          <w:sz w:val="24"/>
        </w:rPr>
        <w:t>1)</w:t>
      </w:r>
      <w:r w:rsidRPr="00546818">
        <w:rPr>
          <w:rFonts w:hAnsi="宋体"/>
          <w:sz w:val="24"/>
        </w:rPr>
        <w:t xml:space="preserve"> </w:t>
      </w:r>
      <w:r>
        <w:rPr>
          <w:rFonts w:hAnsi="宋体"/>
          <w:sz w:val="24"/>
        </w:rPr>
        <w:t>a</w:t>
      </w:r>
      <w:r>
        <w:rPr>
          <w:rFonts w:hAnsi="宋体" w:hint="eastAsia"/>
          <w:sz w:val="24"/>
        </w:rPr>
        <w:t>、</w:t>
      </w:r>
      <w:r>
        <w:rPr>
          <w:rFonts w:hAnsi="宋体" w:hint="eastAsia"/>
          <w:sz w:val="24"/>
        </w:rPr>
        <w:t>b</w:t>
      </w:r>
      <w:r>
        <w:rPr>
          <w:rFonts w:hAnsi="宋体" w:hint="eastAsia"/>
          <w:sz w:val="24"/>
        </w:rPr>
        <w:t>数组定义过小，会导致数组越界</w:t>
      </w:r>
      <w:r w:rsidRPr="00885843">
        <w:rPr>
          <w:rFonts w:hAnsi="宋体"/>
          <w:sz w:val="24"/>
        </w:rPr>
        <w:t>，正确形式为：</w:t>
      </w:r>
    </w:p>
    <w:p w14:paraId="0226F8AF" w14:textId="77777777" w:rsidR="007C72BA" w:rsidRDefault="007C72BA" w:rsidP="007C72BA">
      <w:pPr>
        <w:snapToGrid w:val="0"/>
        <w:spacing w:line="360" w:lineRule="auto"/>
        <w:rPr>
          <w:sz w:val="24"/>
        </w:rPr>
      </w:pPr>
      <w:r w:rsidRPr="00885843">
        <w:rPr>
          <w:sz w:val="24"/>
        </w:rPr>
        <w:tab/>
      </w:r>
      <w:r w:rsidRPr="00885843">
        <w:rPr>
          <w:sz w:val="24"/>
        </w:rPr>
        <w:tab/>
      </w:r>
      <w:r w:rsidRPr="00B95EE0">
        <w:rPr>
          <w:sz w:val="24"/>
        </w:rPr>
        <w:t xml:space="preserve">char </w:t>
      </w:r>
      <w:proofErr w:type="gramStart"/>
      <w:r w:rsidRPr="00B95EE0">
        <w:rPr>
          <w:sz w:val="24"/>
        </w:rPr>
        <w:t>a[</w:t>
      </w:r>
      <w:proofErr w:type="gramEnd"/>
      <w:r w:rsidRPr="00B95EE0">
        <w:rPr>
          <w:sz w:val="24"/>
        </w:rPr>
        <w:t>1000] = "Language", b[1000] = "Programming";</w:t>
      </w:r>
    </w:p>
    <w:p w14:paraId="2C1EFFBB" w14:textId="77777777" w:rsidR="007C72BA" w:rsidRPr="00885843" w:rsidRDefault="007C72BA" w:rsidP="007C72BA">
      <w:pPr>
        <w:snapToGrid w:val="0"/>
        <w:spacing w:line="360" w:lineRule="auto"/>
        <w:rPr>
          <w:sz w:val="24"/>
        </w:rPr>
      </w:pPr>
      <w:r w:rsidRPr="00885843">
        <w:rPr>
          <w:sz w:val="24"/>
        </w:rPr>
        <w:t xml:space="preserve">      2) </w:t>
      </w:r>
      <w:r w:rsidRPr="00885843">
        <w:rPr>
          <w:rFonts w:hAnsi="宋体"/>
          <w:sz w:val="24"/>
        </w:rPr>
        <w:t>第</w:t>
      </w:r>
      <w:r>
        <w:rPr>
          <w:sz w:val="24"/>
        </w:rPr>
        <w:t>15</w:t>
      </w:r>
      <w:r w:rsidRPr="00885843">
        <w:rPr>
          <w:rFonts w:hAnsi="宋体"/>
          <w:sz w:val="24"/>
        </w:rPr>
        <w:t>行</w:t>
      </w:r>
      <w:r>
        <w:rPr>
          <w:rFonts w:hAnsi="宋体" w:hint="eastAsia"/>
          <w:sz w:val="24"/>
        </w:rPr>
        <w:t>的</w:t>
      </w:r>
      <w:r w:rsidRPr="00B95EE0">
        <w:rPr>
          <w:rFonts w:hAnsi="宋体"/>
          <w:sz w:val="24"/>
        </w:rPr>
        <w:t>while (t[</w:t>
      </w:r>
      <w:proofErr w:type="spellStart"/>
      <w:r w:rsidRPr="00B95EE0">
        <w:rPr>
          <w:rFonts w:hAnsi="宋体"/>
          <w:sz w:val="24"/>
        </w:rPr>
        <w:t>i</w:t>
      </w:r>
      <w:proofErr w:type="spellEnd"/>
      <w:r w:rsidRPr="00B95EE0">
        <w:rPr>
          <w:rFonts w:hAnsi="宋体"/>
          <w:sz w:val="24"/>
        </w:rPr>
        <w:t>++]);</w:t>
      </w:r>
      <w:r>
        <w:rPr>
          <w:rFonts w:hAnsi="宋体" w:hint="eastAsia"/>
          <w:sz w:val="24"/>
        </w:rPr>
        <w:t>会导致</w:t>
      </w:r>
      <w:proofErr w:type="spellStart"/>
      <w:r>
        <w:rPr>
          <w:rFonts w:hAnsi="宋体" w:hint="eastAsia"/>
          <w:sz w:val="24"/>
        </w:rPr>
        <w:t>i</w:t>
      </w:r>
      <w:proofErr w:type="spellEnd"/>
      <w:r>
        <w:rPr>
          <w:rFonts w:hAnsi="宋体" w:hint="eastAsia"/>
          <w:sz w:val="24"/>
        </w:rPr>
        <w:t>多加了一遍，</w:t>
      </w:r>
      <w:r w:rsidRPr="00885843">
        <w:rPr>
          <w:rFonts w:hAnsi="宋体"/>
          <w:sz w:val="24"/>
        </w:rPr>
        <w:t>正确形式为：</w:t>
      </w:r>
    </w:p>
    <w:p w14:paraId="3C457E94" w14:textId="77777777" w:rsidR="007C72BA" w:rsidRPr="004A78A0" w:rsidRDefault="007C72BA" w:rsidP="007C72BA">
      <w:pPr>
        <w:snapToGrid w:val="0"/>
        <w:spacing w:line="360" w:lineRule="auto"/>
        <w:rPr>
          <w:sz w:val="24"/>
        </w:rPr>
      </w:pPr>
      <w:r w:rsidRPr="00885843">
        <w:rPr>
          <w:sz w:val="24"/>
        </w:rPr>
        <w:tab/>
      </w:r>
      <w:r w:rsidRPr="00885843">
        <w:rPr>
          <w:sz w:val="24"/>
        </w:rPr>
        <w:tab/>
      </w:r>
      <w:r w:rsidRPr="00B95EE0">
        <w:rPr>
          <w:sz w:val="24"/>
        </w:rPr>
        <w:t>while (t[++</w:t>
      </w:r>
      <w:proofErr w:type="spellStart"/>
      <w:r w:rsidRPr="00B95EE0">
        <w:rPr>
          <w:sz w:val="24"/>
        </w:rPr>
        <w:t>i</w:t>
      </w:r>
      <w:proofErr w:type="spellEnd"/>
      <w:r w:rsidRPr="00B95EE0">
        <w:rPr>
          <w:sz w:val="24"/>
        </w:rPr>
        <w:t>]);</w:t>
      </w:r>
    </w:p>
    <w:p w14:paraId="5115D5D9" w14:textId="77777777" w:rsidR="007C72BA" w:rsidRPr="00885843" w:rsidRDefault="007C72BA" w:rsidP="007C72BA">
      <w:pPr>
        <w:snapToGrid w:val="0"/>
        <w:spacing w:line="360" w:lineRule="auto"/>
        <w:rPr>
          <w:sz w:val="24"/>
        </w:rPr>
      </w:pPr>
      <w:r w:rsidRPr="00885843">
        <w:rPr>
          <w:sz w:val="24"/>
        </w:rPr>
        <w:t xml:space="preserve">      </w:t>
      </w:r>
      <w:r>
        <w:rPr>
          <w:sz w:val="24"/>
        </w:rPr>
        <w:t>3</w:t>
      </w:r>
      <w:r w:rsidRPr="00885843">
        <w:rPr>
          <w:sz w:val="24"/>
        </w:rPr>
        <w:t>)</w:t>
      </w:r>
      <w:proofErr w:type="spellStart"/>
      <w:r>
        <w:rPr>
          <w:rFonts w:hAnsi="宋体"/>
          <w:sz w:val="24"/>
        </w:rPr>
        <w:t>strdelc</w:t>
      </w:r>
      <w:proofErr w:type="spellEnd"/>
      <w:r>
        <w:rPr>
          <w:rFonts w:hAnsi="宋体" w:hint="eastAsia"/>
          <w:sz w:val="24"/>
        </w:rPr>
        <w:t>函数中</w:t>
      </w:r>
      <w:r>
        <w:rPr>
          <w:rFonts w:hAnsi="宋体" w:hint="eastAsia"/>
          <w:sz w:val="24"/>
        </w:rPr>
        <w:t>s</w:t>
      </w:r>
      <w:r>
        <w:rPr>
          <w:rFonts w:hAnsi="宋体" w:hint="eastAsia"/>
          <w:sz w:val="24"/>
        </w:rPr>
        <w:t>数组缺少结束符</w:t>
      </w:r>
      <w:r>
        <w:rPr>
          <w:rFonts w:hAnsi="宋体"/>
          <w:sz w:val="24"/>
        </w:rPr>
        <w:t>\0</w:t>
      </w:r>
      <w:r w:rsidRPr="00885843">
        <w:rPr>
          <w:rFonts w:hAnsi="宋体"/>
          <w:sz w:val="24"/>
        </w:rPr>
        <w:t>，</w:t>
      </w:r>
      <w:r>
        <w:rPr>
          <w:rFonts w:hAnsi="宋体" w:hint="eastAsia"/>
          <w:sz w:val="24"/>
        </w:rPr>
        <w:t>应在最后加上</w:t>
      </w:r>
      <w:r w:rsidRPr="00885843">
        <w:rPr>
          <w:rFonts w:hAnsi="宋体"/>
          <w:sz w:val="24"/>
        </w:rPr>
        <w:t>：</w:t>
      </w:r>
    </w:p>
    <w:p w14:paraId="4DB9B6C1" w14:textId="77777777" w:rsidR="007C72BA" w:rsidRDefault="007C72BA" w:rsidP="007C72BA">
      <w:pPr>
        <w:snapToGrid w:val="0"/>
        <w:spacing w:line="360" w:lineRule="auto"/>
        <w:rPr>
          <w:sz w:val="24"/>
        </w:rPr>
      </w:pPr>
      <w:r w:rsidRPr="00885843">
        <w:rPr>
          <w:sz w:val="24"/>
        </w:rPr>
        <w:tab/>
      </w:r>
      <w:r w:rsidRPr="00885843">
        <w:rPr>
          <w:sz w:val="24"/>
        </w:rPr>
        <w:tab/>
      </w:r>
      <w:r w:rsidRPr="00B24DE9">
        <w:rPr>
          <w:sz w:val="24"/>
        </w:rPr>
        <w:t>s[k] = '\0';</w:t>
      </w:r>
    </w:p>
    <w:p w14:paraId="68A4EA8B" w14:textId="77777777" w:rsidR="007C72BA" w:rsidRPr="00411412" w:rsidRDefault="007C72BA" w:rsidP="007C72BA">
      <w:pPr>
        <w:snapToGrid w:val="0"/>
        <w:spacing w:line="360" w:lineRule="auto"/>
        <w:rPr>
          <w:sz w:val="24"/>
        </w:rPr>
      </w:pPr>
      <w:r w:rsidRPr="00885843">
        <w:rPr>
          <w:sz w:val="24"/>
        </w:rPr>
        <w:t xml:space="preserve">      </w:t>
      </w:r>
    </w:p>
    <w:p w14:paraId="19C6CDEF" w14:textId="77777777" w:rsidR="007C72BA" w:rsidRPr="00885843" w:rsidRDefault="007C72BA" w:rsidP="007C72BA">
      <w:pPr>
        <w:snapToGrid w:val="0"/>
        <w:spacing w:line="360" w:lineRule="auto"/>
        <w:rPr>
          <w:sz w:val="24"/>
        </w:rPr>
      </w:pPr>
      <w:r w:rsidRPr="00885843">
        <w:rPr>
          <w:sz w:val="24"/>
        </w:rPr>
        <w:t xml:space="preserve">  </w:t>
      </w:r>
      <w:r w:rsidRPr="00885843">
        <w:rPr>
          <w:rFonts w:hAnsi="宋体"/>
          <w:sz w:val="24"/>
        </w:rPr>
        <w:t>（</w:t>
      </w:r>
      <w:r w:rsidRPr="00885843">
        <w:rPr>
          <w:sz w:val="24"/>
        </w:rPr>
        <w:t>2</w:t>
      </w:r>
      <w:r w:rsidRPr="00885843">
        <w:rPr>
          <w:rFonts w:hAnsi="宋体"/>
          <w:sz w:val="24"/>
        </w:rPr>
        <w:t>）错误修改后运行结果：</w:t>
      </w:r>
    </w:p>
    <w:p w14:paraId="7AD711D4" w14:textId="77777777" w:rsidR="007C72BA" w:rsidRPr="00885843" w:rsidRDefault="007C72BA" w:rsidP="007C72BA">
      <w:pPr>
        <w:snapToGrid w:val="0"/>
        <w:rPr>
          <w:b/>
          <w:sz w:val="24"/>
        </w:rPr>
      </w:pPr>
      <w:r w:rsidRPr="00885843">
        <w:rPr>
          <w:b/>
          <w:sz w:val="24"/>
        </w:rPr>
        <w:t xml:space="preserve">   </w:t>
      </w:r>
      <w:r w:rsidRPr="00885843">
        <w:rPr>
          <w:sz w:val="24"/>
        </w:rPr>
        <w:t xml:space="preserve">  </w:t>
      </w:r>
      <w:r>
        <w:rPr>
          <w:noProof/>
        </w:rPr>
        <w:drawing>
          <wp:inline distT="0" distB="0" distL="0" distR="0" wp14:anchorId="2006AF68" wp14:editId="3B83E0C1">
            <wp:extent cx="2705334" cy="647756"/>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05334" cy="647756"/>
                    </a:xfrm>
                    <a:prstGeom prst="rect">
                      <a:avLst/>
                    </a:prstGeom>
                  </pic:spPr>
                </pic:pic>
              </a:graphicData>
            </a:graphic>
          </wp:inline>
        </w:drawing>
      </w:r>
    </w:p>
    <w:p w14:paraId="27D3E136" w14:textId="77777777" w:rsidR="007C72BA" w:rsidRPr="001C08FA" w:rsidRDefault="007C72BA" w:rsidP="007C72BA">
      <w:pPr>
        <w:spacing w:line="360" w:lineRule="auto"/>
        <w:ind w:firstLineChars="200" w:firstLine="482"/>
        <w:rPr>
          <w:b/>
          <w:sz w:val="24"/>
        </w:rPr>
      </w:pPr>
      <w:r>
        <w:rPr>
          <w:b/>
          <w:sz w:val="24"/>
        </w:rPr>
        <w:t>2</w:t>
      </w:r>
      <w:r>
        <w:rPr>
          <w:rFonts w:hAnsi="宋体"/>
          <w:b/>
          <w:sz w:val="24"/>
        </w:rPr>
        <w:t>．程序</w:t>
      </w:r>
      <w:r>
        <w:rPr>
          <w:rFonts w:hAnsi="宋体" w:hint="eastAsia"/>
          <w:b/>
          <w:sz w:val="24"/>
        </w:rPr>
        <w:t>跟踪调试</w:t>
      </w:r>
    </w:p>
    <w:p w14:paraId="06739D60" w14:textId="77777777" w:rsidR="007C72BA" w:rsidRDefault="007C72BA" w:rsidP="007C72BA">
      <w:pPr>
        <w:snapToGrid w:val="0"/>
        <w:spacing w:afterLines="25" w:after="78" w:line="360" w:lineRule="auto"/>
        <w:ind w:leftChars="200" w:left="420"/>
        <w:rPr>
          <w:sz w:val="24"/>
          <w:szCs w:val="22"/>
        </w:rPr>
      </w:pPr>
      <w:r>
        <w:rPr>
          <w:rFonts w:hint="eastAsia"/>
          <w:sz w:val="24"/>
          <w:szCs w:val="22"/>
        </w:rPr>
        <w:lastRenderedPageBreak/>
        <w:t>(</w:t>
      </w:r>
      <w:r>
        <w:rPr>
          <w:sz w:val="24"/>
          <w:szCs w:val="22"/>
        </w:rPr>
        <w:t xml:space="preserve">1) </w:t>
      </w:r>
      <w:r w:rsidRPr="00B24DE9">
        <w:rPr>
          <w:rFonts w:hint="eastAsia"/>
          <w:sz w:val="24"/>
          <w:szCs w:val="22"/>
        </w:rPr>
        <w:t>单</w:t>
      </w:r>
      <w:proofErr w:type="gramStart"/>
      <w:r w:rsidRPr="00B24DE9">
        <w:rPr>
          <w:rFonts w:hint="eastAsia"/>
          <w:sz w:val="24"/>
          <w:szCs w:val="22"/>
        </w:rPr>
        <w:t>步执行</w:t>
      </w:r>
      <w:proofErr w:type="gramEnd"/>
      <w:r w:rsidRPr="00B24DE9">
        <w:rPr>
          <w:rFonts w:hint="eastAsia"/>
          <w:sz w:val="24"/>
          <w:szCs w:val="22"/>
        </w:rPr>
        <w:t>源程序。进跟踪进入</w:t>
      </w:r>
      <w:proofErr w:type="spellStart"/>
      <w:r w:rsidRPr="00B24DE9">
        <w:rPr>
          <w:rFonts w:hint="eastAsia"/>
          <w:sz w:val="24"/>
          <w:szCs w:val="22"/>
        </w:rPr>
        <w:t>s</w:t>
      </w:r>
      <w:r w:rsidRPr="00B24DE9">
        <w:rPr>
          <w:sz w:val="24"/>
          <w:szCs w:val="22"/>
        </w:rPr>
        <w:t>trcate</w:t>
      </w:r>
      <w:proofErr w:type="spellEnd"/>
      <w:r w:rsidRPr="00B24DE9">
        <w:rPr>
          <w:rFonts w:hint="eastAsia"/>
          <w:sz w:val="24"/>
          <w:szCs w:val="22"/>
        </w:rPr>
        <w:t>时，观察字符数组</w:t>
      </w:r>
      <w:r w:rsidRPr="00B24DE9">
        <w:rPr>
          <w:rFonts w:hint="eastAsia"/>
          <w:sz w:val="24"/>
          <w:szCs w:val="22"/>
        </w:rPr>
        <w:t>t</w:t>
      </w:r>
      <w:r w:rsidRPr="00B24DE9">
        <w:rPr>
          <w:rFonts w:hint="eastAsia"/>
          <w:sz w:val="24"/>
          <w:szCs w:val="22"/>
        </w:rPr>
        <w:t>和</w:t>
      </w:r>
      <w:r w:rsidRPr="00B24DE9">
        <w:rPr>
          <w:rFonts w:hint="eastAsia"/>
          <w:sz w:val="24"/>
          <w:szCs w:val="22"/>
        </w:rPr>
        <w:t>s</w:t>
      </w:r>
      <w:r w:rsidRPr="00B24DE9">
        <w:rPr>
          <w:rFonts w:hint="eastAsia"/>
          <w:sz w:val="24"/>
          <w:szCs w:val="22"/>
        </w:rPr>
        <w:t>中的内容，分析结果是否正确。当单</w:t>
      </w:r>
      <w:proofErr w:type="gramStart"/>
      <w:r w:rsidRPr="00B24DE9">
        <w:rPr>
          <w:rFonts w:hint="eastAsia"/>
          <w:sz w:val="24"/>
          <w:szCs w:val="22"/>
        </w:rPr>
        <w:t>步执行光</w:t>
      </w:r>
      <w:proofErr w:type="gramEnd"/>
      <w:r w:rsidRPr="00B24DE9">
        <w:rPr>
          <w:rFonts w:hint="eastAsia"/>
          <w:sz w:val="24"/>
          <w:szCs w:val="22"/>
        </w:rPr>
        <w:t>条刚落在第二个</w:t>
      </w:r>
      <w:r w:rsidRPr="00B24DE9">
        <w:rPr>
          <w:rFonts w:hint="eastAsia"/>
          <w:sz w:val="24"/>
          <w:szCs w:val="22"/>
        </w:rPr>
        <w:t>w</w:t>
      </w:r>
      <w:r w:rsidRPr="00B24DE9">
        <w:rPr>
          <w:sz w:val="24"/>
          <w:szCs w:val="22"/>
        </w:rPr>
        <w:t>hile</w:t>
      </w:r>
      <w:r w:rsidRPr="00B24DE9">
        <w:rPr>
          <w:rFonts w:hint="eastAsia"/>
          <w:sz w:val="24"/>
          <w:szCs w:val="22"/>
        </w:rPr>
        <w:t>语句所在行时，</w:t>
      </w:r>
      <w:proofErr w:type="spellStart"/>
      <w:r w:rsidRPr="00B24DE9">
        <w:rPr>
          <w:rFonts w:hint="eastAsia"/>
          <w:sz w:val="24"/>
          <w:szCs w:val="22"/>
        </w:rPr>
        <w:t>i</w:t>
      </w:r>
      <w:proofErr w:type="spellEnd"/>
      <w:r w:rsidRPr="00B24DE9">
        <w:rPr>
          <w:rFonts w:hint="eastAsia"/>
          <w:sz w:val="24"/>
          <w:szCs w:val="22"/>
        </w:rPr>
        <w:t>为何值？</w:t>
      </w:r>
      <w:r w:rsidRPr="00B24DE9">
        <w:rPr>
          <w:rFonts w:hint="eastAsia"/>
          <w:sz w:val="24"/>
          <w:szCs w:val="22"/>
        </w:rPr>
        <w:t>t</w:t>
      </w:r>
      <w:r w:rsidRPr="00B24DE9">
        <w:rPr>
          <w:sz w:val="24"/>
          <w:szCs w:val="22"/>
        </w:rPr>
        <w:t>[</w:t>
      </w:r>
      <w:proofErr w:type="spellStart"/>
      <w:r w:rsidRPr="00B24DE9">
        <w:rPr>
          <w:sz w:val="24"/>
          <w:szCs w:val="22"/>
        </w:rPr>
        <w:t>i</w:t>
      </w:r>
      <w:proofErr w:type="spellEnd"/>
      <w:r w:rsidRPr="00B24DE9">
        <w:rPr>
          <w:sz w:val="24"/>
          <w:szCs w:val="22"/>
        </w:rPr>
        <w:t>]</w:t>
      </w:r>
      <w:r w:rsidRPr="00B24DE9">
        <w:rPr>
          <w:rFonts w:hint="eastAsia"/>
          <w:sz w:val="24"/>
          <w:szCs w:val="22"/>
        </w:rPr>
        <w:t>为何值？分析该结果是否存在问题。当单</w:t>
      </w:r>
      <w:proofErr w:type="gramStart"/>
      <w:r w:rsidRPr="00B24DE9">
        <w:rPr>
          <w:rFonts w:hint="eastAsia"/>
          <w:sz w:val="24"/>
          <w:szCs w:val="22"/>
        </w:rPr>
        <w:t>步执行光</w:t>
      </w:r>
      <w:proofErr w:type="gramEnd"/>
      <w:r w:rsidRPr="00B24DE9">
        <w:rPr>
          <w:rFonts w:hint="eastAsia"/>
          <w:sz w:val="24"/>
          <w:szCs w:val="22"/>
        </w:rPr>
        <w:t>条落在</w:t>
      </w:r>
      <w:proofErr w:type="spellStart"/>
      <w:r w:rsidRPr="00B24DE9">
        <w:rPr>
          <w:rFonts w:hint="eastAsia"/>
          <w:sz w:val="24"/>
          <w:szCs w:val="22"/>
        </w:rPr>
        <w:t>s</w:t>
      </w:r>
      <w:r w:rsidRPr="00B24DE9">
        <w:rPr>
          <w:sz w:val="24"/>
          <w:szCs w:val="22"/>
        </w:rPr>
        <w:t>trcate</w:t>
      </w:r>
      <w:proofErr w:type="spellEnd"/>
      <w:r w:rsidRPr="00B24DE9">
        <w:rPr>
          <w:rFonts w:hint="eastAsia"/>
          <w:sz w:val="24"/>
          <w:szCs w:val="22"/>
        </w:rPr>
        <w:t>函数块结束标记即右花括号“</w:t>
      </w:r>
      <w:r w:rsidRPr="00B24DE9">
        <w:rPr>
          <w:rFonts w:hint="eastAsia"/>
          <w:sz w:val="24"/>
          <w:szCs w:val="22"/>
        </w:rPr>
        <w:t>}</w:t>
      </w:r>
      <w:r w:rsidRPr="00B24DE9">
        <w:rPr>
          <w:rFonts w:hint="eastAsia"/>
          <w:sz w:val="24"/>
          <w:szCs w:val="22"/>
        </w:rPr>
        <w:t>”所在行时，字符数组</w:t>
      </w:r>
      <w:r w:rsidRPr="00B24DE9">
        <w:rPr>
          <w:rFonts w:hint="eastAsia"/>
          <w:sz w:val="24"/>
          <w:szCs w:val="22"/>
        </w:rPr>
        <w:t>t</w:t>
      </w:r>
      <w:r w:rsidRPr="00B24DE9">
        <w:rPr>
          <w:rFonts w:hint="eastAsia"/>
          <w:sz w:val="24"/>
          <w:szCs w:val="22"/>
        </w:rPr>
        <w:t>和</w:t>
      </w:r>
      <w:r w:rsidRPr="00B24DE9">
        <w:rPr>
          <w:rFonts w:hint="eastAsia"/>
          <w:sz w:val="24"/>
          <w:szCs w:val="22"/>
        </w:rPr>
        <w:t>s</w:t>
      </w:r>
      <w:r w:rsidRPr="00B24DE9">
        <w:rPr>
          <w:rFonts w:hint="eastAsia"/>
          <w:sz w:val="24"/>
          <w:szCs w:val="22"/>
        </w:rPr>
        <w:t>分别为何值？分析是否实现了字符串连接。</w:t>
      </w:r>
    </w:p>
    <w:p w14:paraId="1C692DAA" w14:textId="77777777" w:rsidR="007C72BA" w:rsidRDefault="007C72BA" w:rsidP="007C72BA">
      <w:pPr>
        <w:snapToGrid w:val="0"/>
        <w:spacing w:afterLines="25" w:after="78" w:line="360" w:lineRule="auto"/>
        <w:ind w:leftChars="200" w:left="420"/>
        <w:rPr>
          <w:b/>
          <w:sz w:val="24"/>
        </w:rPr>
      </w:pPr>
      <w:r>
        <w:rPr>
          <w:noProof/>
        </w:rPr>
        <w:drawing>
          <wp:inline distT="0" distB="0" distL="0" distR="0" wp14:anchorId="4D5219E3" wp14:editId="61B80822">
            <wp:extent cx="3924640" cy="937341"/>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24640" cy="937341"/>
                    </a:xfrm>
                    <a:prstGeom prst="rect">
                      <a:avLst/>
                    </a:prstGeom>
                  </pic:spPr>
                </pic:pic>
              </a:graphicData>
            </a:graphic>
          </wp:inline>
        </w:drawing>
      </w:r>
    </w:p>
    <w:p w14:paraId="0A0998AB" w14:textId="77777777" w:rsidR="007C72BA" w:rsidRDefault="007C72BA" w:rsidP="007C72BA">
      <w:pPr>
        <w:snapToGrid w:val="0"/>
        <w:spacing w:afterLines="25" w:after="78" w:line="360" w:lineRule="auto"/>
        <w:ind w:leftChars="200" w:left="420"/>
        <w:rPr>
          <w:sz w:val="24"/>
          <w:szCs w:val="22"/>
        </w:rPr>
      </w:pPr>
      <w:r>
        <w:rPr>
          <w:rFonts w:hint="eastAsia"/>
          <w:sz w:val="24"/>
          <w:szCs w:val="22"/>
        </w:rPr>
        <w:t>如图，</w:t>
      </w:r>
      <w:r w:rsidRPr="00B24DE9">
        <w:rPr>
          <w:rFonts w:hint="eastAsia"/>
          <w:sz w:val="24"/>
          <w:szCs w:val="22"/>
        </w:rPr>
        <w:t>进入</w:t>
      </w:r>
      <w:proofErr w:type="spellStart"/>
      <w:r w:rsidRPr="00B24DE9">
        <w:rPr>
          <w:rFonts w:hint="eastAsia"/>
          <w:sz w:val="24"/>
          <w:szCs w:val="22"/>
        </w:rPr>
        <w:t>s</w:t>
      </w:r>
      <w:r w:rsidRPr="00B24DE9">
        <w:rPr>
          <w:sz w:val="24"/>
          <w:szCs w:val="22"/>
        </w:rPr>
        <w:t>trcate</w:t>
      </w:r>
      <w:proofErr w:type="spellEnd"/>
      <w:r w:rsidRPr="00B24DE9">
        <w:rPr>
          <w:rFonts w:hint="eastAsia"/>
          <w:sz w:val="24"/>
          <w:szCs w:val="22"/>
        </w:rPr>
        <w:t>时，</w:t>
      </w:r>
      <w:r>
        <w:rPr>
          <w:rFonts w:hint="eastAsia"/>
          <w:sz w:val="24"/>
          <w:szCs w:val="22"/>
        </w:rPr>
        <w:t>数组</w:t>
      </w:r>
      <w:r>
        <w:rPr>
          <w:sz w:val="24"/>
          <w:szCs w:val="22"/>
        </w:rPr>
        <w:t>s</w:t>
      </w:r>
      <w:r>
        <w:rPr>
          <w:rFonts w:hint="eastAsia"/>
          <w:sz w:val="24"/>
          <w:szCs w:val="22"/>
        </w:rPr>
        <w:t>中的内容为</w:t>
      </w:r>
      <w:r>
        <w:rPr>
          <w:rFonts w:hint="eastAsia"/>
          <w:sz w:val="24"/>
          <w:szCs w:val="22"/>
        </w:rPr>
        <w:t>L</w:t>
      </w:r>
      <w:r>
        <w:rPr>
          <w:sz w:val="24"/>
          <w:szCs w:val="22"/>
        </w:rPr>
        <w:t>anguage</w:t>
      </w:r>
      <w:r>
        <w:rPr>
          <w:rFonts w:hint="eastAsia"/>
          <w:sz w:val="24"/>
          <w:szCs w:val="22"/>
        </w:rPr>
        <w:t>，数组</w:t>
      </w:r>
      <w:r>
        <w:rPr>
          <w:rFonts w:hint="eastAsia"/>
          <w:sz w:val="24"/>
          <w:szCs w:val="22"/>
        </w:rPr>
        <w:t>t</w:t>
      </w:r>
      <w:r>
        <w:rPr>
          <w:rFonts w:hint="eastAsia"/>
          <w:sz w:val="24"/>
          <w:szCs w:val="22"/>
        </w:rPr>
        <w:t>中的内容为</w:t>
      </w:r>
      <w:r>
        <w:rPr>
          <w:rFonts w:hint="eastAsia"/>
          <w:sz w:val="24"/>
          <w:szCs w:val="22"/>
        </w:rPr>
        <w:t>P</w:t>
      </w:r>
      <w:r>
        <w:rPr>
          <w:sz w:val="24"/>
          <w:szCs w:val="22"/>
        </w:rPr>
        <w:t>rogramming</w:t>
      </w:r>
      <w:r>
        <w:rPr>
          <w:rFonts w:hint="eastAsia"/>
          <w:sz w:val="24"/>
          <w:szCs w:val="22"/>
        </w:rPr>
        <w:t>，结果正确。</w:t>
      </w:r>
    </w:p>
    <w:p w14:paraId="2D329DA8" w14:textId="77777777" w:rsidR="007C72BA" w:rsidRDefault="007C72BA" w:rsidP="007C72BA">
      <w:pPr>
        <w:snapToGrid w:val="0"/>
        <w:spacing w:afterLines="25" w:after="78" w:line="360" w:lineRule="auto"/>
        <w:ind w:leftChars="200" w:left="420"/>
        <w:rPr>
          <w:b/>
          <w:sz w:val="24"/>
        </w:rPr>
      </w:pPr>
      <w:r>
        <w:rPr>
          <w:noProof/>
        </w:rPr>
        <w:drawing>
          <wp:inline distT="0" distB="0" distL="0" distR="0" wp14:anchorId="6C1CE50E" wp14:editId="2B8C28B9">
            <wp:extent cx="3322608" cy="128027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322608" cy="1280271"/>
                    </a:xfrm>
                    <a:prstGeom prst="rect">
                      <a:avLst/>
                    </a:prstGeom>
                  </pic:spPr>
                </pic:pic>
              </a:graphicData>
            </a:graphic>
          </wp:inline>
        </w:drawing>
      </w:r>
    </w:p>
    <w:p w14:paraId="09D6FF17" w14:textId="77777777" w:rsidR="007C72BA" w:rsidRDefault="007C72BA" w:rsidP="007C72BA">
      <w:pPr>
        <w:snapToGrid w:val="0"/>
        <w:spacing w:afterLines="25" w:after="78" w:line="360" w:lineRule="auto"/>
        <w:ind w:leftChars="200" w:left="420"/>
        <w:rPr>
          <w:sz w:val="24"/>
          <w:szCs w:val="22"/>
        </w:rPr>
      </w:pPr>
      <w:r>
        <w:rPr>
          <w:rFonts w:hint="eastAsia"/>
          <w:sz w:val="24"/>
          <w:szCs w:val="22"/>
        </w:rPr>
        <w:t>如图，</w:t>
      </w:r>
      <w:r w:rsidRPr="00B24DE9">
        <w:rPr>
          <w:rFonts w:hint="eastAsia"/>
          <w:sz w:val="24"/>
          <w:szCs w:val="22"/>
        </w:rPr>
        <w:t>当单</w:t>
      </w:r>
      <w:proofErr w:type="gramStart"/>
      <w:r w:rsidRPr="00B24DE9">
        <w:rPr>
          <w:rFonts w:hint="eastAsia"/>
          <w:sz w:val="24"/>
          <w:szCs w:val="22"/>
        </w:rPr>
        <w:t>步执行光</w:t>
      </w:r>
      <w:proofErr w:type="gramEnd"/>
      <w:r w:rsidRPr="00B24DE9">
        <w:rPr>
          <w:rFonts w:hint="eastAsia"/>
          <w:sz w:val="24"/>
          <w:szCs w:val="22"/>
        </w:rPr>
        <w:t>条刚落在第二个</w:t>
      </w:r>
      <w:r w:rsidRPr="00B24DE9">
        <w:rPr>
          <w:rFonts w:hint="eastAsia"/>
          <w:sz w:val="24"/>
          <w:szCs w:val="22"/>
        </w:rPr>
        <w:t>w</w:t>
      </w:r>
      <w:r w:rsidRPr="00B24DE9">
        <w:rPr>
          <w:sz w:val="24"/>
          <w:szCs w:val="22"/>
        </w:rPr>
        <w:t>hile</w:t>
      </w:r>
      <w:r w:rsidRPr="00B24DE9">
        <w:rPr>
          <w:rFonts w:hint="eastAsia"/>
          <w:sz w:val="24"/>
          <w:szCs w:val="22"/>
        </w:rPr>
        <w:t>语句所在行时，</w:t>
      </w:r>
      <w:proofErr w:type="spellStart"/>
      <w:r>
        <w:rPr>
          <w:rFonts w:hint="eastAsia"/>
          <w:sz w:val="24"/>
          <w:szCs w:val="22"/>
        </w:rPr>
        <w:t>i</w:t>
      </w:r>
      <w:proofErr w:type="spellEnd"/>
      <w:r>
        <w:rPr>
          <w:rFonts w:hint="eastAsia"/>
          <w:sz w:val="24"/>
          <w:szCs w:val="22"/>
        </w:rPr>
        <w:t>的值为</w:t>
      </w:r>
      <w:r>
        <w:rPr>
          <w:rFonts w:hint="eastAsia"/>
          <w:sz w:val="24"/>
          <w:szCs w:val="22"/>
        </w:rPr>
        <w:t>1</w:t>
      </w:r>
      <w:r>
        <w:rPr>
          <w:sz w:val="24"/>
          <w:szCs w:val="22"/>
        </w:rPr>
        <w:t>2</w:t>
      </w:r>
      <w:r>
        <w:rPr>
          <w:rFonts w:hint="eastAsia"/>
          <w:sz w:val="24"/>
          <w:szCs w:val="22"/>
        </w:rPr>
        <w:t>，</w:t>
      </w:r>
      <w:r>
        <w:rPr>
          <w:rFonts w:hint="eastAsia"/>
          <w:sz w:val="24"/>
          <w:szCs w:val="22"/>
        </w:rPr>
        <w:t>t</w:t>
      </w:r>
      <w:r>
        <w:rPr>
          <w:sz w:val="24"/>
          <w:szCs w:val="22"/>
        </w:rPr>
        <w:t>[</w:t>
      </w:r>
      <w:proofErr w:type="spellStart"/>
      <w:r>
        <w:rPr>
          <w:sz w:val="24"/>
          <w:szCs w:val="22"/>
        </w:rPr>
        <w:t>i</w:t>
      </w:r>
      <w:proofErr w:type="spellEnd"/>
      <w:r>
        <w:rPr>
          <w:sz w:val="24"/>
          <w:szCs w:val="22"/>
        </w:rPr>
        <w:t>]</w:t>
      </w:r>
      <w:r>
        <w:rPr>
          <w:rFonts w:hint="eastAsia"/>
          <w:sz w:val="24"/>
          <w:szCs w:val="22"/>
        </w:rPr>
        <w:t>为</w:t>
      </w:r>
      <w:proofErr w:type="gramStart"/>
      <w:r>
        <w:rPr>
          <w:sz w:val="24"/>
          <w:szCs w:val="22"/>
        </w:rPr>
        <w:t>’</w:t>
      </w:r>
      <w:proofErr w:type="gramEnd"/>
      <w:r>
        <w:rPr>
          <w:sz w:val="24"/>
          <w:szCs w:val="22"/>
        </w:rPr>
        <w:t>?’</w:t>
      </w:r>
      <w:r>
        <w:rPr>
          <w:rFonts w:hint="eastAsia"/>
          <w:sz w:val="24"/>
          <w:szCs w:val="22"/>
        </w:rPr>
        <w:t>，结果错误，</w:t>
      </w:r>
      <w:proofErr w:type="spellStart"/>
      <w:r>
        <w:rPr>
          <w:sz w:val="24"/>
          <w:szCs w:val="22"/>
        </w:rPr>
        <w:t>i</w:t>
      </w:r>
      <w:proofErr w:type="spellEnd"/>
      <w:r>
        <w:rPr>
          <w:rFonts w:hint="eastAsia"/>
          <w:sz w:val="24"/>
          <w:szCs w:val="22"/>
        </w:rPr>
        <w:t>的值应为</w:t>
      </w:r>
      <w:r>
        <w:rPr>
          <w:rFonts w:hint="eastAsia"/>
          <w:sz w:val="24"/>
          <w:szCs w:val="22"/>
        </w:rPr>
        <w:t>1</w:t>
      </w:r>
      <w:r>
        <w:rPr>
          <w:sz w:val="24"/>
          <w:szCs w:val="22"/>
        </w:rPr>
        <w:t>1</w:t>
      </w:r>
      <w:r>
        <w:rPr>
          <w:rFonts w:hint="eastAsia"/>
          <w:sz w:val="24"/>
          <w:szCs w:val="22"/>
        </w:rPr>
        <w:t>，</w:t>
      </w:r>
      <w:r>
        <w:rPr>
          <w:rFonts w:hint="eastAsia"/>
          <w:sz w:val="24"/>
          <w:szCs w:val="22"/>
        </w:rPr>
        <w:t>t</w:t>
      </w:r>
      <w:r>
        <w:rPr>
          <w:sz w:val="24"/>
          <w:szCs w:val="22"/>
        </w:rPr>
        <w:t>[</w:t>
      </w:r>
      <w:proofErr w:type="spellStart"/>
      <w:r>
        <w:rPr>
          <w:sz w:val="24"/>
          <w:szCs w:val="22"/>
        </w:rPr>
        <w:t>i</w:t>
      </w:r>
      <w:proofErr w:type="spellEnd"/>
      <w:r>
        <w:rPr>
          <w:sz w:val="24"/>
          <w:szCs w:val="22"/>
        </w:rPr>
        <w:t>]</w:t>
      </w:r>
      <w:r>
        <w:rPr>
          <w:rFonts w:hint="eastAsia"/>
          <w:sz w:val="24"/>
          <w:szCs w:val="22"/>
        </w:rPr>
        <w:t>应为</w:t>
      </w:r>
      <w:r>
        <w:rPr>
          <w:sz w:val="24"/>
          <w:szCs w:val="22"/>
        </w:rPr>
        <w:t>’\0’</w:t>
      </w:r>
      <w:r>
        <w:rPr>
          <w:rFonts w:hint="eastAsia"/>
          <w:sz w:val="24"/>
          <w:szCs w:val="22"/>
        </w:rPr>
        <w:t>。</w:t>
      </w:r>
    </w:p>
    <w:p w14:paraId="1804CCA8" w14:textId="77777777" w:rsidR="007C72BA" w:rsidRDefault="007C72BA" w:rsidP="007C72BA">
      <w:pPr>
        <w:snapToGrid w:val="0"/>
        <w:spacing w:afterLines="25" w:after="78" w:line="360" w:lineRule="auto"/>
        <w:ind w:leftChars="200" w:left="420"/>
        <w:rPr>
          <w:b/>
          <w:sz w:val="24"/>
        </w:rPr>
      </w:pPr>
      <w:r>
        <w:rPr>
          <w:noProof/>
        </w:rPr>
        <w:drawing>
          <wp:inline distT="0" distB="0" distL="0" distR="0" wp14:anchorId="3B030491" wp14:editId="7DD313D3">
            <wp:extent cx="4419983" cy="134123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419983" cy="1341236"/>
                    </a:xfrm>
                    <a:prstGeom prst="rect">
                      <a:avLst/>
                    </a:prstGeom>
                  </pic:spPr>
                </pic:pic>
              </a:graphicData>
            </a:graphic>
          </wp:inline>
        </w:drawing>
      </w:r>
    </w:p>
    <w:p w14:paraId="0B2BFE75" w14:textId="77777777" w:rsidR="007C72BA" w:rsidRDefault="007C72BA" w:rsidP="007C72BA">
      <w:pPr>
        <w:snapToGrid w:val="0"/>
        <w:spacing w:afterLines="25" w:after="78" w:line="360" w:lineRule="auto"/>
        <w:ind w:leftChars="200" w:left="420"/>
        <w:rPr>
          <w:sz w:val="24"/>
          <w:szCs w:val="22"/>
        </w:rPr>
      </w:pPr>
      <w:r>
        <w:rPr>
          <w:rFonts w:hint="eastAsia"/>
          <w:sz w:val="24"/>
          <w:szCs w:val="22"/>
        </w:rPr>
        <w:t>如图，</w:t>
      </w:r>
      <w:r w:rsidRPr="00B24DE9">
        <w:rPr>
          <w:rFonts w:hint="eastAsia"/>
          <w:sz w:val="24"/>
          <w:szCs w:val="22"/>
        </w:rPr>
        <w:t>当单</w:t>
      </w:r>
      <w:proofErr w:type="gramStart"/>
      <w:r w:rsidRPr="00B24DE9">
        <w:rPr>
          <w:rFonts w:hint="eastAsia"/>
          <w:sz w:val="24"/>
          <w:szCs w:val="22"/>
        </w:rPr>
        <w:t>步执行光</w:t>
      </w:r>
      <w:proofErr w:type="gramEnd"/>
      <w:r w:rsidRPr="00B24DE9">
        <w:rPr>
          <w:rFonts w:hint="eastAsia"/>
          <w:sz w:val="24"/>
          <w:szCs w:val="22"/>
        </w:rPr>
        <w:t>条落在</w:t>
      </w:r>
      <w:proofErr w:type="spellStart"/>
      <w:r w:rsidRPr="00B24DE9">
        <w:rPr>
          <w:rFonts w:hint="eastAsia"/>
          <w:sz w:val="24"/>
          <w:szCs w:val="22"/>
        </w:rPr>
        <w:t>s</w:t>
      </w:r>
      <w:r w:rsidRPr="00B24DE9">
        <w:rPr>
          <w:sz w:val="24"/>
          <w:szCs w:val="22"/>
        </w:rPr>
        <w:t>trcate</w:t>
      </w:r>
      <w:proofErr w:type="spellEnd"/>
      <w:r w:rsidRPr="00B24DE9">
        <w:rPr>
          <w:rFonts w:hint="eastAsia"/>
          <w:sz w:val="24"/>
          <w:szCs w:val="22"/>
        </w:rPr>
        <w:t>函数块结束标记即右花括号“</w:t>
      </w:r>
      <w:r w:rsidRPr="00B24DE9">
        <w:rPr>
          <w:rFonts w:hint="eastAsia"/>
          <w:sz w:val="24"/>
          <w:szCs w:val="22"/>
        </w:rPr>
        <w:t>}</w:t>
      </w:r>
      <w:r w:rsidRPr="00B24DE9">
        <w:rPr>
          <w:rFonts w:hint="eastAsia"/>
          <w:sz w:val="24"/>
          <w:szCs w:val="22"/>
        </w:rPr>
        <w:t>”所在行时，</w:t>
      </w:r>
      <w:r>
        <w:rPr>
          <w:rFonts w:hint="eastAsia"/>
          <w:sz w:val="24"/>
          <w:szCs w:val="22"/>
        </w:rPr>
        <w:t>字符数组</w:t>
      </w:r>
      <w:r>
        <w:rPr>
          <w:rFonts w:hint="eastAsia"/>
          <w:sz w:val="24"/>
          <w:szCs w:val="22"/>
        </w:rPr>
        <w:t>t</w:t>
      </w:r>
      <w:r>
        <w:rPr>
          <w:rFonts w:hint="eastAsia"/>
          <w:sz w:val="24"/>
          <w:szCs w:val="22"/>
        </w:rPr>
        <w:t>为</w:t>
      </w:r>
      <w:r>
        <w:rPr>
          <w:rFonts w:hint="eastAsia"/>
          <w:sz w:val="24"/>
          <w:szCs w:val="22"/>
        </w:rPr>
        <w:t>P</w:t>
      </w:r>
      <w:r>
        <w:rPr>
          <w:sz w:val="24"/>
          <w:szCs w:val="22"/>
        </w:rPr>
        <w:t>rogramming</w:t>
      </w:r>
      <w:r>
        <w:rPr>
          <w:rFonts w:hint="eastAsia"/>
          <w:sz w:val="24"/>
          <w:szCs w:val="22"/>
        </w:rPr>
        <w:t>，</w:t>
      </w:r>
      <w:r>
        <w:rPr>
          <w:rFonts w:hint="eastAsia"/>
          <w:sz w:val="24"/>
          <w:szCs w:val="22"/>
        </w:rPr>
        <w:t>s</w:t>
      </w:r>
      <w:r>
        <w:rPr>
          <w:rFonts w:hint="eastAsia"/>
          <w:sz w:val="24"/>
          <w:szCs w:val="22"/>
        </w:rPr>
        <w:t>为空，没有实现字符串拼接。</w:t>
      </w:r>
    </w:p>
    <w:p w14:paraId="31CD958A" w14:textId="77777777" w:rsidR="007C72BA" w:rsidRDefault="007C72BA" w:rsidP="007C72BA">
      <w:pPr>
        <w:snapToGrid w:val="0"/>
        <w:spacing w:afterLines="25" w:after="78" w:line="360" w:lineRule="auto"/>
        <w:ind w:leftChars="200" w:left="420"/>
        <w:rPr>
          <w:sz w:val="24"/>
          <w:szCs w:val="22"/>
        </w:rPr>
      </w:pPr>
      <w:r w:rsidRPr="00D40D71">
        <w:rPr>
          <w:rFonts w:hint="eastAsia"/>
          <w:sz w:val="24"/>
          <w:szCs w:val="22"/>
        </w:rPr>
        <w:t>（</w:t>
      </w:r>
      <w:r w:rsidRPr="00D40D71">
        <w:rPr>
          <w:rFonts w:hint="eastAsia"/>
          <w:sz w:val="24"/>
          <w:szCs w:val="22"/>
        </w:rPr>
        <w:t>2</w:t>
      </w:r>
      <w:r w:rsidRPr="00D40D71">
        <w:rPr>
          <w:rFonts w:hint="eastAsia"/>
          <w:sz w:val="24"/>
          <w:szCs w:val="22"/>
        </w:rPr>
        <w:t>）跟踪进入函数</w:t>
      </w:r>
      <w:proofErr w:type="spellStart"/>
      <w:r w:rsidRPr="00D40D71">
        <w:rPr>
          <w:rFonts w:hint="eastAsia"/>
          <w:sz w:val="24"/>
          <w:szCs w:val="22"/>
        </w:rPr>
        <w:t>s</w:t>
      </w:r>
      <w:r w:rsidRPr="00D40D71">
        <w:rPr>
          <w:sz w:val="24"/>
          <w:szCs w:val="22"/>
        </w:rPr>
        <w:t>trdelc</w:t>
      </w:r>
      <w:proofErr w:type="spellEnd"/>
      <w:r w:rsidRPr="00D40D71">
        <w:rPr>
          <w:rFonts w:hint="eastAsia"/>
          <w:sz w:val="24"/>
          <w:szCs w:val="22"/>
        </w:rPr>
        <w:t>时，观察字符数组</w:t>
      </w:r>
      <w:r w:rsidRPr="00D40D71">
        <w:rPr>
          <w:rFonts w:hint="eastAsia"/>
          <w:sz w:val="24"/>
          <w:szCs w:val="22"/>
        </w:rPr>
        <w:t>s</w:t>
      </w:r>
      <w:r w:rsidRPr="00D40D71">
        <w:rPr>
          <w:rFonts w:hint="eastAsia"/>
          <w:sz w:val="24"/>
          <w:szCs w:val="22"/>
        </w:rPr>
        <w:t>中的内容和字符</w:t>
      </w:r>
      <w:r w:rsidRPr="00D40D71">
        <w:rPr>
          <w:rFonts w:hint="eastAsia"/>
          <w:sz w:val="24"/>
          <w:szCs w:val="22"/>
        </w:rPr>
        <w:t>c</w:t>
      </w:r>
      <w:r w:rsidRPr="00D40D71">
        <w:rPr>
          <w:rFonts w:hint="eastAsia"/>
          <w:sz w:val="24"/>
          <w:szCs w:val="22"/>
        </w:rPr>
        <w:t>的值，分析结果是否正确。单</w:t>
      </w:r>
      <w:proofErr w:type="gramStart"/>
      <w:r w:rsidRPr="00D40D71">
        <w:rPr>
          <w:rFonts w:hint="eastAsia"/>
          <w:sz w:val="24"/>
          <w:szCs w:val="22"/>
        </w:rPr>
        <w:t>步执行</w:t>
      </w:r>
      <w:proofErr w:type="gramEnd"/>
      <w:r w:rsidRPr="00D40D71">
        <w:rPr>
          <w:rFonts w:hint="eastAsia"/>
          <w:sz w:val="24"/>
          <w:szCs w:val="22"/>
        </w:rPr>
        <w:t>f</w:t>
      </w:r>
      <w:r w:rsidRPr="00D40D71">
        <w:rPr>
          <w:sz w:val="24"/>
          <w:szCs w:val="22"/>
        </w:rPr>
        <w:t>or</w:t>
      </w:r>
      <w:r w:rsidRPr="00D40D71">
        <w:rPr>
          <w:rFonts w:hint="eastAsia"/>
          <w:sz w:val="24"/>
          <w:szCs w:val="22"/>
        </w:rPr>
        <w:t>语句过程中，观察字符数组</w:t>
      </w:r>
      <w:r w:rsidRPr="00D40D71">
        <w:rPr>
          <w:rFonts w:hint="eastAsia"/>
          <w:sz w:val="24"/>
          <w:szCs w:val="22"/>
        </w:rPr>
        <w:t>s</w:t>
      </w:r>
      <w:r w:rsidRPr="00D40D71">
        <w:rPr>
          <w:sz w:val="24"/>
          <w:szCs w:val="22"/>
        </w:rPr>
        <w:t>, j</w:t>
      </w:r>
      <w:r w:rsidRPr="00D40D71">
        <w:rPr>
          <w:rFonts w:hint="eastAsia"/>
          <w:sz w:val="24"/>
          <w:szCs w:val="22"/>
        </w:rPr>
        <w:t>和</w:t>
      </w:r>
      <w:r w:rsidRPr="00D40D71">
        <w:rPr>
          <w:rFonts w:hint="eastAsia"/>
          <w:sz w:val="24"/>
          <w:szCs w:val="22"/>
        </w:rPr>
        <w:t>k</w:t>
      </w:r>
      <w:r w:rsidRPr="00D40D71">
        <w:rPr>
          <w:rFonts w:hint="eastAsia"/>
          <w:sz w:val="24"/>
          <w:szCs w:val="22"/>
        </w:rPr>
        <w:t>值的变化，分析该结果是否存在问题。当单</w:t>
      </w:r>
      <w:proofErr w:type="gramStart"/>
      <w:r w:rsidRPr="00D40D71">
        <w:rPr>
          <w:rFonts w:hint="eastAsia"/>
          <w:sz w:val="24"/>
          <w:szCs w:val="22"/>
        </w:rPr>
        <w:t>步执行光</w:t>
      </w:r>
      <w:proofErr w:type="gramEnd"/>
      <w:r w:rsidRPr="00D40D71">
        <w:rPr>
          <w:rFonts w:hint="eastAsia"/>
          <w:sz w:val="24"/>
          <w:szCs w:val="22"/>
        </w:rPr>
        <w:t>条落在</w:t>
      </w:r>
      <w:proofErr w:type="spellStart"/>
      <w:r w:rsidRPr="00D40D71">
        <w:rPr>
          <w:rFonts w:hint="eastAsia"/>
          <w:sz w:val="24"/>
          <w:szCs w:val="22"/>
        </w:rPr>
        <w:t>s</w:t>
      </w:r>
      <w:r w:rsidRPr="00D40D71">
        <w:rPr>
          <w:sz w:val="24"/>
          <w:szCs w:val="22"/>
        </w:rPr>
        <w:t>trdelc</w:t>
      </w:r>
      <w:proofErr w:type="spellEnd"/>
      <w:r w:rsidRPr="00D40D71">
        <w:rPr>
          <w:rFonts w:hint="eastAsia"/>
          <w:sz w:val="24"/>
          <w:szCs w:val="22"/>
        </w:rPr>
        <w:t>函数块结束标记“</w:t>
      </w:r>
      <w:r w:rsidRPr="00D40D71">
        <w:rPr>
          <w:rFonts w:hint="eastAsia"/>
          <w:sz w:val="24"/>
          <w:szCs w:val="22"/>
        </w:rPr>
        <w:t>}</w:t>
      </w:r>
      <w:r w:rsidRPr="00D40D71">
        <w:rPr>
          <w:rFonts w:hint="eastAsia"/>
          <w:sz w:val="24"/>
          <w:szCs w:val="22"/>
        </w:rPr>
        <w:t>”所在行时，字符串</w:t>
      </w:r>
      <w:r w:rsidRPr="00D40D71">
        <w:rPr>
          <w:rFonts w:hint="eastAsia"/>
          <w:sz w:val="24"/>
          <w:szCs w:val="22"/>
        </w:rPr>
        <w:t>s</w:t>
      </w:r>
      <w:r w:rsidRPr="00D40D71">
        <w:rPr>
          <w:rFonts w:hint="eastAsia"/>
          <w:sz w:val="24"/>
          <w:szCs w:val="22"/>
        </w:rPr>
        <w:t>为何值？分析是否实现了所要求的删除操作。</w:t>
      </w:r>
      <w:r>
        <w:rPr>
          <w:rFonts w:hint="eastAsia"/>
          <w:sz w:val="24"/>
          <w:szCs w:val="22"/>
        </w:rPr>
        <w:t xml:space="preserve"> </w:t>
      </w:r>
      <w:r>
        <w:rPr>
          <w:sz w:val="24"/>
          <w:szCs w:val="22"/>
        </w:rPr>
        <w:t xml:space="preserve">                     </w:t>
      </w:r>
    </w:p>
    <w:p w14:paraId="36EE8A1A" w14:textId="77777777" w:rsidR="007C72BA" w:rsidRDefault="007C72BA" w:rsidP="007C72BA">
      <w:pPr>
        <w:snapToGrid w:val="0"/>
        <w:spacing w:afterLines="25" w:after="78" w:line="360" w:lineRule="auto"/>
        <w:ind w:leftChars="200" w:left="420"/>
        <w:rPr>
          <w:b/>
          <w:sz w:val="24"/>
        </w:rPr>
      </w:pPr>
      <w:r>
        <w:rPr>
          <w:noProof/>
        </w:rPr>
        <w:lastRenderedPageBreak/>
        <w:drawing>
          <wp:anchor distT="0" distB="0" distL="114300" distR="114300" simplePos="0" relativeHeight="251656192" behindDoc="0" locked="0" layoutInCell="1" allowOverlap="1" wp14:anchorId="25AC8E19" wp14:editId="67D42614">
            <wp:simplePos x="0" y="0"/>
            <wp:positionH relativeFrom="column">
              <wp:posOffset>289560</wp:posOffset>
            </wp:positionH>
            <wp:positionV relativeFrom="paragraph">
              <wp:posOffset>60960</wp:posOffset>
            </wp:positionV>
            <wp:extent cx="4541914" cy="800169"/>
            <wp:effectExtent l="0" t="0" r="0" b="0"/>
            <wp:wrapSquare wrapText="bothSides"/>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4541914" cy="800169"/>
                    </a:xfrm>
                    <a:prstGeom prst="rect">
                      <a:avLst/>
                    </a:prstGeom>
                  </pic:spPr>
                </pic:pic>
              </a:graphicData>
            </a:graphic>
          </wp:anchor>
        </w:drawing>
      </w:r>
    </w:p>
    <w:p w14:paraId="7834DF68" w14:textId="77777777" w:rsidR="007C72BA" w:rsidRPr="00C517D8" w:rsidRDefault="007C72BA" w:rsidP="007C72BA">
      <w:pPr>
        <w:ind w:leftChars="200" w:left="420"/>
        <w:rPr>
          <w:sz w:val="24"/>
        </w:rPr>
      </w:pPr>
    </w:p>
    <w:p w14:paraId="1F6BA26D" w14:textId="77777777" w:rsidR="007C72BA" w:rsidRDefault="007C72BA" w:rsidP="007C72BA">
      <w:pPr>
        <w:snapToGrid w:val="0"/>
        <w:spacing w:afterLines="25" w:after="78" w:line="360" w:lineRule="auto"/>
        <w:ind w:leftChars="200" w:left="420"/>
        <w:rPr>
          <w:b/>
          <w:sz w:val="24"/>
        </w:rPr>
      </w:pPr>
      <w:r>
        <w:rPr>
          <w:b/>
          <w:sz w:val="24"/>
        </w:rPr>
        <w:br w:type="textWrapping" w:clear="all"/>
      </w:r>
    </w:p>
    <w:p w14:paraId="7F42FCFF" w14:textId="77777777" w:rsidR="007C72BA" w:rsidRDefault="007C72BA" w:rsidP="007C72BA">
      <w:pPr>
        <w:snapToGrid w:val="0"/>
        <w:spacing w:afterLines="25" w:after="78" w:line="360" w:lineRule="auto"/>
        <w:ind w:leftChars="200" w:left="420"/>
        <w:rPr>
          <w:sz w:val="24"/>
          <w:szCs w:val="22"/>
        </w:rPr>
      </w:pPr>
      <w:r>
        <w:rPr>
          <w:rFonts w:hint="eastAsia"/>
          <w:sz w:val="24"/>
          <w:szCs w:val="22"/>
        </w:rPr>
        <w:t>如图，</w:t>
      </w:r>
      <w:r w:rsidRPr="00D40D71">
        <w:rPr>
          <w:rFonts w:hint="eastAsia"/>
          <w:sz w:val="24"/>
          <w:szCs w:val="22"/>
        </w:rPr>
        <w:t>进入函数</w:t>
      </w:r>
      <w:proofErr w:type="spellStart"/>
      <w:r w:rsidRPr="00D40D71">
        <w:rPr>
          <w:rFonts w:hint="eastAsia"/>
          <w:sz w:val="24"/>
          <w:szCs w:val="22"/>
        </w:rPr>
        <w:t>s</w:t>
      </w:r>
      <w:r w:rsidRPr="00D40D71">
        <w:rPr>
          <w:sz w:val="24"/>
          <w:szCs w:val="22"/>
        </w:rPr>
        <w:t>trdelc</w:t>
      </w:r>
      <w:proofErr w:type="spellEnd"/>
      <w:r w:rsidRPr="00D40D71">
        <w:rPr>
          <w:rFonts w:hint="eastAsia"/>
          <w:sz w:val="24"/>
          <w:szCs w:val="22"/>
        </w:rPr>
        <w:t>时，</w:t>
      </w:r>
      <w:r>
        <w:rPr>
          <w:rFonts w:hint="eastAsia"/>
          <w:sz w:val="24"/>
          <w:szCs w:val="22"/>
        </w:rPr>
        <w:t>字符数组</w:t>
      </w:r>
      <w:r>
        <w:rPr>
          <w:rFonts w:hint="eastAsia"/>
          <w:sz w:val="24"/>
          <w:szCs w:val="22"/>
        </w:rPr>
        <w:t>s</w:t>
      </w:r>
      <w:r>
        <w:rPr>
          <w:rFonts w:hint="eastAsia"/>
          <w:sz w:val="24"/>
          <w:szCs w:val="22"/>
        </w:rPr>
        <w:t>的内容为</w:t>
      </w:r>
      <w:r>
        <w:rPr>
          <w:rFonts w:hint="eastAsia"/>
          <w:sz w:val="24"/>
          <w:szCs w:val="22"/>
        </w:rPr>
        <w:t>P</w:t>
      </w:r>
      <w:r>
        <w:rPr>
          <w:sz w:val="24"/>
          <w:szCs w:val="22"/>
        </w:rPr>
        <w:t>rogramming</w:t>
      </w:r>
      <w:r>
        <w:rPr>
          <w:rFonts w:hint="eastAsia"/>
          <w:sz w:val="24"/>
          <w:szCs w:val="22"/>
        </w:rPr>
        <w:t>，字符</w:t>
      </w:r>
      <w:r>
        <w:rPr>
          <w:rFonts w:hint="eastAsia"/>
          <w:sz w:val="24"/>
          <w:szCs w:val="22"/>
        </w:rPr>
        <w:t>c</w:t>
      </w:r>
      <w:r>
        <w:rPr>
          <w:rFonts w:hint="eastAsia"/>
          <w:sz w:val="24"/>
          <w:szCs w:val="22"/>
        </w:rPr>
        <w:t>的值为</w:t>
      </w:r>
      <w:r>
        <w:rPr>
          <w:rFonts w:hint="eastAsia"/>
          <w:sz w:val="24"/>
          <w:szCs w:val="22"/>
        </w:rPr>
        <w:t>a</w:t>
      </w:r>
      <w:r>
        <w:rPr>
          <w:rFonts w:hint="eastAsia"/>
          <w:sz w:val="24"/>
          <w:szCs w:val="22"/>
        </w:rPr>
        <w:t>，结果正确。</w:t>
      </w:r>
    </w:p>
    <w:p w14:paraId="47F0B4D4" w14:textId="77777777" w:rsidR="007C72BA" w:rsidRDefault="007C72BA" w:rsidP="007C72BA">
      <w:pPr>
        <w:snapToGrid w:val="0"/>
        <w:spacing w:afterLines="25" w:after="78" w:line="360" w:lineRule="auto"/>
        <w:ind w:leftChars="200" w:left="420"/>
        <w:rPr>
          <w:noProof/>
        </w:rPr>
      </w:pPr>
      <w:r>
        <w:rPr>
          <w:noProof/>
        </w:rPr>
        <w:drawing>
          <wp:inline distT="0" distB="0" distL="0" distR="0" wp14:anchorId="50C5B4AA" wp14:editId="4BB0D112">
            <wp:extent cx="4480948" cy="129551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480948" cy="1295512"/>
                    </a:xfrm>
                    <a:prstGeom prst="rect">
                      <a:avLst/>
                    </a:prstGeom>
                  </pic:spPr>
                </pic:pic>
              </a:graphicData>
            </a:graphic>
          </wp:inline>
        </w:drawing>
      </w:r>
      <w:r w:rsidRPr="00C517D8">
        <w:rPr>
          <w:noProof/>
        </w:rPr>
        <w:t xml:space="preserve"> </w:t>
      </w:r>
      <w:r>
        <w:rPr>
          <w:noProof/>
        </w:rPr>
        <w:drawing>
          <wp:inline distT="0" distB="0" distL="0" distR="0" wp14:anchorId="59518E48" wp14:editId="28CC4BD4">
            <wp:extent cx="4412362" cy="1272650"/>
            <wp:effectExtent l="0" t="0" r="7620" b="381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412362" cy="1272650"/>
                    </a:xfrm>
                    <a:prstGeom prst="rect">
                      <a:avLst/>
                    </a:prstGeom>
                  </pic:spPr>
                </pic:pic>
              </a:graphicData>
            </a:graphic>
          </wp:inline>
        </w:drawing>
      </w:r>
    </w:p>
    <w:p w14:paraId="7855FBF5" w14:textId="77777777" w:rsidR="007C72BA" w:rsidRDefault="007C72BA" w:rsidP="007C72BA">
      <w:pPr>
        <w:snapToGrid w:val="0"/>
        <w:spacing w:afterLines="25" w:after="78" w:line="360" w:lineRule="auto"/>
        <w:ind w:leftChars="200" w:left="420"/>
        <w:rPr>
          <w:sz w:val="24"/>
          <w:szCs w:val="22"/>
        </w:rPr>
      </w:pPr>
      <w:r>
        <w:rPr>
          <w:rFonts w:hint="eastAsia"/>
          <w:noProof/>
        </w:rPr>
        <w:t>如图，在</w:t>
      </w:r>
      <w:r w:rsidRPr="00D40D71">
        <w:rPr>
          <w:rFonts w:hint="eastAsia"/>
          <w:sz w:val="24"/>
          <w:szCs w:val="22"/>
        </w:rPr>
        <w:t>单</w:t>
      </w:r>
      <w:proofErr w:type="gramStart"/>
      <w:r w:rsidRPr="00D40D71">
        <w:rPr>
          <w:rFonts w:hint="eastAsia"/>
          <w:sz w:val="24"/>
          <w:szCs w:val="22"/>
        </w:rPr>
        <w:t>步执行</w:t>
      </w:r>
      <w:proofErr w:type="gramEnd"/>
      <w:r w:rsidRPr="00D40D71">
        <w:rPr>
          <w:rFonts w:hint="eastAsia"/>
          <w:sz w:val="24"/>
          <w:szCs w:val="22"/>
        </w:rPr>
        <w:t>f</w:t>
      </w:r>
      <w:r w:rsidRPr="00D40D71">
        <w:rPr>
          <w:sz w:val="24"/>
          <w:szCs w:val="22"/>
        </w:rPr>
        <w:t>or</w:t>
      </w:r>
      <w:r w:rsidRPr="00D40D71">
        <w:rPr>
          <w:rFonts w:hint="eastAsia"/>
          <w:sz w:val="24"/>
          <w:szCs w:val="22"/>
        </w:rPr>
        <w:t>语句过程中，</w:t>
      </w:r>
      <w:r>
        <w:rPr>
          <w:rFonts w:hint="eastAsia"/>
          <w:sz w:val="24"/>
          <w:szCs w:val="22"/>
        </w:rPr>
        <w:t>当</w:t>
      </w:r>
      <w:r>
        <w:rPr>
          <w:rFonts w:hint="eastAsia"/>
          <w:sz w:val="24"/>
          <w:szCs w:val="22"/>
        </w:rPr>
        <w:t>s</w:t>
      </w:r>
      <w:r>
        <w:rPr>
          <w:sz w:val="24"/>
          <w:szCs w:val="22"/>
        </w:rPr>
        <w:t>[j]==c</w:t>
      </w:r>
      <w:r>
        <w:rPr>
          <w:rFonts w:hint="eastAsia"/>
          <w:sz w:val="24"/>
          <w:szCs w:val="22"/>
        </w:rPr>
        <w:t>时，</w:t>
      </w:r>
      <w:r>
        <w:rPr>
          <w:rFonts w:hint="eastAsia"/>
          <w:sz w:val="24"/>
          <w:szCs w:val="22"/>
        </w:rPr>
        <w:t>k</w:t>
      </w:r>
      <w:r>
        <w:rPr>
          <w:rFonts w:hint="eastAsia"/>
          <w:sz w:val="24"/>
          <w:szCs w:val="22"/>
        </w:rPr>
        <w:t>不变，</w:t>
      </w:r>
      <w:r>
        <w:rPr>
          <w:sz w:val="24"/>
          <w:szCs w:val="22"/>
        </w:rPr>
        <w:t>j</w:t>
      </w:r>
      <w:r>
        <w:rPr>
          <w:rFonts w:hint="eastAsia"/>
          <w:sz w:val="24"/>
          <w:szCs w:val="22"/>
        </w:rPr>
        <w:t>加一，</w:t>
      </w:r>
      <w:r>
        <w:rPr>
          <w:rFonts w:hint="eastAsia"/>
          <w:sz w:val="24"/>
          <w:szCs w:val="22"/>
        </w:rPr>
        <w:t>s</w:t>
      </w:r>
      <w:r>
        <w:rPr>
          <w:rFonts w:hint="eastAsia"/>
          <w:sz w:val="24"/>
          <w:szCs w:val="22"/>
        </w:rPr>
        <w:t>中删除了字符</w:t>
      </w:r>
      <w:r>
        <w:rPr>
          <w:rFonts w:hint="eastAsia"/>
          <w:sz w:val="24"/>
          <w:szCs w:val="22"/>
        </w:rPr>
        <w:t>c</w:t>
      </w:r>
      <w:r>
        <w:rPr>
          <w:rFonts w:hint="eastAsia"/>
          <w:sz w:val="24"/>
          <w:szCs w:val="22"/>
        </w:rPr>
        <w:t>；否则</w:t>
      </w:r>
      <w:r>
        <w:rPr>
          <w:rFonts w:hint="eastAsia"/>
          <w:sz w:val="24"/>
          <w:szCs w:val="22"/>
        </w:rPr>
        <w:t>k</w:t>
      </w:r>
      <w:r>
        <w:rPr>
          <w:rFonts w:hint="eastAsia"/>
          <w:sz w:val="24"/>
          <w:szCs w:val="22"/>
        </w:rPr>
        <w:t>和</w:t>
      </w:r>
      <w:r>
        <w:rPr>
          <w:rFonts w:hint="eastAsia"/>
          <w:sz w:val="24"/>
          <w:szCs w:val="22"/>
        </w:rPr>
        <w:t>j</w:t>
      </w:r>
      <w:r>
        <w:rPr>
          <w:rFonts w:hint="eastAsia"/>
          <w:sz w:val="24"/>
          <w:szCs w:val="22"/>
        </w:rPr>
        <w:t>都加一，</w:t>
      </w:r>
      <w:r>
        <w:rPr>
          <w:rFonts w:hint="eastAsia"/>
          <w:sz w:val="24"/>
          <w:szCs w:val="22"/>
        </w:rPr>
        <w:t>s</w:t>
      </w:r>
      <w:r>
        <w:rPr>
          <w:rFonts w:hint="eastAsia"/>
          <w:sz w:val="24"/>
          <w:szCs w:val="22"/>
        </w:rPr>
        <w:t>不变。结果没有问题。</w:t>
      </w:r>
    </w:p>
    <w:p w14:paraId="15AFE922" w14:textId="77777777" w:rsidR="007C72BA" w:rsidRDefault="007C72BA" w:rsidP="007C72BA">
      <w:pPr>
        <w:snapToGrid w:val="0"/>
        <w:spacing w:afterLines="25" w:after="78" w:line="360" w:lineRule="auto"/>
        <w:ind w:leftChars="200" w:left="420"/>
        <w:rPr>
          <w:b/>
          <w:sz w:val="24"/>
        </w:rPr>
      </w:pPr>
      <w:r>
        <w:rPr>
          <w:noProof/>
        </w:rPr>
        <w:drawing>
          <wp:inline distT="0" distB="0" distL="0" distR="0" wp14:anchorId="4085DE87" wp14:editId="6AB6CB10">
            <wp:extent cx="4419983" cy="1204064"/>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19983" cy="1204064"/>
                    </a:xfrm>
                    <a:prstGeom prst="rect">
                      <a:avLst/>
                    </a:prstGeom>
                  </pic:spPr>
                </pic:pic>
              </a:graphicData>
            </a:graphic>
          </wp:inline>
        </w:drawing>
      </w:r>
    </w:p>
    <w:p w14:paraId="188F6C09" w14:textId="77777777" w:rsidR="007C72BA" w:rsidRDefault="007C72BA" w:rsidP="007C72BA">
      <w:pPr>
        <w:snapToGrid w:val="0"/>
        <w:spacing w:afterLines="25" w:after="78" w:line="360" w:lineRule="auto"/>
        <w:ind w:leftChars="200" w:left="420"/>
        <w:rPr>
          <w:b/>
          <w:sz w:val="24"/>
        </w:rPr>
      </w:pPr>
      <w:r>
        <w:rPr>
          <w:rFonts w:hint="eastAsia"/>
          <w:sz w:val="24"/>
          <w:szCs w:val="22"/>
        </w:rPr>
        <w:t>如图，</w:t>
      </w:r>
      <w:r w:rsidRPr="00D40D71">
        <w:rPr>
          <w:rFonts w:hint="eastAsia"/>
          <w:sz w:val="24"/>
          <w:szCs w:val="22"/>
        </w:rPr>
        <w:t>当单</w:t>
      </w:r>
      <w:proofErr w:type="gramStart"/>
      <w:r w:rsidRPr="00D40D71">
        <w:rPr>
          <w:rFonts w:hint="eastAsia"/>
          <w:sz w:val="24"/>
          <w:szCs w:val="22"/>
        </w:rPr>
        <w:t>步执行光</w:t>
      </w:r>
      <w:proofErr w:type="gramEnd"/>
      <w:r w:rsidRPr="00D40D71">
        <w:rPr>
          <w:rFonts w:hint="eastAsia"/>
          <w:sz w:val="24"/>
          <w:szCs w:val="22"/>
        </w:rPr>
        <w:t>条落在</w:t>
      </w:r>
      <w:proofErr w:type="spellStart"/>
      <w:r w:rsidRPr="00D40D71">
        <w:rPr>
          <w:rFonts w:hint="eastAsia"/>
          <w:sz w:val="24"/>
          <w:szCs w:val="22"/>
        </w:rPr>
        <w:t>s</w:t>
      </w:r>
      <w:r w:rsidRPr="00D40D71">
        <w:rPr>
          <w:sz w:val="24"/>
          <w:szCs w:val="22"/>
        </w:rPr>
        <w:t>trdelc</w:t>
      </w:r>
      <w:proofErr w:type="spellEnd"/>
      <w:r w:rsidRPr="00D40D71">
        <w:rPr>
          <w:rFonts w:hint="eastAsia"/>
          <w:sz w:val="24"/>
          <w:szCs w:val="22"/>
        </w:rPr>
        <w:t>函数块结束标记“</w:t>
      </w:r>
      <w:r w:rsidRPr="00D40D71">
        <w:rPr>
          <w:rFonts w:hint="eastAsia"/>
          <w:sz w:val="24"/>
          <w:szCs w:val="22"/>
        </w:rPr>
        <w:t>}</w:t>
      </w:r>
      <w:r w:rsidRPr="00D40D71">
        <w:rPr>
          <w:rFonts w:hint="eastAsia"/>
          <w:sz w:val="24"/>
          <w:szCs w:val="22"/>
        </w:rPr>
        <w:t>”所在行时，</w:t>
      </w:r>
      <w:r>
        <w:rPr>
          <w:sz w:val="24"/>
          <w:szCs w:val="22"/>
        </w:rPr>
        <w:t>s</w:t>
      </w:r>
      <w:r>
        <w:rPr>
          <w:rFonts w:hint="eastAsia"/>
          <w:sz w:val="24"/>
          <w:szCs w:val="22"/>
        </w:rPr>
        <w:t>的内容为</w:t>
      </w:r>
      <w:proofErr w:type="spellStart"/>
      <w:r>
        <w:rPr>
          <w:rFonts w:hint="eastAsia"/>
          <w:sz w:val="24"/>
          <w:szCs w:val="22"/>
        </w:rPr>
        <w:t>P</w:t>
      </w:r>
      <w:r>
        <w:rPr>
          <w:sz w:val="24"/>
          <w:szCs w:val="22"/>
        </w:rPr>
        <w:t>rogrmmingg</w:t>
      </w:r>
      <w:proofErr w:type="spellEnd"/>
      <w:r>
        <w:rPr>
          <w:rFonts w:hint="eastAsia"/>
          <w:sz w:val="24"/>
          <w:szCs w:val="22"/>
        </w:rPr>
        <w:t>，实现了删除字符的功能，但由于没有添加结束符，导致</w:t>
      </w:r>
      <w:r>
        <w:rPr>
          <w:rFonts w:hint="eastAsia"/>
          <w:sz w:val="24"/>
          <w:szCs w:val="22"/>
        </w:rPr>
        <w:t>s</w:t>
      </w:r>
      <w:r>
        <w:rPr>
          <w:rFonts w:hint="eastAsia"/>
          <w:sz w:val="24"/>
          <w:szCs w:val="22"/>
        </w:rPr>
        <w:t>中最后一个字符重复两次，结果错误。</w:t>
      </w:r>
    </w:p>
    <w:p w14:paraId="51304EF7" w14:textId="77777777" w:rsidR="007C72BA" w:rsidRPr="00885843" w:rsidRDefault="007C72BA" w:rsidP="007C72BA">
      <w:pPr>
        <w:snapToGrid w:val="0"/>
        <w:spacing w:afterLines="25" w:after="78" w:line="360" w:lineRule="auto"/>
        <w:rPr>
          <w:b/>
          <w:sz w:val="24"/>
        </w:rPr>
      </w:pPr>
      <w:r>
        <w:rPr>
          <w:b/>
          <w:sz w:val="24"/>
        </w:rPr>
        <w:t>5</w:t>
      </w:r>
      <w:r w:rsidRPr="00885843">
        <w:rPr>
          <w:b/>
          <w:sz w:val="24"/>
        </w:rPr>
        <w:t xml:space="preserve">.2.2 </w:t>
      </w:r>
      <w:r w:rsidRPr="00885843">
        <w:rPr>
          <w:rFonts w:hAnsi="宋体"/>
          <w:b/>
          <w:sz w:val="24"/>
        </w:rPr>
        <w:t>源程序</w:t>
      </w:r>
      <w:r>
        <w:rPr>
          <w:rFonts w:hAnsi="宋体" w:hint="eastAsia"/>
          <w:b/>
          <w:sz w:val="24"/>
        </w:rPr>
        <w:t>完善和</w:t>
      </w:r>
      <w:r w:rsidRPr="00885843">
        <w:rPr>
          <w:rFonts w:hAnsi="宋体"/>
          <w:b/>
          <w:sz w:val="24"/>
        </w:rPr>
        <w:t>修改替换</w:t>
      </w:r>
    </w:p>
    <w:p w14:paraId="45522E53" w14:textId="77777777" w:rsidR="007C72BA" w:rsidRPr="001C08FA" w:rsidRDefault="007C72BA" w:rsidP="007C72BA">
      <w:pPr>
        <w:spacing w:line="360" w:lineRule="auto"/>
        <w:jc w:val="left"/>
        <w:rPr>
          <w:sz w:val="24"/>
          <w:szCs w:val="22"/>
        </w:rPr>
      </w:pPr>
      <w:r w:rsidRPr="001C08FA">
        <w:rPr>
          <w:rFonts w:hint="eastAsia"/>
          <w:sz w:val="24"/>
          <w:szCs w:val="22"/>
        </w:rPr>
        <w:t xml:space="preserve">(1) </w:t>
      </w:r>
      <w:r w:rsidRPr="001C08FA">
        <w:rPr>
          <w:rFonts w:hint="eastAsia"/>
          <w:sz w:val="24"/>
          <w:szCs w:val="22"/>
        </w:rPr>
        <w:t>下面的源程序用于求解</w:t>
      </w:r>
      <w:proofErr w:type="gramStart"/>
      <w:r w:rsidRPr="001C08FA">
        <w:rPr>
          <w:rFonts w:hint="eastAsia"/>
          <w:sz w:val="24"/>
          <w:szCs w:val="22"/>
        </w:rPr>
        <w:t>瑟</w:t>
      </w:r>
      <w:proofErr w:type="gramEnd"/>
      <w:r w:rsidRPr="001C08FA">
        <w:rPr>
          <w:rFonts w:hint="eastAsia"/>
          <w:sz w:val="24"/>
          <w:szCs w:val="22"/>
        </w:rPr>
        <w:t>夫问题：</w:t>
      </w:r>
      <w:r w:rsidRPr="001C08FA">
        <w:rPr>
          <w:rFonts w:hint="eastAsia"/>
          <w:sz w:val="24"/>
          <w:szCs w:val="22"/>
        </w:rPr>
        <w:t>M</w:t>
      </w:r>
      <w:r w:rsidRPr="001C08FA">
        <w:rPr>
          <w:rFonts w:hint="eastAsia"/>
          <w:sz w:val="24"/>
          <w:szCs w:val="22"/>
        </w:rPr>
        <w:t>个人围成一圈，从第一个人开始依次从</w:t>
      </w:r>
      <w:r w:rsidRPr="001C08FA">
        <w:rPr>
          <w:rFonts w:hint="eastAsia"/>
          <w:sz w:val="24"/>
          <w:szCs w:val="22"/>
        </w:rPr>
        <w:t>1</w:t>
      </w:r>
      <w:r w:rsidRPr="001C08FA">
        <w:rPr>
          <w:rFonts w:hint="eastAsia"/>
          <w:sz w:val="24"/>
          <w:szCs w:val="22"/>
        </w:rPr>
        <w:t>至</w:t>
      </w:r>
      <w:r w:rsidRPr="001C08FA">
        <w:rPr>
          <w:rFonts w:hint="eastAsia"/>
          <w:sz w:val="24"/>
          <w:szCs w:val="22"/>
        </w:rPr>
        <w:t>N</w:t>
      </w:r>
      <w:r w:rsidRPr="001C08FA">
        <w:rPr>
          <w:rFonts w:hint="eastAsia"/>
          <w:sz w:val="24"/>
          <w:szCs w:val="22"/>
        </w:rPr>
        <w:t>循环报数，每当报数为</w:t>
      </w:r>
      <w:r w:rsidRPr="001C08FA">
        <w:rPr>
          <w:rFonts w:hint="eastAsia"/>
          <w:sz w:val="24"/>
          <w:szCs w:val="22"/>
        </w:rPr>
        <w:t>N</w:t>
      </w:r>
      <w:r w:rsidRPr="001C08FA">
        <w:rPr>
          <w:rFonts w:hint="eastAsia"/>
          <w:sz w:val="24"/>
          <w:szCs w:val="22"/>
        </w:rPr>
        <w:t>时报数人出圈，直到圈中只剩下一个人为止。</w:t>
      </w:r>
      <w:r w:rsidRPr="001C08FA">
        <w:rPr>
          <w:rFonts w:ascii="宋体" w:hAnsi="宋体" w:hint="eastAsia"/>
          <w:sz w:val="24"/>
          <w:szCs w:val="22"/>
        </w:rPr>
        <w:t>①</w:t>
      </w:r>
      <w:r w:rsidRPr="001C08FA">
        <w:rPr>
          <w:rFonts w:hint="eastAsia"/>
          <w:sz w:val="24"/>
          <w:szCs w:val="22"/>
        </w:rPr>
        <w:t>请在源程序中的下划线处填写合适的代码来完善该程序。</w:t>
      </w:r>
    </w:p>
    <w:p w14:paraId="7CC802C3" w14:textId="77777777" w:rsidR="007C72BA" w:rsidRPr="001C08FA" w:rsidRDefault="007C72BA" w:rsidP="007C72BA">
      <w:pPr>
        <w:spacing w:line="360" w:lineRule="auto"/>
        <w:ind w:firstLineChars="200" w:firstLine="480"/>
        <w:jc w:val="left"/>
        <w:rPr>
          <w:sz w:val="24"/>
          <w:szCs w:val="22"/>
        </w:rPr>
      </w:pPr>
      <w:r w:rsidRPr="001C08FA">
        <w:rPr>
          <w:sz w:val="24"/>
          <w:szCs w:val="22"/>
        </w:rPr>
        <w:lastRenderedPageBreak/>
        <w:t>#include&lt;stdio.h&gt;</w:t>
      </w:r>
    </w:p>
    <w:p w14:paraId="201EE02A" w14:textId="77777777" w:rsidR="007C72BA" w:rsidRPr="001C08FA" w:rsidRDefault="007C72BA" w:rsidP="007C72BA">
      <w:pPr>
        <w:spacing w:line="360" w:lineRule="auto"/>
        <w:ind w:firstLineChars="200" w:firstLine="480"/>
        <w:jc w:val="left"/>
        <w:rPr>
          <w:sz w:val="24"/>
          <w:szCs w:val="22"/>
        </w:rPr>
      </w:pPr>
      <w:r w:rsidRPr="001C08FA">
        <w:rPr>
          <w:sz w:val="24"/>
          <w:szCs w:val="22"/>
        </w:rPr>
        <w:t>#</w:t>
      </w:r>
      <w:proofErr w:type="gramStart"/>
      <w:r w:rsidRPr="001C08FA">
        <w:rPr>
          <w:sz w:val="24"/>
          <w:szCs w:val="22"/>
        </w:rPr>
        <w:t>define</w:t>
      </w:r>
      <w:proofErr w:type="gramEnd"/>
      <w:r w:rsidRPr="001C08FA">
        <w:rPr>
          <w:sz w:val="24"/>
          <w:szCs w:val="22"/>
        </w:rPr>
        <w:t xml:space="preserve"> M 10</w:t>
      </w:r>
    </w:p>
    <w:p w14:paraId="5B8A5F55" w14:textId="77777777" w:rsidR="007C72BA" w:rsidRPr="001C08FA" w:rsidRDefault="007C72BA" w:rsidP="007C72BA">
      <w:pPr>
        <w:spacing w:line="360" w:lineRule="auto"/>
        <w:ind w:firstLineChars="200" w:firstLine="480"/>
        <w:jc w:val="left"/>
        <w:rPr>
          <w:sz w:val="24"/>
          <w:szCs w:val="22"/>
        </w:rPr>
      </w:pPr>
      <w:r w:rsidRPr="001C08FA">
        <w:rPr>
          <w:sz w:val="24"/>
          <w:szCs w:val="22"/>
        </w:rPr>
        <w:t>#</w:t>
      </w:r>
      <w:proofErr w:type="gramStart"/>
      <w:r w:rsidRPr="001C08FA">
        <w:rPr>
          <w:sz w:val="24"/>
          <w:szCs w:val="22"/>
        </w:rPr>
        <w:t>define</w:t>
      </w:r>
      <w:proofErr w:type="gramEnd"/>
      <w:r w:rsidRPr="001C08FA">
        <w:rPr>
          <w:sz w:val="24"/>
          <w:szCs w:val="22"/>
        </w:rPr>
        <w:t xml:space="preserve"> N 3</w:t>
      </w:r>
    </w:p>
    <w:p w14:paraId="667822EF" w14:textId="77777777" w:rsidR="007C72BA" w:rsidRPr="001C08FA" w:rsidRDefault="007C72BA" w:rsidP="007C72BA">
      <w:pPr>
        <w:spacing w:line="360" w:lineRule="auto"/>
        <w:ind w:firstLineChars="200" w:firstLine="480"/>
        <w:jc w:val="left"/>
        <w:rPr>
          <w:sz w:val="24"/>
          <w:szCs w:val="22"/>
        </w:rPr>
      </w:pPr>
      <w:r w:rsidRPr="001C08FA">
        <w:rPr>
          <w:sz w:val="24"/>
          <w:szCs w:val="22"/>
        </w:rPr>
        <w:t>int main(void)</w:t>
      </w:r>
    </w:p>
    <w:p w14:paraId="29E1099C" w14:textId="77777777" w:rsidR="007C72BA" w:rsidRPr="001C08FA" w:rsidRDefault="007C72BA" w:rsidP="007C72BA">
      <w:pPr>
        <w:spacing w:line="360" w:lineRule="auto"/>
        <w:ind w:firstLineChars="200" w:firstLine="480"/>
        <w:jc w:val="left"/>
        <w:rPr>
          <w:sz w:val="24"/>
          <w:szCs w:val="22"/>
        </w:rPr>
      </w:pPr>
      <w:r w:rsidRPr="001C08FA">
        <w:rPr>
          <w:sz w:val="24"/>
          <w:szCs w:val="22"/>
        </w:rPr>
        <w:t>{</w:t>
      </w:r>
    </w:p>
    <w:p w14:paraId="393A76E5" w14:textId="77777777" w:rsidR="007C72BA" w:rsidRPr="001C08FA" w:rsidRDefault="007C72BA" w:rsidP="007C72BA">
      <w:pPr>
        <w:spacing w:line="360" w:lineRule="auto"/>
        <w:ind w:left="360" w:firstLineChars="200" w:firstLine="480"/>
        <w:jc w:val="left"/>
        <w:rPr>
          <w:sz w:val="24"/>
          <w:szCs w:val="22"/>
        </w:rPr>
      </w:pPr>
      <w:r w:rsidRPr="001C08FA">
        <w:rPr>
          <w:rFonts w:hint="eastAsia"/>
          <w:sz w:val="24"/>
          <w:szCs w:val="22"/>
        </w:rPr>
        <w:t>int a[M], b[M];</w:t>
      </w:r>
      <w:r w:rsidRPr="001C08FA">
        <w:rPr>
          <w:rFonts w:hint="eastAsia"/>
          <w:sz w:val="24"/>
          <w:szCs w:val="22"/>
        </w:rPr>
        <w:tab/>
        <w:t xml:space="preserve">/* </w:t>
      </w:r>
      <w:r w:rsidRPr="001C08FA">
        <w:rPr>
          <w:rFonts w:hint="eastAsia"/>
          <w:sz w:val="24"/>
          <w:szCs w:val="22"/>
        </w:rPr>
        <w:t>数组</w:t>
      </w:r>
      <w:r w:rsidRPr="001C08FA">
        <w:rPr>
          <w:rFonts w:hint="eastAsia"/>
          <w:sz w:val="24"/>
          <w:szCs w:val="22"/>
        </w:rPr>
        <w:t>a</w:t>
      </w:r>
      <w:proofErr w:type="gramStart"/>
      <w:r w:rsidRPr="001C08FA">
        <w:rPr>
          <w:rFonts w:hint="eastAsia"/>
          <w:sz w:val="24"/>
          <w:szCs w:val="22"/>
        </w:rPr>
        <w:t>放圈中人</w:t>
      </w:r>
      <w:proofErr w:type="gramEnd"/>
      <w:r w:rsidRPr="001C08FA">
        <w:rPr>
          <w:rFonts w:hint="eastAsia"/>
          <w:sz w:val="24"/>
          <w:szCs w:val="22"/>
        </w:rPr>
        <w:t>的编号，数组</w:t>
      </w:r>
      <w:r>
        <w:rPr>
          <w:sz w:val="24"/>
          <w:szCs w:val="22"/>
        </w:rPr>
        <w:t>b</w:t>
      </w:r>
      <w:r w:rsidRPr="001C08FA">
        <w:rPr>
          <w:rFonts w:hint="eastAsia"/>
          <w:sz w:val="24"/>
          <w:szCs w:val="22"/>
        </w:rPr>
        <w:t>放出圈人的编号</w:t>
      </w:r>
      <w:r w:rsidRPr="001C08FA">
        <w:rPr>
          <w:rFonts w:hint="eastAsia"/>
          <w:sz w:val="24"/>
          <w:szCs w:val="22"/>
        </w:rPr>
        <w:t xml:space="preserve"> */</w:t>
      </w:r>
    </w:p>
    <w:p w14:paraId="12F00523" w14:textId="77777777" w:rsidR="007C72BA" w:rsidRPr="001C08FA" w:rsidRDefault="007C72BA" w:rsidP="007C72BA">
      <w:pPr>
        <w:spacing w:line="360" w:lineRule="auto"/>
        <w:ind w:left="360" w:firstLineChars="200" w:firstLine="480"/>
        <w:jc w:val="left"/>
        <w:rPr>
          <w:sz w:val="24"/>
          <w:szCs w:val="22"/>
        </w:rPr>
      </w:pPr>
      <w:r w:rsidRPr="001C08FA">
        <w:rPr>
          <w:sz w:val="24"/>
          <w:szCs w:val="22"/>
        </w:rPr>
        <w:t xml:space="preserve">int </w:t>
      </w:r>
      <w:proofErr w:type="spellStart"/>
      <w:r w:rsidRPr="001C08FA">
        <w:rPr>
          <w:sz w:val="24"/>
          <w:szCs w:val="22"/>
        </w:rPr>
        <w:t>i</w:t>
      </w:r>
      <w:proofErr w:type="spellEnd"/>
      <w:r w:rsidRPr="001C08FA">
        <w:rPr>
          <w:sz w:val="24"/>
          <w:szCs w:val="22"/>
        </w:rPr>
        <w:t>, j, k;</w:t>
      </w:r>
    </w:p>
    <w:p w14:paraId="1D01D04E" w14:textId="77777777" w:rsidR="007C72BA" w:rsidRPr="001C08FA" w:rsidRDefault="007C72BA" w:rsidP="007C72BA">
      <w:pPr>
        <w:spacing w:line="360" w:lineRule="auto"/>
        <w:ind w:firstLineChars="200" w:firstLine="480"/>
        <w:jc w:val="left"/>
        <w:rPr>
          <w:sz w:val="24"/>
          <w:szCs w:val="22"/>
        </w:rPr>
      </w:pPr>
      <w:r w:rsidRPr="001C08FA">
        <w:rPr>
          <w:rFonts w:hint="eastAsia"/>
          <w:sz w:val="24"/>
          <w:szCs w:val="22"/>
        </w:rPr>
        <w:t xml:space="preserve">   for(</w:t>
      </w:r>
      <w:proofErr w:type="spellStart"/>
      <w:r w:rsidRPr="001C08FA">
        <w:rPr>
          <w:rFonts w:hint="eastAsia"/>
          <w:sz w:val="24"/>
          <w:szCs w:val="22"/>
        </w:rPr>
        <w:t>i</w:t>
      </w:r>
      <w:proofErr w:type="spellEnd"/>
      <w:r w:rsidRPr="001C08FA">
        <w:rPr>
          <w:rFonts w:hint="eastAsia"/>
          <w:sz w:val="24"/>
          <w:szCs w:val="22"/>
        </w:rPr>
        <w:t xml:space="preserve"> = 0; </w:t>
      </w:r>
      <w:proofErr w:type="spellStart"/>
      <w:r w:rsidRPr="001C08FA">
        <w:rPr>
          <w:rFonts w:hint="eastAsia"/>
          <w:sz w:val="24"/>
          <w:szCs w:val="22"/>
        </w:rPr>
        <w:t>i</w:t>
      </w:r>
      <w:proofErr w:type="spellEnd"/>
      <w:r w:rsidRPr="001C08FA">
        <w:rPr>
          <w:rFonts w:hint="eastAsia"/>
          <w:sz w:val="24"/>
          <w:szCs w:val="22"/>
        </w:rPr>
        <w:t xml:space="preserve"> &lt; M; </w:t>
      </w:r>
      <w:proofErr w:type="spellStart"/>
      <w:r w:rsidRPr="001C08FA">
        <w:rPr>
          <w:rFonts w:hint="eastAsia"/>
          <w:sz w:val="24"/>
          <w:szCs w:val="22"/>
        </w:rPr>
        <w:t>i</w:t>
      </w:r>
      <w:proofErr w:type="spellEnd"/>
      <w:r w:rsidRPr="001C08FA">
        <w:rPr>
          <w:rFonts w:hint="eastAsia"/>
          <w:sz w:val="24"/>
          <w:szCs w:val="22"/>
        </w:rPr>
        <w:t>++)</w:t>
      </w:r>
      <w:r w:rsidRPr="001C08FA">
        <w:rPr>
          <w:rFonts w:hint="eastAsia"/>
          <w:sz w:val="24"/>
          <w:szCs w:val="22"/>
        </w:rPr>
        <w:tab/>
      </w:r>
      <w:r w:rsidRPr="001C08FA">
        <w:rPr>
          <w:rFonts w:hint="eastAsia"/>
          <w:sz w:val="24"/>
          <w:szCs w:val="22"/>
        </w:rPr>
        <w:tab/>
      </w:r>
      <w:r w:rsidRPr="001C08FA">
        <w:rPr>
          <w:rFonts w:hint="eastAsia"/>
          <w:sz w:val="24"/>
          <w:szCs w:val="22"/>
        </w:rPr>
        <w:tab/>
        <w:t xml:space="preserve">/* </w:t>
      </w:r>
      <w:proofErr w:type="gramStart"/>
      <w:r w:rsidRPr="001C08FA">
        <w:rPr>
          <w:rFonts w:hint="eastAsia"/>
          <w:sz w:val="24"/>
          <w:szCs w:val="22"/>
        </w:rPr>
        <w:t>对圈中人</w:t>
      </w:r>
      <w:proofErr w:type="gramEnd"/>
      <w:r w:rsidRPr="001C08FA">
        <w:rPr>
          <w:rFonts w:hint="eastAsia"/>
          <w:sz w:val="24"/>
          <w:szCs w:val="22"/>
        </w:rPr>
        <w:t>按顺序编号</w:t>
      </w:r>
      <w:r w:rsidRPr="001C08FA">
        <w:rPr>
          <w:rFonts w:hint="eastAsia"/>
          <w:sz w:val="24"/>
          <w:szCs w:val="22"/>
        </w:rPr>
        <w:t>1</w:t>
      </w:r>
      <w:r w:rsidRPr="001C08FA">
        <w:rPr>
          <w:rFonts w:hint="eastAsia"/>
          <w:sz w:val="24"/>
          <w:szCs w:val="22"/>
        </w:rPr>
        <w:t>—</w:t>
      </w:r>
      <w:r w:rsidRPr="001C08FA">
        <w:rPr>
          <w:rFonts w:hint="eastAsia"/>
          <w:sz w:val="24"/>
          <w:szCs w:val="22"/>
        </w:rPr>
        <w:t>M */</w:t>
      </w:r>
    </w:p>
    <w:p w14:paraId="69A109D7" w14:textId="77777777" w:rsidR="007C72BA" w:rsidRPr="001C08FA" w:rsidRDefault="007C72BA" w:rsidP="007C72BA">
      <w:pPr>
        <w:spacing w:line="360" w:lineRule="auto"/>
        <w:ind w:left="780" w:firstLineChars="200" w:firstLine="480"/>
        <w:jc w:val="left"/>
        <w:rPr>
          <w:sz w:val="24"/>
          <w:szCs w:val="22"/>
        </w:rPr>
      </w:pPr>
      <w:r w:rsidRPr="001C08FA">
        <w:rPr>
          <w:sz w:val="24"/>
          <w:szCs w:val="22"/>
        </w:rPr>
        <w:t>a[</w:t>
      </w:r>
      <w:proofErr w:type="spellStart"/>
      <w:r w:rsidRPr="001C08FA">
        <w:rPr>
          <w:sz w:val="24"/>
          <w:szCs w:val="22"/>
        </w:rPr>
        <w:t>i</w:t>
      </w:r>
      <w:proofErr w:type="spellEnd"/>
      <w:r w:rsidRPr="001C08FA">
        <w:rPr>
          <w:sz w:val="24"/>
          <w:szCs w:val="22"/>
        </w:rPr>
        <w:t xml:space="preserve">] = </w:t>
      </w:r>
      <w:proofErr w:type="spellStart"/>
      <w:r w:rsidRPr="001C08FA">
        <w:rPr>
          <w:sz w:val="24"/>
          <w:szCs w:val="22"/>
        </w:rPr>
        <w:t>i</w:t>
      </w:r>
      <w:proofErr w:type="spellEnd"/>
      <w:r w:rsidRPr="001C08FA">
        <w:rPr>
          <w:sz w:val="24"/>
          <w:szCs w:val="22"/>
        </w:rPr>
        <w:t xml:space="preserve"> + 1;</w:t>
      </w:r>
    </w:p>
    <w:p w14:paraId="62035E36" w14:textId="77777777" w:rsidR="007C72BA" w:rsidRPr="001C08FA" w:rsidRDefault="007C72BA" w:rsidP="007C72BA">
      <w:pPr>
        <w:spacing w:line="360" w:lineRule="auto"/>
        <w:ind w:left="360" w:firstLineChars="175" w:firstLine="420"/>
        <w:jc w:val="left"/>
        <w:rPr>
          <w:sz w:val="24"/>
          <w:szCs w:val="22"/>
        </w:rPr>
      </w:pPr>
      <w:proofErr w:type="gramStart"/>
      <w:r w:rsidRPr="001C08FA">
        <w:rPr>
          <w:sz w:val="24"/>
          <w:szCs w:val="22"/>
        </w:rPr>
        <w:t>for(</w:t>
      </w:r>
      <w:proofErr w:type="spellStart"/>
      <w:proofErr w:type="gramEnd"/>
      <w:r w:rsidRPr="001C08FA">
        <w:rPr>
          <w:sz w:val="24"/>
          <w:szCs w:val="22"/>
        </w:rPr>
        <w:t>i</w:t>
      </w:r>
      <w:proofErr w:type="spellEnd"/>
      <w:r w:rsidRPr="001C08FA">
        <w:rPr>
          <w:sz w:val="24"/>
          <w:szCs w:val="22"/>
        </w:rPr>
        <w:t xml:space="preserve"> = M, j = 0; </w:t>
      </w:r>
      <w:proofErr w:type="spellStart"/>
      <w:r w:rsidRPr="001C08FA">
        <w:rPr>
          <w:sz w:val="24"/>
          <w:szCs w:val="22"/>
        </w:rPr>
        <w:t>i</w:t>
      </w:r>
      <w:proofErr w:type="spellEnd"/>
      <w:r w:rsidRPr="001C08FA">
        <w:rPr>
          <w:sz w:val="24"/>
          <w:szCs w:val="22"/>
        </w:rPr>
        <w:t xml:space="preserve"> &gt; 1; </w:t>
      </w:r>
      <w:proofErr w:type="spellStart"/>
      <w:r w:rsidRPr="001C08FA">
        <w:rPr>
          <w:sz w:val="24"/>
          <w:szCs w:val="22"/>
        </w:rPr>
        <w:t>i</w:t>
      </w:r>
      <w:proofErr w:type="spellEnd"/>
      <w:r w:rsidRPr="001C08FA">
        <w:rPr>
          <w:sz w:val="24"/>
          <w:szCs w:val="22"/>
        </w:rPr>
        <w:t>--){</w:t>
      </w:r>
    </w:p>
    <w:p w14:paraId="3642270B" w14:textId="77777777" w:rsidR="007C72BA" w:rsidRPr="001C08FA" w:rsidRDefault="007C72BA" w:rsidP="007C72BA">
      <w:pPr>
        <w:spacing w:line="360" w:lineRule="auto"/>
        <w:ind w:firstLineChars="200" w:firstLine="480"/>
        <w:jc w:val="left"/>
        <w:rPr>
          <w:sz w:val="24"/>
          <w:szCs w:val="22"/>
        </w:rPr>
      </w:pPr>
      <w:r w:rsidRPr="001C08FA">
        <w:rPr>
          <w:rFonts w:hint="eastAsia"/>
          <w:sz w:val="24"/>
          <w:szCs w:val="22"/>
        </w:rPr>
        <w:t xml:space="preserve">/* </w:t>
      </w:r>
      <w:proofErr w:type="spellStart"/>
      <w:r w:rsidRPr="001C08FA">
        <w:rPr>
          <w:rFonts w:hint="eastAsia"/>
          <w:sz w:val="24"/>
          <w:szCs w:val="22"/>
        </w:rPr>
        <w:t>i</w:t>
      </w:r>
      <w:proofErr w:type="spellEnd"/>
      <w:r w:rsidRPr="001C08FA">
        <w:rPr>
          <w:rFonts w:hint="eastAsia"/>
          <w:sz w:val="24"/>
          <w:szCs w:val="22"/>
        </w:rPr>
        <w:t>表示圈中人个数，初始为</w:t>
      </w:r>
      <w:r w:rsidRPr="001C08FA">
        <w:rPr>
          <w:rFonts w:hint="eastAsia"/>
          <w:sz w:val="24"/>
          <w:szCs w:val="22"/>
        </w:rPr>
        <w:t>M</w:t>
      </w:r>
      <w:proofErr w:type="gramStart"/>
      <w:r w:rsidRPr="001C08FA">
        <w:rPr>
          <w:rFonts w:hint="eastAsia"/>
          <w:sz w:val="24"/>
          <w:szCs w:val="22"/>
        </w:rPr>
        <w:t>个</w:t>
      </w:r>
      <w:proofErr w:type="gramEnd"/>
      <w:r w:rsidRPr="001C08FA">
        <w:rPr>
          <w:rFonts w:hint="eastAsia"/>
          <w:sz w:val="24"/>
          <w:szCs w:val="22"/>
        </w:rPr>
        <w:t>，剩</w:t>
      </w:r>
      <w:r w:rsidRPr="001C08FA">
        <w:rPr>
          <w:rFonts w:hint="eastAsia"/>
          <w:sz w:val="24"/>
          <w:szCs w:val="22"/>
        </w:rPr>
        <w:t>1</w:t>
      </w:r>
      <w:r w:rsidRPr="001C08FA">
        <w:rPr>
          <w:rFonts w:hint="eastAsia"/>
          <w:sz w:val="24"/>
          <w:szCs w:val="22"/>
        </w:rPr>
        <w:t>个人时结束循环；</w:t>
      </w:r>
      <w:r w:rsidRPr="001C08FA">
        <w:rPr>
          <w:rFonts w:hint="eastAsia"/>
          <w:sz w:val="24"/>
          <w:szCs w:val="22"/>
        </w:rPr>
        <w:t>j</w:t>
      </w:r>
      <w:r w:rsidRPr="001C08FA">
        <w:rPr>
          <w:rFonts w:hint="eastAsia"/>
          <w:sz w:val="24"/>
          <w:szCs w:val="22"/>
        </w:rPr>
        <w:t>表示当前报数人的位置</w:t>
      </w:r>
      <w:r w:rsidRPr="001C08FA">
        <w:rPr>
          <w:rFonts w:hint="eastAsia"/>
          <w:sz w:val="24"/>
          <w:szCs w:val="22"/>
        </w:rPr>
        <w:t xml:space="preserve"> */</w:t>
      </w:r>
    </w:p>
    <w:p w14:paraId="22E09A47" w14:textId="77777777" w:rsidR="007C72BA" w:rsidRPr="001C08FA" w:rsidRDefault="007C72BA" w:rsidP="007C72BA">
      <w:pPr>
        <w:spacing w:line="360" w:lineRule="auto"/>
        <w:ind w:left="780" w:firstLineChars="200" w:firstLine="480"/>
        <w:jc w:val="left"/>
        <w:rPr>
          <w:sz w:val="24"/>
          <w:szCs w:val="22"/>
        </w:rPr>
      </w:pPr>
      <w:r w:rsidRPr="001C08FA">
        <w:rPr>
          <w:rFonts w:hint="eastAsia"/>
          <w:sz w:val="24"/>
          <w:szCs w:val="22"/>
        </w:rPr>
        <w:t>for(k = 1; k &lt;= N; k++)</w:t>
      </w:r>
      <w:r w:rsidRPr="001C08FA">
        <w:rPr>
          <w:rFonts w:hint="eastAsia"/>
          <w:sz w:val="24"/>
          <w:szCs w:val="22"/>
        </w:rPr>
        <w:tab/>
      </w:r>
      <w:r w:rsidRPr="001C08FA">
        <w:rPr>
          <w:rFonts w:hint="eastAsia"/>
          <w:sz w:val="24"/>
          <w:szCs w:val="22"/>
        </w:rPr>
        <w:tab/>
      </w:r>
      <w:r w:rsidRPr="001C08FA">
        <w:rPr>
          <w:rFonts w:hint="eastAsia"/>
          <w:sz w:val="24"/>
          <w:szCs w:val="22"/>
        </w:rPr>
        <w:tab/>
        <w:t>/* 1</w:t>
      </w:r>
      <w:r w:rsidRPr="001C08FA">
        <w:rPr>
          <w:rFonts w:hint="eastAsia"/>
          <w:sz w:val="24"/>
          <w:szCs w:val="22"/>
        </w:rPr>
        <w:t>至</w:t>
      </w:r>
      <w:r w:rsidRPr="001C08FA">
        <w:rPr>
          <w:rFonts w:hint="eastAsia"/>
          <w:sz w:val="24"/>
          <w:szCs w:val="22"/>
        </w:rPr>
        <w:t>N</w:t>
      </w:r>
      <w:r w:rsidRPr="001C08FA">
        <w:rPr>
          <w:rFonts w:hint="eastAsia"/>
          <w:sz w:val="24"/>
          <w:szCs w:val="22"/>
        </w:rPr>
        <w:t>报数</w:t>
      </w:r>
      <w:r w:rsidRPr="001C08FA">
        <w:rPr>
          <w:rFonts w:hint="eastAsia"/>
          <w:sz w:val="24"/>
          <w:szCs w:val="22"/>
        </w:rPr>
        <w:t xml:space="preserve"> */</w:t>
      </w:r>
    </w:p>
    <w:p w14:paraId="1D8B61FF" w14:textId="77777777" w:rsidR="007C72BA" w:rsidRPr="001C08FA" w:rsidRDefault="007C72BA" w:rsidP="007C72BA">
      <w:pPr>
        <w:spacing w:line="360" w:lineRule="auto"/>
        <w:ind w:left="1200" w:firstLineChars="200" w:firstLine="480"/>
        <w:jc w:val="left"/>
        <w:rPr>
          <w:sz w:val="24"/>
          <w:szCs w:val="22"/>
        </w:rPr>
      </w:pPr>
      <w:r w:rsidRPr="001C08FA">
        <w:rPr>
          <w:rFonts w:hint="eastAsia"/>
          <w:sz w:val="24"/>
          <w:szCs w:val="22"/>
        </w:rPr>
        <w:t xml:space="preserve">if(++j &gt; </w:t>
      </w:r>
      <w:proofErr w:type="spellStart"/>
      <w:r w:rsidRPr="001C08FA">
        <w:rPr>
          <w:rFonts w:hint="eastAsia"/>
          <w:sz w:val="24"/>
          <w:szCs w:val="22"/>
        </w:rPr>
        <w:t>i</w:t>
      </w:r>
      <w:proofErr w:type="spellEnd"/>
      <w:r w:rsidRPr="001C08FA">
        <w:rPr>
          <w:rFonts w:hint="eastAsia"/>
          <w:sz w:val="24"/>
          <w:szCs w:val="22"/>
        </w:rPr>
        <w:t xml:space="preserve"> - 1) j = 0;/* </w:t>
      </w:r>
      <w:r w:rsidRPr="001C08FA">
        <w:rPr>
          <w:rFonts w:hint="eastAsia"/>
          <w:sz w:val="24"/>
          <w:szCs w:val="22"/>
        </w:rPr>
        <w:t>最后一个人报数后第一个人接着报，形成一个圈</w:t>
      </w:r>
      <w:r w:rsidRPr="001C08FA">
        <w:rPr>
          <w:rFonts w:hint="eastAsia"/>
          <w:sz w:val="24"/>
          <w:szCs w:val="22"/>
        </w:rPr>
        <w:t xml:space="preserve"> */</w:t>
      </w:r>
    </w:p>
    <w:p w14:paraId="073B4311" w14:textId="77777777" w:rsidR="007C72BA" w:rsidRPr="001C08FA" w:rsidRDefault="007C72BA" w:rsidP="007C72BA">
      <w:pPr>
        <w:spacing w:line="360" w:lineRule="auto"/>
        <w:ind w:firstLineChars="200" w:firstLine="480"/>
        <w:jc w:val="left"/>
        <w:rPr>
          <w:sz w:val="24"/>
          <w:szCs w:val="22"/>
        </w:rPr>
      </w:pPr>
      <w:r w:rsidRPr="001C08FA">
        <w:rPr>
          <w:rFonts w:hint="eastAsia"/>
          <w:sz w:val="24"/>
          <w:szCs w:val="22"/>
        </w:rPr>
        <w:t xml:space="preserve">     </w:t>
      </w:r>
      <w:r w:rsidRPr="001C08FA">
        <w:rPr>
          <w:sz w:val="24"/>
          <w:szCs w:val="22"/>
        </w:rPr>
        <w:tab/>
      </w:r>
      <w:r w:rsidRPr="001C08FA">
        <w:rPr>
          <w:sz w:val="24"/>
          <w:szCs w:val="22"/>
        </w:rPr>
        <w:tab/>
      </w:r>
      <w:r w:rsidRPr="001C08FA">
        <w:rPr>
          <w:rFonts w:hint="eastAsia"/>
          <w:sz w:val="24"/>
          <w:szCs w:val="22"/>
        </w:rPr>
        <w:t>b[M-</w:t>
      </w:r>
      <w:proofErr w:type="spellStart"/>
      <w:r w:rsidRPr="001C08FA">
        <w:rPr>
          <w:rFonts w:hint="eastAsia"/>
          <w:sz w:val="24"/>
          <w:szCs w:val="22"/>
        </w:rPr>
        <w:t>i</w:t>
      </w:r>
      <w:proofErr w:type="spellEnd"/>
      <w:r w:rsidRPr="001C08FA">
        <w:rPr>
          <w:rFonts w:hint="eastAsia"/>
          <w:sz w:val="24"/>
          <w:szCs w:val="22"/>
        </w:rPr>
        <w:t xml:space="preserve">] = </w:t>
      </w:r>
      <w:proofErr w:type="gramStart"/>
      <w:r w:rsidRPr="001C08FA">
        <w:rPr>
          <w:rFonts w:hint="eastAsia"/>
          <w:sz w:val="24"/>
          <w:szCs w:val="22"/>
        </w:rPr>
        <w:t>j</w:t>
      </w:r>
      <w:r w:rsidRPr="001C08FA">
        <w:rPr>
          <w:sz w:val="24"/>
          <w:szCs w:val="22"/>
        </w:rPr>
        <w:t xml:space="preserve"> </w:t>
      </w:r>
      <w:r w:rsidRPr="001C08FA">
        <w:rPr>
          <w:rFonts w:hint="eastAsia"/>
          <w:sz w:val="24"/>
          <w:szCs w:val="22"/>
        </w:rPr>
        <w:t>?</w:t>
      </w:r>
      <w:proofErr w:type="gramEnd"/>
      <w:r w:rsidRPr="001C08FA">
        <w:rPr>
          <w:sz w:val="24"/>
          <w:szCs w:val="22"/>
        </w:rPr>
        <w:t xml:space="preserve"> _______</w:t>
      </w:r>
      <w:r w:rsidRPr="001C08FA">
        <w:rPr>
          <w:rFonts w:hint="eastAsia"/>
          <w:sz w:val="24"/>
          <w:szCs w:val="22"/>
        </w:rPr>
        <w:t>:</w:t>
      </w:r>
      <w:r w:rsidRPr="001C08FA">
        <w:rPr>
          <w:sz w:val="24"/>
          <w:szCs w:val="22"/>
        </w:rPr>
        <w:t>______</w:t>
      </w:r>
      <w:r w:rsidRPr="001C08FA">
        <w:rPr>
          <w:rFonts w:hint="eastAsia"/>
          <w:sz w:val="24"/>
          <w:szCs w:val="22"/>
        </w:rPr>
        <w:t>;</w:t>
      </w:r>
      <w:r w:rsidRPr="001C08FA">
        <w:rPr>
          <w:rFonts w:hint="eastAsia"/>
          <w:sz w:val="24"/>
          <w:szCs w:val="22"/>
        </w:rPr>
        <w:tab/>
        <w:t xml:space="preserve">/* </w:t>
      </w:r>
      <w:r w:rsidRPr="001C08FA">
        <w:rPr>
          <w:rFonts w:hint="eastAsia"/>
          <w:sz w:val="24"/>
          <w:szCs w:val="22"/>
        </w:rPr>
        <w:t>将报数为</w:t>
      </w:r>
      <w:r w:rsidRPr="001C08FA">
        <w:rPr>
          <w:rFonts w:hint="eastAsia"/>
          <w:sz w:val="24"/>
          <w:szCs w:val="22"/>
        </w:rPr>
        <w:t>N</w:t>
      </w:r>
      <w:r w:rsidRPr="001C08FA">
        <w:rPr>
          <w:rFonts w:hint="eastAsia"/>
          <w:sz w:val="24"/>
          <w:szCs w:val="22"/>
        </w:rPr>
        <w:t>的人的编号存入数组</w:t>
      </w:r>
      <w:r w:rsidRPr="001C08FA">
        <w:rPr>
          <w:rFonts w:hint="eastAsia"/>
          <w:sz w:val="24"/>
          <w:szCs w:val="22"/>
        </w:rPr>
        <w:t>b */</w:t>
      </w:r>
    </w:p>
    <w:p w14:paraId="078884F9" w14:textId="77777777" w:rsidR="007C72BA" w:rsidRPr="001C08FA" w:rsidRDefault="007C72BA" w:rsidP="007C72BA">
      <w:pPr>
        <w:spacing w:line="360" w:lineRule="auto"/>
        <w:ind w:firstLineChars="200" w:firstLine="480"/>
        <w:jc w:val="left"/>
        <w:rPr>
          <w:sz w:val="24"/>
          <w:szCs w:val="22"/>
        </w:rPr>
      </w:pPr>
      <w:r w:rsidRPr="001C08FA">
        <w:rPr>
          <w:sz w:val="24"/>
          <w:szCs w:val="22"/>
        </w:rPr>
        <w:t xml:space="preserve">     </w:t>
      </w:r>
      <w:r w:rsidRPr="001C08FA">
        <w:rPr>
          <w:sz w:val="24"/>
          <w:szCs w:val="22"/>
        </w:rPr>
        <w:tab/>
      </w:r>
      <w:r w:rsidRPr="001C08FA">
        <w:rPr>
          <w:sz w:val="24"/>
          <w:szCs w:val="22"/>
        </w:rPr>
        <w:tab/>
        <w:t>if(j)</w:t>
      </w:r>
    </w:p>
    <w:p w14:paraId="1B61F4DD" w14:textId="77777777" w:rsidR="007C72BA" w:rsidRPr="001C08FA" w:rsidRDefault="007C72BA" w:rsidP="007C72BA">
      <w:pPr>
        <w:spacing w:line="360" w:lineRule="auto"/>
        <w:ind w:left="1620" w:firstLineChars="200" w:firstLine="480"/>
        <w:jc w:val="left"/>
        <w:rPr>
          <w:sz w:val="24"/>
          <w:szCs w:val="22"/>
        </w:rPr>
      </w:pPr>
      <w:r w:rsidRPr="001C08FA">
        <w:rPr>
          <w:rFonts w:hint="eastAsia"/>
          <w:sz w:val="24"/>
          <w:szCs w:val="22"/>
        </w:rPr>
        <w:t xml:space="preserve">for(k = --j; k &lt; </w:t>
      </w:r>
      <w:proofErr w:type="spellStart"/>
      <w:r w:rsidRPr="001C08FA">
        <w:rPr>
          <w:rFonts w:hint="eastAsia"/>
          <w:sz w:val="24"/>
          <w:szCs w:val="22"/>
        </w:rPr>
        <w:t>i</w:t>
      </w:r>
      <w:proofErr w:type="spellEnd"/>
      <w:r w:rsidRPr="001C08FA">
        <w:rPr>
          <w:rFonts w:hint="eastAsia"/>
          <w:sz w:val="24"/>
          <w:szCs w:val="22"/>
        </w:rPr>
        <w:t>; k++)</w:t>
      </w:r>
      <w:r w:rsidRPr="001C08FA">
        <w:rPr>
          <w:rFonts w:hint="eastAsia"/>
          <w:sz w:val="24"/>
          <w:szCs w:val="22"/>
        </w:rPr>
        <w:tab/>
        <w:t xml:space="preserve">/* </w:t>
      </w:r>
      <w:r w:rsidRPr="001C08FA">
        <w:rPr>
          <w:rFonts w:hint="eastAsia"/>
          <w:sz w:val="24"/>
          <w:szCs w:val="22"/>
        </w:rPr>
        <w:t>压缩数组</w:t>
      </w:r>
      <w:r w:rsidRPr="001C08FA">
        <w:rPr>
          <w:rFonts w:hint="eastAsia"/>
          <w:sz w:val="24"/>
          <w:szCs w:val="22"/>
        </w:rPr>
        <w:t>a</w:t>
      </w:r>
      <w:r w:rsidRPr="001C08FA">
        <w:rPr>
          <w:rFonts w:hint="eastAsia"/>
          <w:sz w:val="24"/>
          <w:szCs w:val="22"/>
        </w:rPr>
        <w:t>，使报数为</w:t>
      </w:r>
      <w:r w:rsidRPr="001C08FA">
        <w:rPr>
          <w:rFonts w:hint="eastAsia"/>
          <w:sz w:val="24"/>
          <w:szCs w:val="22"/>
        </w:rPr>
        <w:t>N</w:t>
      </w:r>
      <w:r w:rsidRPr="001C08FA">
        <w:rPr>
          <w:rFonts w:hint="eastAsia"/>
          <w:sz w:val="24"/>
          <w:szCs w:val="22"/>
        </w:rPr>
        <w:t>的人出圈</w:t>
      </w:r>
      <w:r w:rsidRPr="001C08FA">
        <w:rPr>
          <w:rFonts w:hint="eastAsia"/>
          <w:sz w:val="24"/>
          <w:szCs w:val="22"/>
        </w:rPr>
        <w:t xml:space="preserve"> */</w:t>
      </w:r>
    </w:p>
    <w:p w14:paraId="17FB82CD" w14:textId="77777777" w:rsidR="007C72BA" w:rsidRPr="001C08FA" w:rsidRDefault="007C72BA" w:rsidP="007C72BA">
      <w:pPr>
        <w:spacing w:line="360" w:lineRule="auto"/>
        <w:ind w:left="2040" w:firstLineChars="200" w:firstLine="480"/>
        <w:jc w:val="left"/>
        <w:rPr>
          <w:sz w:val="24"/>
          <w:szCs w:val="22"/>
        </w:rPr>
      </w:pPr>
      <w:r w:rsidRPr="001C08FA">
        <w:rPr>
          <w:rFonts w:hint="eastAsia"/>
          <w:sz w:val="24"/>
          <w:szCs w:val="22"/>
        </w:rPr>
        <w:t>_</w:t>
      </w:r>
      <w:r w:rsidRPr="001C08FA">
        <w:rPr>
          <w:sz w:val="24"/>
          <w:szCs w:val="22"/>
        </w:rPr>
        <w:t>_____________;</w:t>
      </w:r>
    </w:p>
    <w:p w14:paraId="26D5B503" w14:textId="77777777" w:rsidR="007C72BA" w:rsidRPr="001C08FA" w:rsidRDefault="007C72BA" w:rsidP="007C72BA">
      <w:pPr>
        <w:spacing w:line="360" w:lineRule="auto"/>
        <w:ind w:left="360" w:firstLineChars="200" w:firstLine="480"/>
        <w:jc w:val="left"/>
        <w:rPr>
          <w:sz w:val="24"/>
          <w:szCs w:val="22"/>
        </w:rPr>
      </w:pPr>
      <w:r w:rsidRPr="001C08FA">
        <w:rPr>
          <w:sz w:val="24"/>
          <w:szCs w:val="22"/>
        </w:rPr>
        <w:t>}</w:t>
      </w:r>
    </w:p>
    <w:p w14:paraId="6F8DF2F4" w14:textId="77777777" w:rsidR="007C72BA" w:rsidRPr="001C08FA" w:rsidRDefault="007C72BA" w:rsidP="007C72BA">
      <w:pPr>
        <w:spacing w:line="360" w:lineRule="auto"/>
        <w:ind w:left="360" w:firstLineChars="200" w:firstLine="480"/>
        <w:jc w:val="left"/>
        <w:rPr>
          <w:sz w:val="24"/>
          <w:szCs w:val="22"/>
        </w:rPr>
      </w:pPr>
      <w:r w:rsidRPr="001C08FA">
        <w:rPr>
          <w:rFonts w:hint="eastAsia"/>
          <w:sz w:val="24"/>
          <w:szCs w:val="22"/>
        </w:rPr>
        <w:t>for(</w:t>
      </w:r>
      <w:proofErr w:type="spellStart"/>
      <w:r w:rsidRPr="001C08FA">
        <w:rPr>
          <w:rFonts w:hint="eastAsia"/>
          <w:sz w:val="24"/>
          <w:szCs w:val="22"/>
        </w:rPr>
        <w:t>i</w:t>
      </w:r>
      <w:proofErr w:type="spellEnd"/>
      <w:r w:rsidRPr="001C08FA">
        <w:rPr>
          <w:rFonts w:hint="eastAsia"/>
          <w:sz w:val="24"/>
          <w:szCs w:val="22"/>
        </w:rPr>
        <w:t xml:space="preserve"> = 0;i &lt; M-1; </w:t>
      </w:r>
      <w:proofErr w:type="spellStart"/>
      <w:r w:rsidRPr="001C08FA">
        <w:rPr>
          <w:rFonts w:hint="eastAsia"/>
          <w:sz w:val="24"/>
          <w:szCs w:val="22"/>
        </w:rPr>
        <w:t>i</w:t>
      </w:r>
      <w:proofErr w:type="spellEnd"/>
      <w:r w:rsidRPr="001C08FA">
        <w:rPr>
          <w:rFonts w:hint="eastAsia"/>
          <w:sz w:val="24"/>
          <w:szCs w:val="22"/>
        </w:rPr>
        <w:t>++)</w:t>
      </w:r>
      <w:r w:rsidRPr="001C08FA">
        <w:rPr>
          <w:rFonts w:hint="eastAsia"/>
          <w:sz w:val="24"/>
          <w:szCs w:val="22"/>
        </w:rPr>
        <w:tab/>
      </w:r>
      <w:r w:rsidRPr="001C08FA">
        <w:rPr>
          <w:rFonts w:hint="eastAsia"/>
          <w:sz w:val="24"/>
          <w:szCs w:val="22"/>
        </w:rPr>
        <w:tab/>
        <w:t xml:space="preserve">/* </w:t>
      </w:r>
      <w:r w:rsidRPr="001C08FA">
        <w:rPr>
          <w:rFonts w:hint="eastAsia"/>
          <w:sz w:val="24"/>
          <w:szCs w:val="22"/>
        </w:rPr>
        <w:t>按次序输出出圈人的编号</w:t>
      </w:r>
      <w:r w:rsidRPr="001C08FA">
        <w:rPr>
          <w:rFonts w:hint="eastAsia"/>
          <w:sz w:val="24"/>
          <w:szCs w:val="22"/>
        </w:rPr>
        <w:t xml:space="preserve"> */</w:t>
      </w:r>
    </w:p>
    <w:p w14:paraId="33AE63B1" w14:textId="77777777" w:rsidR="007C72BA" w:rsidRPr="001C08FA" w:rsidRDefault="007C72BA" w:rsidP="007C72BA">
      <w:pPr>
        <w:spacing w:line="360" w:lineRule="auto"/>
        <w:ind w:left="780" w:firstLineChars="200" w:firstLine="480"/>
        <w:jc w:val="left"/>
        <w:rPr>
          <w:sz w:val="24"/>
          <w:szCs w:val="22"/>
        </w:rPr>
      </w:pPr>
      <w:proofErr w:type="spellStart"/>
      <w:proofErr w:type="gramStart"/>
      <w:r w:rsidRPr="001C08FA">
        <w:rPr>
          <w:sz w:val="24"/>
          <w:szCs w:val="22"/>
        </w:rPr>
        <w:t>printf</w:t>
      </w:r>
      <w:proofErr w:type="spellEnd"/>
      <w:r w:rsidRPr="001C08FA">
        <w:rPr>
          <w:sz w:val="24"/>
          <w:szCs w:val="22"/>
        </w:rPr>
        <w:t>(</w:t>
      </w:r>
      <w:proofErr w:type="gramEnd"/>
      <w:r w:rsidRPr="001C08FA">
        <w:rPr>
          <w:sz w:val="24"/>
          <w:szCs w:val="22"/>
        </w:rPr>
        <w:t>“%6d”, b[</w:t>
      </w:r>
      <w:proofErr w:type="spellStart"/>
      <w:r w:rsidRPr="001C08FA">
        <w:rPr>
          <w:sz w:val="24"/>
          <w:szCs w:val="22"/>
        </w:rPr>
        <w:t>i</w:t>
      </w:r>
      <w:proofErr w:type="spellEnd"/>
      <w:r w:rsidRPr="001C08FA">
        <w:rPr>
          <w:sz w:val="24"/>
          <w:szCs w:val="22"/>
        </w:rPr>
        <w:t>]);</w:t>
      </w:r>
    </w:p>
    <w:p w14:paraId="44334A41" w14:textId="77777777" w:rsidR="007C72BA" w:rsidRPr="001C08FA" w:rsidRDefault="007C72BA" w:rsidP="007C72BA">
      <w:pPr>
        <w:spacing w:line="360" w:lineRule="auto"/>
        <w:ind w:left="360" w:firstLineChars="200" w:firstLine="480"/>
        <w:jc w:val="left"/>
        <w:rPr>
          <w:sz w:val="24"/>
          <w:szCs w:val="22"/>
        </w:rPr>
      </w:pPr>
      <w:proofErr w:type="spellStart"/>
      <w:r w:rsidRPr="001C08FA">
        <w:rPr>
          <w:rFonts w:hint="eastAsia"/>
          <w:sz w:val="24"/>
          <w:szCs w:val="22"/>
        </w:rPr>
        <w:t>printf</w:t>
      </w:r>
      <w:proofErr w:type="spellEnd"/>
      <w:r w:rsidRPr="001C08FA">
        <w:rPr>
          <w:rFonts w:hint="eastAsia"/>
          <w:sz w:val="24"/>
          <w:szCs w:val="22"/>
        </w:rPr>
        <w:t>(</w:t>
      </w:r>
      <w:r w:rsidRPr="001C08FA">
        <w:rPr>
          <w:rFonts w:hint="eastAsia"/>
          <w:sz w:val="24"/>
          <w:szCs w:val="22"/>
        </w:rPr>
        <w:t>“</w:t>
      </w:r>
      <w:r w:rsidRPr="001C08FA">
        <w:rPr>
          <w:rFonts w:hint="eastAsia"/>
          <w:sz w:val="24"/>
          <w:szCs w:val="22"/>
        </w:rPr>
        <w:t>%6d\n</w:t>
      </w:r>
      <w:r w:rsidRPr="001C08FA">
        <w:rPr>
          <w:rFonts w:hint="eastAsia"/>
          <w:sz w:val="24"/>
          <w:szCs w:val="22"/>
        </w:rPr>
        <w:t>”</w:t>
      </w:r>
      <w:r w:rsidRPr="001C08FA">
        <w:rPr>
          <w:rFonts w:hint="eastAsia"/>
          <w:sz w:val="24"/>
          <w:szCs w:val="22"/>
        </w:rPr>
        <w:t>, a[0]);</w:t>
      </w:r>
      <w:r w:rsidRPr="001C08FA">
        <w:rPr>
          <w:rFonts w:hint="eastAsia"/>
          <w:sz w:val="24"/>
          <w:szCs w:val="22"/>
        </w:rPr>
        <w:tab/>
      </w:r>
      <w:r w:rsidRPr="001C08FA">
        <w:rPr>
          <w:rFonts w:hint="eastAsia"/>
          <w:sz w:val="24"/>
          <w:szCs w:val="22"/>
        </w:rPr>
        <w:tab/>
      </w:r>
      <w:r w:rsidRPr="001C08FA">
        <w:rPr>
          <w:rFonts w:hint="eastAsia"/>
          <w:sz w:val="24"/>
          <w:szCs w:val="22"/>
        </w:rPr>
        <w:tab/>
        <w:t xml:space="preserve">/* </w:t>
      </w:r>
      <w:r w:rsidRPr="001C08FA">
        <w:rPr>
          <w:rFonts w:hint="eastAsia"/>
          <w:sz w:val="24"/>
          <w:szCs w:val="22"/>
        </w:rPr>
        <w:t>输出圈中最后一个人的编号</w:t>
      </w:r>
      <w:r w:rsidRPr="001C08FA">
        <w:rPr>
          <w:rFonts w:hint="eastAsia"/>
          <w:sz w:val="24"/>
          <w:szCs w:val="22"/>
        </w:rPr>
        <w:t xml:space="preserve"> */</w:t>
      </w:r>
    </w:p>
    <w:p w14:paraId="7EB467FE" w14:textId="77777777" w:rsidR="007C72BA" w:rsidRPr="001C08FA" w:rsidRDefault="007C72BA" w:rsidP="007C72BA">
      <w:pPr>
        <w:spacing w:line="360" w:lineRule="auto"/>
        <w:ind w:left="360" w:firstLineChars="200" w:firstLine="480"/>
        <w:jc w:val="left"/>
        <w:rPr>
          <w:sz w:val="24"/>
          <w:szCs w:val="22"/>
        </w:rPr>
      </w:pPr>
      <w:r w:rsidRPr="001C08FA">
        <w:rPr>
          <w:sz w:val="24"/>
          <w:szCs w:val="22"/>
        </w:rPr>
        <w:t>return 0;</w:t>
      </w:r>
    </w:p>
    <w:p w14:paraId="6A0666F1" w14:textId="77777777" w:rsidR="007C72BA" w:rsidRPr="001C08FA" w:rsidRDefault="007C72BA" w:rsidP="007C72BA">
      <w:pPr>
        <w:spacing w:line="360" w:lineRule="auto"/>
        <w:ind w:firstLineChars="200" w:firstLine="480"/>
        <w:jc w:val="left"/>
        <w:rPr>
          <w:sz w:val="24"/>
          <w:szCs w:val="22"/>
        </w:rPr>
      </w:pPr>
      <w:r w:rsidRPr="001C08FA">
        <w:rPr>
          <w:sz w:val="24"/>
          <w:szCs w:val="22"/>
        </w:rPr>
        <w:t>}</w:t>
      </w:r>
      <w:r w:rsidRPr="001C08FA">
        <w:rPr>
          <w:sz w:val="24"/>
          <w:szCs w:val="22"/>
        </w:rPr>
        <w:tab/>
      </w:r>
    </w:p>
    <w:p w14:paraId="12A82C81" w14:textId="77777777" w:rsidR="007C72BA" w:rsidRPr="00885843" w:rsidRDefault="007C72BA" w:rsidP="007C72BA">
      <w:pPr>
        <w:snapToGrid w:val="0"/>
        <w:spacing w:line="360" w:lineRule="auto"/>
        <w:rPr>
          <w:b/>
          <w:sz w:val="24"/>
        </w:rPr>
      </w:pPr>
      <w:r w:rsidRPr="00885843">
        <w:rPr>
          <w:rFonts w:hAnsi="宋体"/>
          <w:b/>
          <w:sz w:val="24"/>
        </w:rPr>
        <w:t>解答：</w:t>
      </w:r>
    </w:p>
    <w:p w14:paraId="58C01B7E" w14:textId="77777777" w:rsidR="007C72BA" w:rsidRDefault="007C72BA" w:rsidP="007C72BA">
      <w:pPr>
        <w:snapToGrid w:val="0"/>
        <w:spacing w:line="300" w:lineRule="auto"/>
        <w:rPr>
          <w:sz w:val="24"/>
        </w:rPr>
      </w:pPr>
      <w:r w:rsidRPr="00885843">
        <w:rPr>
          <w:sz w:val="24"/>
        </w:rPr>
        <w:tab/>
      </w:r>
      <w:r>
        <w:rPr>
          <w:rFonts w:hint="eastAsia"/>
          <w:sz w:val="24"/>
        </w:rPr>
        <w:t>当</w:t>
      </w:r>
      <w:r>
        <w:rPr>
          <w:rFonts w:hint="eastAsia"/>
          <w:sz w:val="24"/>
        </w:rPr>
        <w:t>j</w:t>
      </w:r>
      <w:r>
        <w:rPr>
          <w:rFonts w:hint="eastAsia"/>
          <w:sz w:val="24"/>
        </w:rPr>
        <w:t>不为</w:t>
      </w:r>
      <w:r>
        <w:rPr>
          <w:rFonts w:hint="eastAsia"/>
          <w:sz w:val="24"/>
        </w:rPr>
        <w:t>0</w:t>
      </w:r>
      <w:r>
        <w:rPr>
          <w:rFonts w:hint="eastAsia"/>
          <w:sz w:val="24"/>
        </w:rPr>
        <w:t>时，表明编号为</w:t>
      </w:r>
      <w:r>
        <w:rPr>
          <w:sz w:val="24"/>
        </w:rPr>
        <w:t>a</w:t>
      </w:r>
      <w:r>
        <w:rPr>
          <w:rFonts w:hint="eastAsia"/>
          <w:sz w:val="24"/>
        </w:rPr>
        <w:t>[</w:t>
      </w:r>
      <w:r>
        <w:rPr>
          <w:sz w:val="24"/>
        </w:rPr>
        <w:t>j-1]</w:t>
      </w:r>
      <w:r>
        <w:rPr>
          <w:rFonts w:hint="eastAsia"/>
          <w:sz w:val="24"/>
        </w:rPr>
        <w:t>的人报数为</w:t>
      </w:r>
      <w:r>
        <w:rPr>
          <w:rFonts w:hint="eastAsia"/>
          <w:sz w:val="24"/>
        </w:rPr>
        <w:t>N</w:t>
      </w:r>
      <w:r>
        <w:rPr>
          <w:rFonts w:hint="eastAsia"/>
          <w:sz w:val="24"/>
        </w:rPr>
        <w:t>，所以将其存入数组</w:t>
      </w:r>
      <w:r>
        <w:rPr>
          <w:rFonts w:hint="eastAsia"/>
          <w:sz w:val="24"/>
        </w:rPr>
        <w:t>b</w:t>
      </w:r>
      <w:r>
        <w:rPr>
          <w:rFonts w:hint="eastAsia"/>
          <w:sz w:val="24"/>
        </w:rPr>
        <w:t>；当</w:t>
      </w:r>
      <w:r>
        <w:rPr>
          <w:rFonts w:hint="eastAsia"/>
          <w:sz w:val="24"/>
        </w:rPr>
        <w:t>j</w:t>
      </w:r>
      <w:r>
        <w:rPr>
          <w:rFonts w:hint="eastAsia"/>
          <w:sz w:val="24"/>
        </w:rPr>
        <w:t>为</w:t>
      </w:r>
      <w:r>
        <w:rPr>
          <w:rFonts w:hint="eastAsia"/>
          <w:sz w:val="24"/>
        </w:rPr>
        <w:t>0</w:t>
      </w:r>
      <w:r>
        <w:rPr>
          <w:rFonts w:hint="eastAsia"/>
          <w:sz w:val="24"/>
        </w:rPr>
        <w:t>时，表明最后一个人刚好报到</w:t>
      </w:r>
      <w:r>
        <w:rPr>
          <w:rFonts w:hint="eastAsia"/>
          <w:sz w:val="24"/>
        </w:rPr>
        <w:t>N</w:t>
      </w:r>
      <w:r>
        <w:rPr>
          <w:rFonts w:hint="eastAsia"/>
          <w:sz w:val="24"/>
        </w:rPr>
        <w:t>，所以此时将最后一个人的编号</w:t>
      </w:r>
      <w:r>
        <w:rPr>
          <w:rFonts w:hint="eastAsia"/>
          <w:sz w:val="24"/>
        </w:rPr>
        <w:t>a</w:t>
      </w:r>
      <w:r>
        <w:rPr>
          <w:sz w:val="24"/>
        </w:rPr>
        <w:t>[i-1]</w:t>
      </w:r>
      <w:r>
        <w:rPr>
          <w:rFonts w:hint="eastAsia"/>
          <w:sz w:val="24"/>
        </w:rPr>
        <w:t>存入</w:t>
      </w:r>
      <w:r>
        <w:rPr>
          <w:rFonts w:hint="eastAsia"/>
          <w:sz w:val="24"/>
        </w:rPr>
        <w:lastRenderedPageBreak/>
        <w:t>数组</w:t>
      </w:r>
      <w:r>
        <w:rPr>
          <w:rFonts w:hint="eastAsia"/>
          <w:sz w:val="24"/>
        </w:rPr>
        <w:t>b</w:t>
      </w:r>
      <w:r>
        <w:rPr>
          <w:rFonts w:hint="eastAsia"/>
          <w:sz w:val="24"/>
        </w:rPr>
        <w:t>；一轮报数结束后，需要压缩数组</w:t>
      </w:r>
      <w:r>
        <w:rPr>
          <w:rFonts w:hint="eastAsia"/>
          <w:sz w:val="24"/>
        </w:rPr>
        <w:t>a</w:t>
      </w:r>
      <w:r>
        <w:rPr>
          <w:rFonts w:hint="eastAsia"/>
          <w:sz w:val="24"/>
        </w:rPr>
        <w:t>，将报数为</w:t>
      </w:r>
      <w:r>
        <w:rPr>
          <w:rFonts w:hint="eastAsia"/>
          <w:sz w:val="24"/>
        </w:rPr>
        <w:t>N</w:t>
      </w:r>
      <w:r>
        <w:rPr>
          <w:rFonts w:hint="eastAsia"/>
          <w:sz w:val="24"/>
        </w:rPr>
        <w:t>的人的编号从</w:t>
      </w:r>
      <w:r>
        <w:rPr>
          <w:rFonts w:hint="eastAsia"/>
          <w:sz w:val="24"/>
        </w:rPr>
        <w:t>a</w:t>
      </w:r>
      <w:r>
        <w:rPr>
          <w:rFonts w:hint="eastAsia"/>
          <w:sz w:val="24"/>
        </w:rPr>
        <w:t>中删除。</w:t>
      </w:r>
    </w:p>
    <w:p w14:paraId="5CEB8750" w14:textId="77777777" w:rsidR="007C72BA" w:rsidRPr="00841D13" w:rsidRDefault="007C72BA" w:rsidP="007C72BA">
      <w:pPr>
        <w:snapToGrid w:val="0"/>
        <w:spacing w:line="300" w:lineRule="auto"/>
        <w:rPr>
          <w:sz w:val="24"/>
        </w:rPr>
      </w:pPr>
    </w:p>
    <w:p w14:paraId="52B30066" w14:textId="77777777" w:rsidR="007C72BA" w:rsidRPr="0093040B" w:rsidRDefault="007C72BA" w:rsidP="007C72BA">
      <w:pPr>
        <w:snapToGrid w:val="0"/>
        <w:spacing w:line="360" w:lineRule="auto"/>
        <w:rPr>
          <w:sz w:val="24"/>
        </w:rPr>
      </w:pPr>
      <w:r w:rsidRPr="0093040B">
        <w:rPr>
          <w:sz w:val="24"/>
        </w:rPr>
        <w:t>#include&lt;stdio.h&gt;</w:t>
      </w:r>
    </w:p>
    <w:p w14:paraId="382317F4" w14:textId="77777777" w:rsidR="007C72BA" w:rsidRPr="0093040B" w:rsidRDefault="007C72BA" w:rsidP="007C72BA">
      <w:pPr>
        <w:snapToGrid w:val="0"/>
        <w:spacing w:line="360" w:lineRule="auto"/>
        <w:rPr>
          <w:sz w:val="24"/>
        </w:rPr>
      </w:pPr>
      <w:r w:rsidRPr="0093040B">
        <w:rPr>
          <w:sz w:val="24"/>
        </w:rPr>
        <w:t>#</w:t>
      </w:r>
      <w:proofErr w:type="gramStart"/>
      <w:r w:rsidRPr="0093040B">
        <w:rPr>
          <w:sz w:val="24"/>
        </w:rPr>
        <w:t>define</w:t>
      </w:r>
      <w:proofErr w:type="gramEnd"/>
      <w:r w:rsidRPr="0093040B">
        <w:rPr>
          <w:sz w:val="24"/>
        </w:rPr>
        <w:t xml:space="preserve"> M 10</w:t>
      </w:r>
    </w:p>
    <w:p w14:paraId="355ACFBF" w14:textId="77777777" w:rsidR="007C72BA" w:rsidRPr="0093040B" w:rsidRDefault="007C72BA" w:rsidP="007C72BA">
      <w:pPr>
        <w:snapToGrid w:val="0"/>
        <w:spacing w:line="360" w:lineRule="auto"/>
        <w:rPr>
          <w:sz w:val="24"/>
        </w:rPr>
      </w:pPr>
      <w:r w:rsidRPr="0093040B">
        <w:rPr>
          <w:sz w:val="24"/>
        </w:rPr>
        <w:t>#</w:t>
      </w:r>
      <w:proofErr w:type="gramStart"/>
      <w:r w:rsidRPr="0093040B">
        <w:rPr>
          <w:sz w:val="24"/>
        </w:rPr>
        <w:t>define</w:t>
      </w:r>
      <w:proofErr w:type="gramEnd"/>
      <w:r w:rsidRPr="0093040B">
        <w:rPr>
          <w:sz w:val="24"/>
        </w:rPr>
        <w:t xml:space="preserve"> N 3</w:t>
      </w:r>
    </w:p>
    <w:p w14:paraId="77E09FA2" w14:textId="77777777" w:rsidR="007C72BA" w:rsidRPr="0093040B" w:rsidRDefault="007C72BA" w:rsidP="007C72BA">
      <w:pPr>
        <w:snapToGrid w:val="0"/>
        <w:spacing w:line="360" w:lineRule="auto"/>
        <w:rPr>
          <w:sz w:val="24"/>
        </w:rPr>
      </w:pPr>
      <w:r w:rsidRPr="0093040B">
        <w:rPr>
          <w:sz w:val="24"/>
        </w:rPr>
        <w:t>int main(void)</w:t>
      </w:r>
    </w:p>
    <w:p w14:paraId="7F591477" w14:textId="77777777" w:rsidR="007C72BA" w:rsidRPr="0093040B" w:rsidRDefault="007C72BA" w:rsidP="007C72BA">
      <w:pPr>
        <w:snapToGrid w:val="0"/>
        <w:spacing w:line="360" w:lineRule="auto"/>
        <w:rPr>
          <w:sz w:val="24"/>
        </w:rPr>
      </w:pPr>
      <w:r w:rsidRPr="0093040B">
        <w:rPr>
          <w:sz w:val="24"/>
        </w:rPr>
        <w:t>{</w:t>
      </w:r>
    </w:p>
    <w:p w14:paraId="17731AEF" w14:textId="77777777" w:rsidR="007C72BA" w:rsidRPr="0093040B" w:rsidRDefault="007C72BA" w:rsidP="007C72BA">
      <w:pPr>
        <w:snapToGrid w:val="0"/>
        <w:spacing w:line="360" w:lineRule="auto"/>
        <w:rPr>
          <w:sz w:val="24"/>
        </w:rPr>
      </w:pPr>
      <w:r w:rsidRPr="0093040B">
        <w:rPr>
          <w:rFonts w:hint="eastAsia"/>
          <w:sz w:val="24"/>
        </w:rPr>
        <w:t xml:space="preserve">    int a[M], b[M];</w:t>
      </w:r>
      <w:r w:rsidRPr="0093040B">
        <w:rPr>
          <w:rFonts w:hint="eastAsia"/>
          <w:sz w:val="24"/>
        </w:rPr>
        <w:tab/>
        <w:t xml:space="preserve">/* </w:t>
      </w:r>
      <w:r w:rsidRPr="0093040B">
        <w:rPr>
          <w:rFonts w:hint="eastAsia"/>
          <w:sz w:val="24"/>
        </w:rPr>
        <w:t>数组</w:t>
      </w:r>
      <w:r w:rsidRPr="0093040B">
        <w:rPr>
          <w:rFonts w:hint="eastAsia"/>
          <w:sz w:val="24"/>
        </w:rPr>
        <w:t>a</w:t>
      </w:r>
      <w:r w:rsidRPr="0093040B">
        <w:rPr>
          <w:rFonts w:hint="eastAsia"/>
          <w:sz w:val="24"/>
        </w:rPr>
        <w:t>存放圈中人的编号，数组</w:t>
      </w:r>
      <w:r w:rsidRPr="0093040B">
        <w:rPr>
          <w:rFonts w:hint="eastAsia"/>
          <w:sz w:val="24"/>
        </w:rPr>
        <w:t>b</w:t>
      </w:r>
      <w:r w:rsidRPr="0093040B">
        <w:rPr>
          <w:rFonts w:hint="eastAsia"/>
          <w:sz w:val="24"/>
        </w:rPr>
        <w:t>存放出圈人的编号</w:t>
      </w:r>
      <w:r w:rsidRPr="0093040B">
        <w:rPr>
          <w:rFonts w:hint="eastAsia"/>
          <w:sz w:val="24"/>
        </w:rPr>
        <w:t xml:space="preserve"> */</w:t>
      </w:r>
    </w:p>
    <w:p w14:paraId="35DD067C" w14:textId="77777777" w:rsidR="007C72BA" w:rsidRPr="0093040B" w:rsidRDefault="007C72BA" w:rsidP="007C72BA">
      <w:pPr>
        <w:snapToGrid w:val="0"/>
        <w:spacing w:line="360" w:lineRule="auto"/>
        <w:rPr>
          <w:sz w:val="24"/>
        </w:rPr>
      </w:pPr>
      <w:r w:rsidRPr="0093040B">
        <w:rPr>
          <w:sz w:val="24"/>
        </w:rPr>
        <w:t xml:space="preserve">    int </w:t>
      </w:r>
      <w:proofErr w:type="spellStart"/>
      <w:r w:rsidRPr="0093040B">
        <w:rPr>
          <w:sz w:val="24"/>
        </w:rPr>
        <w:t>i</w:t>
      </w:r>
      <w:proofErr w:type="spellEnd"/>
      <w:r w:rsidRPr="0093040B">
        <w:rPr>
          <w:sz w:val="24"/>
        </w:rPr>
        <w:t>, j, k;</w:t>
      </w:r>
    </w:p>
    <w:p w14:paraId="7B4E9DB5" w14:textId="77777777" w:rsidR="007C72BA" w:rsidRPr="0093040B" w:rsidRDefault="007C72BA" w:rsidP="007C72BA">
      <w:pPr>
        <w:snapToGrid w:val="0"/>
        <w:spacing w:line="360" w:lineRule="auto"/>
        <w:rPr>
          <w:sz w:val="24"/>
        </w:rPr>
      </w:pPr>
      <w:r w:rsidRPr="0093040B">
        <w:rPr>
          <w:rFonts w:hint="eastAsia"/>
          <w:sz w:val="24"/>
        </w:rPr>
        <w:t xml:space="preserve">    for (</w:t>
      </w:r>
      <w:proofErr w:type="spellStart"/>
      <w:r w:rsidRPr="0093040B">
        <w:rPr>
          <w:rFonts w:hint="eastAsia"/>
          <w:sz w:val="24"/>
        </w:rPr>
        <w:t>i</w:t>
      </w:r>
      <w:proofErr w:type="spellEnd"/>
      <w:r w:rsidRPr="0093040B">
        <w:rPr>
          <w:rFonts w:hint="eastAsia"/>
          <w:sz w:val="24"/>
        </w:rPr>
        <w:t xml:space="preserve"> = 0; </w:t>
      </w:r>
      <w:proofErr w:type="spellStart"/>
      <w:r w:rsidRPr="0093040B">
        <w:rPr>
          <w:rFonts w:hint="eastAsia"/>
          <w:sz w:val="24"/>
        </w:rPr>
        <w:t>i</w:t>
      </w:r>
      <w:proofErr w:type="spellEnd"/>
      <w:r w:rsidRPr="0093040B">
        <w:rPr>
          <w:rFonts w:hint="eastAsia"/>
          <w:sz w:val="24"/>
        </w:rPr>
        <w:t xml:space="preserve"> &lt; M; </w:t>
      </w:r>
      <w:proofErr w:type="spellStart"/>
      <w:r w:rsidRPr="0093040B">
        <w:rPr>
          <w:rFonts w:hint="eastAsia"/>
          <w:sz w:val="24"/>
        </w:rPr>
        <w:t>i</w:t>
      </w:r>
      <w:proofErr w:type="spellEnd"/>
      <w:r w:rsidRPr="0093040B">
        <w:rPr>
          <w:rFonts w:hint="eastAsia"/>
          <w:sz w:val="24"/>
        </w:rPr>
        <w:t>++)</w:t>
      </w:r>
      <w:r w:rsidRPr="0093040B">
        <w:rPr>
          <w:rFonts w:hint="eastAsia"/>
          <w:sz w:val="24"/>
        </w:rPr>
        <w:tab/>
      </w:r>
      <w:r w:rsidRPr="0093040B">
        <w:rPr>
          <w:rFonts w:hint="eastAsia"/>
          <w:sz w:val="24"/>
        </w:rPr>
        <w:tab/>
      </w:r>
      <w:r w:rsidRPr="0093040B">
        <w:rPr>
          <w:rFonts w:hint="eastAsia"/>
          <w:sz w:val="24"/>
        </w:rPr>
        <w:tab/>
        <w:t xml:space="preserve">/* </w:t>
      </w:r>
      <w:proofErr w:type="gramStart"/>
      <w:r w:rsidRPr="0093040B">
        <w:rPr>
          <w:rFonts w:hint="eastAsia"/>
          <w:sz w:val="24"/>
        </w:rPr>
        <w:t>对圈中人</w:t>
      </w:r>
      <w:proofErr w:type="gramEnd"/>
      <w:r w:rsidRPr="0093040B">
        <w:rPr>
          <w:rFonts w:hint="eastAsia"/>
          <w:sz w:val="24"/>
        </w:rPr>
        <w:t>按顺序编号</w:t>
      </w:r>
      <w:r w:rsidRPr="0093040B">
        <w:rPr>
          <w:rFonts w:hint="eastAsia"/>
          <w:sz w:val="24"/>
        </w:rPr>
        <w:t>1</w:t>
      </w:r>
      <w:r w:rsidRPr="0093040B">
        <w:rPr>
          <w:rFonts w:hint="eastAsia"/>
          <w:sz w:val="24"/>
        </w:rPr>
        <w:t>—</w:t>
      </w:r>
      <w:r w:rsidRPr="0093040B">
        <w:rPr>
          <w:rFonts w:hint="eastAsia"/>
          <w:sz w:val="24"/>
        </w:rPr>
        <w:t>M */</w:t>
      </w:r>
    </w:p>
    <w:p w14:paraId="120520B8" w14:textId="77777777" w:rsidR="007C72BA" w:rsidRPr="0093040B" w:rsidRDefault="007C72BA" w:rsidP="007C72BA">
      <w:pPr>
        <w:snapToGrid w:val="0"/>
        <w:spacing w:line="360" w:lineRule="auto"/>
        <w:rPr>
          <w:sz w:val="24"/>
        </w:rPr>
      </w:pPr>
      <w:r w:rsidRPr="0093040B">
        <w:rPr>
          <w:sz w:val="24"/>
        </w:rPr>
        <w:t xml:space="preserve">        a[</w:t>
      </w:r>
      <w:proofErr w:type="spellStart"/>
      <w:r w:rsidRPr="0093040B">
        <w:rPr>
          <w:sz w:val="24"/>
        </w:rPr>
        <w:t>i</w:t>
      </w:r>
      <w:proofErr w:type="spellEnd"/>
      <w:r w:rsidRPr="0093040B">
        <w:rPr>
          <w:sz w:val="24"/>
        </w:rPr>
        <w:t xml:space="preserve">] = </w:t>
      </w:r>
      <w:proofErr w:type="spellStart"/>
      <w:r w:rsidRPr="0093040B">
        <w:rPr>
          <w:sz w:val="24"/>
        </w:rPr>
        <w:t>i</w:t>
      </w:r>
      <w:proofErr w:type="spellEnd"/>
      <w:r w:rsidRPr="0093040B">
        <w:rPr>
          <w:sz w:val="24"/>
        </w:rPr>
        <w:t xml:space="preserve"> + 1;</w:t>
      </w:r>
    </w:p>
    <w:p w14:paraId="69C4DEF9" w14:textId="77777777" w:rsidR="007C72BA" w:rsidRPr="0093040B" w:rsidRDefault="007C72BA" w:rsidP="007C72BA">
      <w:pPr>
        <w:snapToGrid w:val="0"/>
        <w:spacing w:line="360" w:lineRule="auto"/>
        <w:rPr>
          <w:sz w:val="24"/>
        </w:rPr>
      </w:pPr>
      <w:r w:rsidRPr="0093040B">
        <w:rPr>
          <w:sz w:val="24"/>
        </w:rPr>
        <w:t xml:space="preserve">    for (</w:t>
      </w:r>
      <w:proofErr w:type="spellStart"/>
      <w:r w:rsidRPr="0093040B">
        <w:rPr>
          <w:sz w:val="24"/>
        </w:rPr>
        <w:t>i</w:t>
      </w:r>
      <w:proofErr w:type="spellEnd"/>
      <w:r w:rsidRPr="0093040B">
        <w:rPr>
          <w:sz w:val="24"/>
        </w:rPr>
        <w:t xml:space="preserve"> = M, j = 0; </w:t>
      </w:r>
      <w:proofErr w:type="spellStart"/>
      <w:r w:rsidRPr="0093040B">
        <w:rPr>
          <w:sz w:val="24"/>
        </w:rPr>
        <w:t>i</w:t>
      </w:r>
      <w:proofErr w:type="spellEnd"/>
      <w:r w:rsidRPr="0093040B">
        <w:rPr>
          <w:sz w:val="24"/>
        </w:rPr>
        <w:t xml:space="preserve"> &gt; 1; </w:t>
      </w:r>
      <w:proofErr w:type="spellStart"/>
      <w:r w:rsidRPr="0093040B">
        <w:rPr>
          <w:sz w:val="24"/>
        </w:rPr>
        <w:t>i</w:t>
      </w:r>
      <w:proofErr w:type="spellEnd"/>
      <w:r w:rsidRPr="0093040B">
        <w:rPr>
          <w:sz w:val="24"/>
        </w:rPr>
        <w:t>--) {</w:t>
      </w:r>
    </w:p>
    <w:p w14:paraId="40AAF623" w14:textId="77777777" w:rsidR="007C72BA" w:rsidRPr="0093040B" w:rsidRDefault="007C72BA" w:rsidP="007C72BA">
      <w:pPr>
        <w:snapToGrid w:val="0"/>
        <w:spacing w:line="360" w:lineRule="auto"/>
        <w:rPr>
          <w:sz w:val="24"/>
        </w:rPr>
      </w:pPr>
      <w:r w:rsidRPr="0093040B">
        <w:rPr>
          <w:rFonts w:hint="eastAsia"/>
          <w:sz w:val="24"/>
        </w:rPr>
        <w:t xml:space="preserve">        /* </w:t>
      </w:r>
      <w:proofErr w:type="spellStart"/>
      <w:r w:rsidRPr="0093040B">
        <w:rPr>
          <w:rFonts w:hint="eastAsia"/>
          <w:sz w:val="24"/>
        </w:rPr>
        <w:t>i</w:t>
      </w:r>
      <w:proofErr w:type="spellEnd"/>
      <w:r w:rsidRPr="0093040B">
        <w:rPr>
          <w:rFonts w:hint="eastAsia"/>
          <w:sz w:val="24"/>
        </w:rPr>
        <w:t>表示圈中人个数，初始为</w:t>
      </w:r>
      <w:r w:rsidRPr="0093040B">
        <w:rPr>
          <w:rFonts w:hint="eastAsia"/>
          <w:sz w:val="24"/>
        </w:rPr>
        <w:t>M</w:t>
      </w:r>
      <w:proofErr w:type="gramStart"/>
      <w:r w:rsidRPr="0093040B">
        <w:rPr>
          <w:rFonts w:hint="eastAsia"/>
          <w:sz w:val="24"/>
        </w:rPr>
        <w:t>个</w:t>
      </w:r>
      <w:proofErr w:type="gramEnd"/>
      <w:r w:rsidRPr="0093040B">
        <w:rPr>
          <w:rFonts w:hint="eastAsia"/>
          <w:sz w:val="24"/>
        </w:rPr>
        <w:t>，剩</w:t>
      </w:r>
      <w:r w:rsidRPr="0093040B">
        <w:rPr>
          <w:rFonts w:hint="eastAsia"/>
          <w:sz w:val="24"/>
        </w:rPr>
        <w:t>1</w:t>
      </w:r>
      <w:r w:rsidRPr="0093040B">
        <w:rPr>
          <w:rFonts w:hint="eastAsia"/>
          <w:sz w:val="24"/>
        </w:rPr>
        <w:t>个人时结束循环；</w:t>
      </w:r>
      <w:r w:rsidRPr="0093040B">
        <w:rPr>
          <w:rFonts w:hint="eastAsia"/>
          <w:sz w:val="24"/>
        </w:rPr>
        <w:t>j</w:t>
      </w:r>
      <w:r w:rsidRPr="0093040B">
        <w:rPr>
          <w:rFonts w:hint="eastAsia"/>
          <w:sz w:val="24"/>
        </w:rPr>
        <w:t>表示当前报数人的位置</w:t>
      </w:r>
      <w:r w:rsidRPr="0093040B">
        <w:rPr>
          <w:rFonts w:hint="eastAsia"/>
          <w:sz w:val="24"/>
        </w:rPr>
        <w:t xml:space="preserve"> */</w:t>
      </w:r>
    </w:p>
    <w:p w14:paraId="79B163F8" w14:textId="77777777" w:rsidR="007C72BA" w:rsidRPr="0093040B" w:rsidRDefault="007C72BA" w:rsidP="007C72BA">
      <w:pPr>
        <w:snapToGrid w:val="0"/>
        <w:spacing w:line="360" w:lineRule="auto"/>
        <w:rPr>
          <w:sz w:val="24"/>
        </w:rPr>
      </w:pPr>
      <w:r w:rsidRPr="0093040B">
        <w:rPr>
          <w:rFonts w:hint="eastAsia"/>
          <w:sz w:val="24"/>
        </w:rPr>
        <w:t xml:space="preserve">        for (k = 1; k &lt;= N; k++)</w:t>
      </w:r>
      <w:r w:rsidRPr="0093040B">
        <w:rPr>
          <w:rFonts w:hint="eastAsia"/>
          <w:sz w:val="24"/>
        </w:rPr>
        <w:tab/>
      </w:r>
      <w:r w:rsidRPr="0093040B">
        <w:rPr>
          <w:rFonts w:hint="eastAsia"/>
          <w:sz w:val="24"/>
        </w:rPr>
        <w:tab/>
      </w:r>
      <w:r w:rsidRPr="0093040B">
        <w:rPr>
          <w:rFonts w:hint="eastAsia"/>
          <w:sz w:val="24"/>
        </w:rPr>
        <w:tab/>
        <w:t>/* 1</w:t>
      </w:r>
      <w:r w:rsidRPr="0093040B">
        <w:rPr>
          <w:rFonts w:hint="eastAsia"/>
          <w:sz w:val="24"/>
        </w:rPr>
        <w:t>至</w:t>
      </w:r>
      <w:r w:rsidRPr="0093040B">
        <w:rPr>
          <w:rFonts w:hint="eastAsia"/>
          <w:sz w:val="24"/>
        </w:rPr>
        <w:t>N</w:t>
      </w:r>
      <w:r w:rsidRPr="0093040B">
        <w:rPr>
          <w:rFonts w:hint="eastAsia"/>
          <w:sz w:val="24"/>
        </w:rPr>
        <w:t>报数</w:t>
      </w:r>
      <w:r w:rsidRPr="0093040B">
        <w:rPr>
          <w:rFonts w:hint="eastAsia"/>
          <w:sz w:val="24"/>
        </w:rPr>
        <w:t xml:space="preserve"> */</w:t>
      </w:r>
    </w:p>
    <w:p w14:paraId="25551755" w14:textId="77777777" w:rsidR="007C72BA" w:rsidRPr="0093040B" w:rsidRDefault="007C72BA" w:rsidP="007C72BA">
      <w:pPr>
        <w:snapToGrid w:val="0"/>
        <w:spacing w:line="360" w:lineRule="auto"/>
        <w:rPr>
          <w:sz w:val="24"/>
        </w:rPr>
      </w:pPr>
      <w:r w:rsidRPr="0093040B">
        <w:rPr>
          <w:rFonts w:hint="eastAsia"/>
          <w:sz w:val="24"/>
        </w:rPr>
        <w:t xml:space="preserve">            if (++j &gt; </w:t>
      </w:r>
      <w:proofErr w:type="spellStart"/>
      <w:r w:rsidRPr="0093040B">
        <w:rPr>
          <w:rFonts w:hint="eastAsia"/>
          <w:sz w:val="24"/>
        </w:rPr>
        <w:t>i</w:t>
      </w:r>
      <w:proofErr w:type="spellEnd"/>
      <w:r w:rsidRPr="0093040B">
        <w:rPr>
          <w:rFonts w:hint="eastAsia"/>
          <w:sz w:val="24"/>
        </w:rPr>
        <w:t xml:space="preserve"> - 1) j = 0;/* </w:t>
      </w:r>
      <w:r w:rsidRPr="0093040B">
        <w:rPr>
          <w:rFonts w:hint="eastAsia"/>
          <w:sz w:val="24"/>
        </w:rPr>
        <w:t>最后一个人报数后第一个人接着报，形成一个圈</w:t>
      </w:r>
      <w:r w:rsidRPr="0093040B">
        <w:rPr>
          <w:rFonts w:hint="eastAsia"/>
          <w:sz w:val="24"/>
        </w:rPr>
        <w:t xml:space="preserve"> */</w:t>
      </w:r>
    </w:p>
    <w:p w14:paraId="4C6CE3A2" w14:textId="77777777" w:rsidR="007C72BA" w:rsidRPr="0093040B" w:rsidRDefault="007C72BA" w:rsidP="007C72BA">
      <w:pPr>
        <w:snapToGrid w:val="0"/>
        <w:spacing w:line="360" w:lineRule="auto"/>
        <w:rPr>
          <w:sz w:val="24"/>
        </w:rPr>
      </w:pPr>
      <w:r w:rsidRPr="0093040B">
        <w:rPr>
          <w:sz w:val="24"/>
        </w:rPr>
        <w:t xml:space="preserve">        //</w:t>
      </w:r>
      <w:proofErr w:type="spellStart"/>
      <w:proofErr w:type="gramStart"/>
      <w:r w:rsidRPr="0093040B">
        <w:rPr>
          <w:sz w:val="24"/>
        </w:rPr>
        <w:t>printf</w:t>
      </w:r>
      <w:proofErr w:type="spellEnd"/>
      <w:r w:rsidRPr="0093040B">
        <w:rPr>
          <w:sz w:val="24"/>
        </w:rPr>
        <w:t>(</w:t>
      </w:r>
      <w:proofErr w:type="gramEnd"/>
      <w:r w:rsidRPr="0093040B">
        <w:rPr>
          <w:sz w:val="24"/>
        </w:rPr>
        <w:t>"%d", j);</w:t>
      </w:r>
    </w:p>
    <w:p w14:paraId="086589D5" w14:textId="77777777" w:rsidR="007C72BA" w:rsidRPr="0093040B" w:rsidRDefault="007C72BA" w:rsidP="007C72BA">
      <w:pPr>
        <w:snapToGrid w:val="0"/>
        <w:spacing w:line="360" w:lineRule="auto"/>
        <w:rPr>
          <w:sz w:val="24"/>
        </w:rPr>
      </w:pPr>
      <w:r w:rsidRPr="0093040B">
        <w:rPr>
          <w:rFonts w:hint="eastAsia"/>
          <w:sz w:val="24"/>
        </w:rPr>
        <w:t xml:space="preserve">        </w:t>
      </w:r>
      <w:proofErr w:type="gramStart"/>
      <w:r w:rsidRPr="0093040B">
        <w:rPr>
          <w:rFonts w:hint="eastAsia"/>
          <w:sz w:val="24"/>
        </w:rPr>
        <w:t>b[</w:t>
      </w:r>
      <w:proofErr w:type="gramEnd"/>
      <w:r w:rsidRPr="0093040B">
        <w:rPr>
          <w:rFonts w:hint="eastAsia"/>
          <w:sz w:val="24"/>
        </w:rPr>
        <w:t xml:space="preserve">M - </w:t>
      </w:r>
      <w:proofErr w:type="spellStart"/>
      <w:r w:rsidRPr="0093040B">
        <w:rPr>
          <w:rFonts w:hint="eastAsia"/>
          <w:sz w:val="24"/>
        </w:rPr>
        <w:t>i</w:t>
      </w:r>
      <w:proofErr w:type="spellEnd"/>
      <w:r w:rsidRPr="0093040B">
        <w:rPr>
          <w:rFonts w:hint="eastAsia"/>
          <w:sz w:val="24"/>
        </w:rPr>
        <w:t>] = j ? a[j-1] :a[i-1] ;</w:t>
      </w:r>
      <w:r w:rsidRPr="0093040B">
        <w:rPr>
          <w:rFonts w:hint="eastAsia"/>
          <w:sz w:val="24"/>
        </w:rPr>
        <w:tab/>
        <w:t xml:space="preserve">/* </w:t>
      </w:r>
      <w:r w:rsidRPr="0093040B">
        <w:rPr>
          <w:rFonts w:hint="eastAsia"/>
          <w:sz w:val="24"/>
        </w:rPr>
        <w:t>将报数为</w:t>
      </w:r>
      <w:r w:rsidRPr="0093040B">
        <w:rPr>
          <w:rFonts w:hint="eastAsia"/>
          <w:sz w:val="24"/>
        </w:rPr>
        <w:t>N</w:t>
      </w:r>
      <w:r w:rsidRPr="0093040B">
        <w:rPr>
          <w:rFonts w:hint="eastAsia"/>
          <w:sz w:val="24"/>
        </w:rPr>
        <w:t>的人的编号存入数组</w:t>
      </w:r>
      <w:r w:rsidRPr="0093040B">
        <w:rPr>
          <w:rFonts w:hint="eastAsia"/>
          <w:sz w:val="24"/>
        </w:rPr>
        <w:t>b */</w:t>
      </w:r>
    </w:p>
    <w:p w14:paraId="3A656AE6" w14:textId="77777777" w:rsidR="007C72BA" w:rsidRPr="0093040B" w:rsidRDefault="007C72BA" w:rsidP="007C72BA">
      <w:pPr>
        <w:snapToGrid w:val="0"/>
        <w:spacing w:line="360" w:lineRule="auto"/>
        <w:rPr>
          <w:sz w:val="24"/>
        </w:rPr>
      </w:pPr>
      <w:r w:rsidRPr="0093040B">
        <w:rPr>
          <w:sz w:val="24"/>
        </w:rPr>
        <w:t xml:space="preserve">        if (j)</w:t>
      </w:r>
    </w:p>
    <w:p w14:paraId="5FC2CE12" w14:textId="77777777" w:rsidR="007C72BA" w:rsidRPr="0093040B" w:rsidRDefault="007C72BA" w:rsidP="007C72BA">
      <w:pPr>
        <w:snapToGrid w:val="0"/>
        <w:spacing w:line="360" w:lineRule="auto"/>
        <w:rPr>
          <w:sz w:val="24"/>
        </w:rPr>
      </w:pPr>
      <w:r w:rsidRPr="0093040B">
        <w:rPr>
          <w:rFonts w:hint="eastAsia"/>
          <w:sz w:val="24"/>
        </w:rPr>
        <w:t xml:space="preserve">            for (k = --j; k &lt; </w:t>
      </w:r>
      <w:proofErr w:type="spellStart"/>
      <w:r w:rsidRPr="0093040B">
        <w:rPr>
          <w:rFonts w:hint="eastAsia"/>
          <w:sz w:val="24"/>
        </w:rPr>
        <w:t>i</w:t>
      </w:r>
      <w:proofErr w:type="spellEnd"/>
      <w:r w:rsidRPr="0093040B">
        <w:rPr>
          <w:rFonts w:hint="eastAsia"/>
          <w:sz w:val="24"/>
        </w:rPr>
        <w:t>; k++)</w:t>
      </w:r>
      <w:r w:rsidRPr="0093040B">
        <w:rPr>
          <w:rFonts w:hint="eastAsia"/>
          <w:sz w:val="24"/>
        </w:rPr>
        <w:tab/>
        <w:t xml:space="preserve">/* </w:t>
      </w:r>
      <w:r w:rsidRPr="0093040B">
        <w:rPr>
          <w:rFonts w:hint="eastAsia"/>
          <w:sz w:val="24"/>
        </w:rPr>
        <w:t>压缩数组</w:t>
      </w:r>
      <w:r w:rsidRPr="0093040B">
        <w:rPr>
          <w:rFonts w:hint="eastAsia"/>
          <w:sz w:val="24"/>
        </w:rPr>
        <w:t>a</w:t>
      </w:r>
      <w:r w:rsidRPr="0093040B">
        <w:rPr>
          <w:rFonts w:hint="eastAsia"/>
          <w:sz w:val="24"/>
        </w:rPr>
        <w:t>，使报数为</w:t>
      </w:r>
      <w:r w:rsidRPr="0093040B">
        <w:rPr>
          <w:rFonts w:hint="eastAsia"/>
          <w:sz w:val="24"/>
        </w:rPr>
        <w:t>N</w:t>
      </w:r>
      <w:r w:rsidRPr="0093040B">
        <w:rPr>
          <w:rFonts w:hint="eastAsia"/>
          <w:sz w:val="24"/>
        </w:rPr>
        <w:t>的人出圈</w:t>
      </w:r>
      <w:r w:rsidRPr="0093040B">
        <w:rPr>
          <w:rFonts w:hint="eastAsia"/>
          <w:sz w:val="24"/>
        </w:rPr>
        <w:t xml:space="preserve"> */</w:t>
      </w:r>
    </w:p>
    <w:p w14:paraId="4F68848B" w14:textId="77777777" w:rsidR="007C72BA" w:rsidRPr="0093040B" w:rsidRDefault="007C72BA" w:rsidP="007C72BA">
      <w:pPr>
        <w:snapToGrid w:val="0"/>
        <w:spacing w:line="360" w:lineRule="auto"/>
        <w:rPr>
          <w:sz w:val="24"/>
        </w:rPr>
      </w:pPr>
      <w:r w:rsidRPr="0093040B">
        <w:rPr>
          <w:sz w:val="24"/>
        </w:rPr>
        <w:t xml:space="preserve">                a[k] = </w:t>
      </w:r>
      <w:proofErr w:type="gramStart"/>
      <w:r w:rsidRPr="0093040B">
        <w:rPr>
          <w:sz w:val="24"/>
        </w:rPr>
        <w:t>a[</w:t>
      </w:r>
      <w:proofErr w:type="gramEnd"/>
      <w:r w:rsidRPr="0093040B">
        <w:rPr>
          <w:sz w:val="24"/>
        </w:rPr>
        <w:t>k + 1];</w:t>
      </w:r>
    </w:p>
    <w:p w14:paraId="77B1B9EF" w14:textId="77777777" w:rsidR="007C72BA" w:rsidRPr="0093040B" w:rsidRDefault="007C72BA" w:rsidP="007C72BA">
      <w:pPr>
        <w:snapToGrid w:val="0"/>
        <w:spacing w:line="360" w:lineRule="auto"/>
        <w:rPr>
          <w:sz w:val="24"/>
        </w:rPr>
      </w:pPr>
      <w:r w:rsidRPr="0093040B">
        <w:rPr>
          <w:sz w:val="24"/>
        </w:rPr>
        <w:t xml:space="preserve">    }</w:t>
      </w:r>
    </w:p>
    <w:p w14:paraId="7837062C" w14:textId="77777777" w:rsidR="007C72BA" w:rsidRPr="0093040B" w:rsidRDefault="007C72BA" w:rsidP="007C72BA">
      <w:pPr>
        <w:snapToGrid w:val="0"/>
        <w:spacing w:line="360" w:lineRule="auto"/>
        <w:rPr>
          <w:sz w:val="24"/>
        </w:rPr>
      </w:pPr>
      <w:r w:rsidRPr="0093040B">
        <w:rPr>
          <w:rFonts w:hint="eastAsia"/>
          <w:sz w:val="24"/>
        </w:rPr>
        <w:t xml:space="preserve">    for (</w:t>
      </w:r>
      <w:proofErr w:type="spellStart"/>
      <w:r w:rsidRPr="0093040B">
        <w:rPr>
          <w:rFonts w:hint="eastAsia"/>
          <w:sz w:val="24"/>
        </w:rPr>
        <w:t>i</w:t>
      </w:r>
      <w:proofErr w:type="spellEnd"/>
      <w:r w:rsidRPr="0093040B">
        <w:rPr>
          <w:rFonts w:hint="eastAsia"/>
          <w:sz w:val="24"/>
        </w:rPr>
        <w:t xml:space="preserve"> = 0; </w:t>
      </w:r>
      <w:proofErr w:type="spellStart"/>
      <w:r w:rsidRPr="0093040B">
        <w:rPr>
          <w:rFonts w:hint="eastAsia"/>
          <w:sz w:val="24"/>
        </w:rPr>
        <w:t>i</w:t>
      </w:r>
      <w:proofErr w:type="spellEnd"/>
      <w:r w:rsidRPr="0093040B">
        <w:rPr>
          <w:rFonts w:hint="eastAsia"/>
          <w:sz w:val="24"/>
        </w:rPr>
        <w:t xml:space="preserve"> &lt; M - 1; </w:t>
      </w:r>
      <w:proofErr w:type="spellStart"/>
      <w:r w:rsidRPr="0093040B">
        <w:rPr>
          <w:rFonts w:hint="eastAsia"/>
          <w:sz w:val="24"/>
        </w:rPr>
        <w:t>i</w:t>
      </w:r>
      <w:proofErr w:type="spellEnd"/>
      <w:r w:rsidRPr="0093040B">
        <w:rPr>
          <w:rFonts w:hint="eastAsia"/>
          <w:sz w:val="24"/>
        </w:rPr>
        <w:t>++)</w:t>
      </w:r>
      <w:r w:rsidRPr="0093040B">
        <w:rPr>
          <w:rFonts w:hint="eastAsia"/>
          <w:sz w:val="24"/>
        </w:rPr>
        <w:tab/>
      </w:r>
      <w:r w:rsidRPr="0093040B">
        <w:rPr>
          <w:rFonts w:hint="eastAsia"/>
          <w:sz w:val="24"/>
        </w:rPr>
        <w:tab/>
        <w:t xml:space="preserve">/* </w:t>
      </w:r>
      <w:r w:rsidRPr="0093040B">
        <w:rPr>
          <w:rFonts w:hint="eastAsia"/>
          <w:sz w:val="24"/>
        </w:rPr>
        <w:t>按次序输出出圈人的编号</w:t>
      </w:r>
      <w:r w:rsidRPr="0093040B">
        <w:rPr>
          <w:rFonts w:hint="eastAsia"/>
          <w:sz w:val="24"/>
        </w:rPr>
        <w:t xml:space="preserve"> */</w:t>
      </w:r>
    </w:p>
    <w:p w14:paraId="71F4CC07" w14:textId="77777777" w:rsidR="007C72BA" w:rsidRPr="0093040B" w:rsidRDefault="007C72BA" w:rsidP="007C72BA">
      <w:pPr>
        <w:snapToGrid w:val="0"/>
        <w:spacing w:line="360" w:lineRule="auto"/>
        <w:rPr>
          <w:sz w:val="24"/>
        </w:rPr>
      </w:pPr>
      <w:r w:rsidRPr="0093040B">
        <w:rPr>
          <w:sz w:val="24"/>
        </w:rPr>
        <w:t xml:space="preserve">        </w:t>
      </w:r>
      <w:proofErr w:type="spellStart"/>
      <w:proofErr w:type="gramStart"/>
      <w:r w:rsidRPr="0093040B">
        <w:rPr>
          <w:sz w:val="24"/>
        </w:rPr>
        <w:t>printf</w:t>
      </w:r>
      <w:proofErr w:type="spellEnd"/>
      <w:r w:rsidRPr="0093040B">
        <w:rPr>
          <w:sz w:val="24"/>
        </w:rPr>
        <w:t>(</w:t>
      </w:r>
      <w:proofErr w:type="gramEnd"/>
      <w:r w:rsidRPr="0093040B">
        <w:rPr>
          <w:sz w:val="24"/>
        </w:rPr>
        <w:t>" % 6d", b[</w:t>
      </w:r>
      <w:proofErr w:type="spellStart"/>
      <w:r w:rsidRPr="0093040B">
        <w:rPr>
          <w:sz w:val="24"/>
        </w:rPr>
        <w:t>i</w:t>
      </w:r>
      <w:proofErr w:type="spellEnd"/>
      <w:r w:rsidRPr="0093040B">
        <w:rPr>
          <w:sz w:val="24"/>
        </w:rPr>
        <w:t>]);</w:t>
      </w:r>
    </w:p>
    <w:p w14:paraId="57442719" w14:textId="77777777" w:rsidR="007C72BA" w:rsidRPr="0093040B" w:rsidRDefault="007C72BA" w:rsidP="007C72BA">
      <w:pPr>
        <w:snapToGrid w:val="0"/>
        <w:spacing w:line="360" w:lineRule="auto"/>
        <w:rPr>
          <w:sz w:val="24"/>
        </w:rPr>
      </w:pPr>
      <w:r w:rsidRPr="0093040B">
        <w:rPr>
          <w:rFonts w:hint="eastAsia"/>
          <w:sz w:val="24"/>
        </w:rPr>
        <w:t xml:space="preserve">    </w:t>
      </w:r>
      <w:proofErr w:type="spellStart"/>
      <w:r w:rsidRPr="0093040B">
        <w:rPr>
          <w:rFonts w:hint="eastAsia"/>
          <w:sz w:val="24"/>
        </w:rPr>
        <w:t>printf</w:t>
      </w:r>
      <w:proofErr w:type="spellEnd"/>
      <w:r w:rsidRPr="0093040B">
        <w:rPr>
          <w:rFonts w:hint="eastAsia"/>
          <w:sz w:val="24"/>
        </w:rPr>
        <w:t>(" % 6d\n", a[0]);</w:t>
      </w:r>
      <w:r w:rsidRPr="0093040B">
        <w:rPr>
          <w:rFonts w:hint="eastAsia"/>
          <w:sz w:val="24"/>
        </w:rPr>
        <w:tab/>
      </w:r>
      <w:r w:rsidRPr="0093040B">
        <w:rPr>
          <w:rFonts w:hint="eastAsia"/>
          <w:sz w:val="24"/>
        </w:rPr>
        <w:tab/>
      </w:r>
      <w:r w:rsidRPr="0093040B">
        <w:rPr>
          <w:rFonts w:hint="eastAsia"/>
          <w:sz w:val="24"/>
        </w:rPr>
        <w:tab/>
        <w:t xml:space="preserve">/* </w:t>
      </w:r>
      <w:r w:rsidRPr="0093040B">
        <w:rPr>
          <w:rFonts w:hint="eastAsia"/>
          <w:sz w:val="24"/>
        </w:rPr>
        <w:t>输出圈中最后一个人的编号</w:t>
      </w:r>
      <w:r w:rsidRPr="0093040B">
        <w:rPr>
          <w:rFonts w:hint="eastAsia"/>
          <w:sz w:val="24"/>
        </w:rPr>
        <w:t xml:space="preserve"> */</w:t>
      </w:r>
    </w:p>
    <w:p w14:paraId="6C9CBBFA" w14:textId="77777777" w:rsidR="007C72BA" w:rsidRPr="0093040B" w:rsidRDefault="007C72BA" w:rsidP="007C72BA">
      <w:pPr>
        <w:snapToGrid w:val="0"/>
        <w:spacing w:line="360" w:lineRule="auto"/>
        <w:rPr>
          <w:sz w:val="24"/>
        </w:rPr>
      </w:pPr>
      <w:r w:rsidRPr="0093040B">
        <w:rPr>
          <w:sz w:val="24"/>
        </w:rPr>
        <w:t xml:space="preserve">    return 0;</w:t>
      </w:r>
    </w:p>
    <w:p w14:paraId="53E4541D" w14:textId="77777777" w:rsidR="007C72BA" w:rsidRDefault="007C72BA" w:rsidP="007C72BA">
      <w:pPr>
        <w:snapToGrid w:val="0"/>
        <w:spacing w:line="360" w:lineRule="auto"/>
        <w:rPr>
          <w:sz w:val="24"/>
        </w:rPr>
      </w:pPr>
      <w:r w:rsidRPr="0093040B">
        <w:rPr>
          <w:sz w:val="24"/>
        </w:rPr>
        <w:t>}</w:t>
      </w:r>
      <w:r>
        <w:rPr>
          <w:noProof/>
        </w:rPr>
        <w:drawing>
          <wp:inline distT="0" distB="0" distL="0" distR="0" wp14:anchorId="019925D8" wp14:editId="6B4D7AB3">
            <wp:extent cx="5274310" cy="287655"/>
            <wp:effectExtent l="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287655"/>
                    </a:xfrm>
                    <a:prstGeom prst="rect">
                      <a:avLst/>
                    </a:prstGeom>
                  </pic:spPr>
                </pic:pic>
              </a:graphicData>
            </a:graphic>
          </wp:inline>
        </w:drawing>
      </w:r>
    </w:p>
    <w:p w14:paraId="797BC4C2" w14:textId="77777777" w:rsidR="007C72BA" w:rsidRDefault="007C72BA" w:rsidP="007C72BA">
      <w:pPr>
        <w:snapToGrid w:val="0"/>
        <w:spacing w:line="360" w:lineRule="auto"/>
        <w:rPr>
          <w:sz w:val="24"/>
        </w:rPr>
      </w:pPr>
    </w:p>
    <w:p w14:paraId="1C3839B8" w14:textId="77777777" w:rsidR="007C72BA" w:rsidRPr="00DA68D1" w:rsidRDefault="007C72BA" w:rsidP="007C72BA">
      <w:pPr>
        <w:spacing w:line="360" w:lineRule="auto"/>
        <w:ind w:firstLine="420"/>
        <w:rPr>
          <w:rFonts w:hAnsi="宋体"/>
          <w:bCs/>
          <w:sz w:val="24"/>
        </w:rPr>
      </w:pPr>
      <w:r>
        <w:rPr>
          <w:rFonts w:hAnsi="宋体"/>
          <w:sz w:val="24"/>
        </w:rPr>
        <w:t>（</w:t>
      </w:r>
      <w:r>
        <w:rPr>
          <w:sz w:val="24"/>
        </w:rPr>
        <w:t>2</w:t>
      </w:r>
      <w:r>
        <w:rPr>
          <w:rFonts w:hAnsi="宋体"/>
          <w:sz w:val="24"/>
        </w:rPr>
        <w:t>）</w:t>
      </w:r>
      <w:r w:rsidRPr="00C27D04">
        <w:rPr>
          <w:rFonts w:hint="eastAsia"/>
          <w:sz w:val="24"/>
        </w:rPr>
        <w:t>上面的程序中使用数组元素的值表示圈中人的编号，故每当有人出圈时都要压缩数组，这种算法不够精炼。如果采用做标记的办法，即每当有人出圈</w:t>
      </w:r>
      <w:r w:rsidRPr="00C27D04">
        <w:rPr>
          <w:rFonts w:hint="eastAsia"/>
          <w:sz w:val="24"/>
        </w:rPr>
        <w:lastRenderedPageBreak/>
        <w:t>时对相应数组元素做标记，从而可省掉压缩数组的时间，这样处理效率会更高一些。请采用做标记的办法修改程序，并使修改后的程序与原程序具有相同的功能。</w:t>
      </w:r>
    </w:p>
    <w:p w14:paraId="340B0968" w14:textId="77777777" w:rsidR="007C72BA" w:rsidRPr="00DA68D1" w:rsidRDefault="007C72BA" w:rsidP="007C72BA">
      <w:pPr>
        <w:spacing w:line="360" w:lineRule="auto"/>
        <w:rPr>
          <w:rFonts w:hAnsi="宋体"/>
          <w:b/>
          <w:sz w:val="24"/>
        </w:rPr>
      </w:pPr>
      <w:r w:rsidRPr="00885843">
        <w:rPr>
          <w:rFonts w:hAnsi="宋体"/>
          <w:b/>
          <w:sz w:val="24"/>
        </w:rPr>
        <w:t>解答：</w:t>
      </w:r>
    </w:p>
    <w:p w14:paraId="2674B226" w14:textId="77777777" w:rsidR="007C72BA" w:rsidRDefault="007C72BA" w:rsidP="007C72BA">
      <w:pPr>
        <w:snapToGrid w:val="0"/>
        <w:spacing w:line="300" w:lineRule="auto"/>
        <w:ind w:firstLine="420"/>
        <w:rPr>
          <w:sz w:val="24"/>
        </w:rPr>
      </w:pPr>
      <w:r>
        <w:rPr>
          <w:rFonts w:hint="eastAsia"/>
          <w:sz w:val="24"/>
        </w:rPr>
        <w:t>定义数组</w:t>
      </w:r>
      <w:r>
        <w:rPr>
          <w:rFonts w:hint="eastAsia"/>
          <w:sz w:val="24"/>
        </w:rPr>
        <w:t>a</w:t>
      </w:r>
      <w:r>
        <w:rPr>
          <w:rFonts w:hint="eastAsia"/>
          <w:sz w:val="24"/>
        </w:rPr>
        <w:t>存放圈中人的编号，当有人报数为</w:t>
      </w:r>
      <w:r>
        <w:rPr>
          <w:rFonts w:hint="eastAsia"/>
          <w:sz w:val="24"/>
        </w:rPr>
        <w:t>N</w:t>
      </w:r>
      <w:r>
        <w:rPr>
          <w:rFonts w:hint="eastAsia"/>
          <w:sz w:val="24"/>
        </w:rPr>
        <w:t>时，将其编号置为</w:t>
      </w:r>
      <w:r>
        <w:rPr>
          <w:rFonts w:hint="eastAsia"/>
          <w:sz w:val="24"/>
        </w:rPr>
        <w:t>0</w:t>
      </w:r>
      <w:r>
        <w:rPr>
          <w:rFonts w:hint="eastAsia"/>
          <w:sz w:val="24"/>
        </w:rPr>
        <w:t>，在输出时增加编号不为零的判断条件即可。</w:t>
      </w:r>
    </w:p>
    <w:p w14:paraId="65E32DB3" w14:textId="77777777" w:rsidR="007C72BA" w:rsidRDefault="007C72BA" w:rsidP="007C72BA">
      <w:pPr>
        <w:snapToGrid w:val="0"/>
        <w:spacing w:line="300" w:lineRule="auto"/>
        <w:ind w:firstLine="420"/>
        <w:rPr>
          <w:sz w:val="24"/>
        </w:rPr>
      </w:pPr>
    </w:p>
    <w:p w14:paraId="575D1A52" w14:textId="77777777" w:rsidR="007C72BA" w:rsidRPr="00E158F0" w:rsidRDefault="007C72BA" w:rsidP="007C72BA">
      <w:pPr>
        <w:spacing w:line="360" w:lineRule="auto"/>
        <w:ind w:firstLine="420"/>
        <w:rPr>
          <w:sz w:val="24"/>
        </w:rPr>
      </w:pPr>
      <w:r w:rsidRPr="00E158F0">
        <w:rPr>
          <w:sz w:val="24"/>
        </w:rPr>
        <w:t>#include&lt;stdio.h&gt;</w:t>
      </w:r>
    </w:p>
    <w:p w14:paraId="29C7A404" w14:textId="77777777" w:rsidR="007C72BA" w:rsidRPr="00E158F0" w:rsidRDefault="007C72BA" w:rsidP="007C72BA">
      <w:pPr>
        <w:spacing w:line="360" w:lineRule="auto"/>
        <w:ind w:firstLine="420"/>
        <w:rPr>
          <w:sz w:val="24"/>
        </w:rPr>
      </w:pPr>
      <w:r w:rsidRPr="00E158F0">
        <w:rPr>
          <w:sz w:val="24"/>
        </w:rPr>
        <w:t>#</w:t>
      </w:r>
      <w:proofErr w:type="gramStart"/>
      <w:r w:rsidRPr="00E158F0">
        <w:rPr>
          <w:sz w:val="24"/>
        </w:rPr>
        <w:t>define</w:t>
      </w:r>
      <w:proofErr w:type="gramEnd"/>
      <w:r w:rsidRPr="00E158F0">
        <w:rPr>
          <w:sz w:val="24"/>
        </w:rPr>
        <w:t xml:space="preserve"> M 10</w:t>
      </w:r>
    </w:p>
    <w:p w14:paraId="6AEBFA54" w14:textId="77777777" w:rsidR="007C72BA" w:rsidRPr="00E158F0" w:rsidRDefault="007C72BA" w:rsidP="007C72BA">
      <w:pPr>
        <w:spacing w:line="360" w:lineRule="auto"/>
        <w:ind w:firstLine="420"/>
        <w:rPr>
          <w:sz w:val="24"/>
        </w:rPr>
      </w:pPr>
      <w:r w:rsidRPr="00E158F0">
        <w:rPr>
          <w:sz w:val="24"/>
        </w:rPr>
        <w:t>#</w:t>
      </w:r>
      <w:proofErr w:type="gramStart"/>
      <w:r w:rsidRPr="00E158F0">
        <w:rPr>
          <w:sz w:val="24"/>
        </w:rPr>
        <w:t>define</w:t>
      </w:r>
      <w:proofErr w:type="gramEnd"/>
      <w:r w:rsidRPr="00E158F0">
        <w:rPr>
          <w:sz w:val="24"/>
        </w:rPr>
        <w:t xml:space="preserve"> N 3</w:t>
      </w:r>
    </w:p>
    <w:p w14:paraId="79EF504A" w14:textId="77777777" w:rsidR="007C72BA" w:rsidRPr="00E158F0" w:rsidRDefault="007C72BA" w:rsidP="007C72BA">
      <w:pPr>
        <w:spacing w:line="360" w:lineRule="auto"/>
        <w:ind w:firstLine="420"/>
        <w:rPr>
          <w:sz w:val="24"/>
        </w:rPr>
      </w:pPr>
      <w:r w:rsidRPr="00E158F0">
        <w:rPr>
          <w:sz w:val="24"/>
        </w:rPr>
        <w:t>int main(void)</w:t>
      </w:r>
    </w:p>
    <w:p w14:paraId="6CE816C0" w14:textId="77777777" w:rsidR="007C72BA" w:rsidRPr="00E158F0" w:rsidRDefault="007C72BA" w:rsidP="007C72BA">
      <w:pPr>
        <w:spacing w:line="360" w:lineRule="auto"/>
        <w:ind w:firstLine="420"/>
        <w:rPr>
          <w:sz w:val="24"/>
        </w:rPr>
      </w:pPr>
      <w:r w:rsidRPr="00E158F0">
        <w:rPr>
          <w:sz w:val="24"/>
        </w:rPr>
        <w:t>{</w:t>
      </w:r>
    </w:p>
    <w:p w14:paraId="1EBDA4EF" w14:textId="77777777" w:rsidR="007C72BA" w:rsidRPr="00E158F0" w:rsidRDefault="007C72BA" w:rsidP="007C72BA">
      <w:pPr>
        <w:spacing w:line="360" w:lineRule="auto"/>
        <w:ind w:firstLine="420"/>
        <w:rPr>
          <w:sz w:val="24"/>
        </w:rPr>
      </w:pPr>
      <w:r w:rsidRPr="00E158F0">
        <w:rPr>
          <w:rFonts w:hint="eastAsia"/>
          <w:sz w:val="24"/>
        </w:rPr>
        <w:t xml:space="preserve">    int a[M];</w:t>
      </w:r>
      <w:r w:rsidRPr="00E158F0">
        <w:rPr>
          <w:rFonts w:hint="eastAsia"/>
          <w:sz w:val="24"/>
        </w:rPr>
        <w:tab/>
        <w:t xml:space="preserve">/* </w:t>
      </w:r>
      <w:r w:rsidRPr="00E158F0">
        <w:rPr>
          <w:rFonts w:hint="eastAsia"/>
          <w:sz w:val="24"/>
        </w:rPr>
        <w:t>数组</w:t>
      </w:r>
      <w:r w:rsidRPr="00E158F0">
        <w:rPr>
          <w:rFonts w:hint="eastAsia"/>
          <w:sz w:val="24"/>
        </w:rPr>
        <w:t>a</w:t>
      </w:r>
      <w:r w:rsidRPr="00E158F0">
        <w:rPr>
          <w:rFonts w:hint="eastAsia"/>
          <w:sz w:val="24"/>
        </w:rPr>
        <w:t>存放圈中人的编号</w:t>
      </w:r>
      <w:r w:rsidRPr="00E158F0">
        <w:rPr>
          <w:rFonts w:hint="eastAsia"/>
          <w:sz w:val="24"/>
        </w:rPr>
        <w:t xml:space="preserve"> */</w:t>
      </w:r>
    </w:p>
    <w:p w14:paraId="6C6D2EED" w14:textId="77777777" w:rsidR="007C72BA" w:rsidRPr="00E158F0" w:rsidRDefault="007C72BA" w:rsidP="007C72BA">
      <w:pPr>
        <w:spacing w:line="360" w:lineRule="auto"/>
        <w:ind w:firstLine="420"/>
        <w:rPr>
          <w:sz w:val="24"/>
        </w:rPr>
      </w:pPr>
      <w:r w:rsidRPr="00E158F0">
        <w:rPr>
          <w:sz w:val="24"/>
        </w:rPr>
        <w:t xml:space="preserve">    int </w:t>
      </w:r>
      <w:proofErr w:type="spellStart"/>
      <w:proofErr w:type="gramStart"/>
      <w:r w:rsidRPr="00E158F0">
        <w:rPr>
          <w:sz w:val="24"/>
        </w:rPr>
        <w:t>i,x</w:t>
      </w:r>
      <w:proofErr w:type="spellEnd"/>
      <w:proofErr w:type="gramEnd"/>
      <w:r w:rsidRPr="00E158F0">
        <w:rPr>
          <w:sz w:val="24"/>
        </w:rPr>
        <w:t>=</w:t>
      </w:r>
      <w:proofErr w:type="spellStart"/>
      <w:r w:rsidRPr="00E158F0">
        <w:rPr>
          <w:sz w:val="24"/>
        </w:rPr>
        <w:t>M,k</w:t>
      </w:r>
      <w:proofErr w:type="spellEnd"/>
      <w:r w:rsidRPr="00E158F0">
        <w:rPr>
          <w:sz w:val="24"/>
        </w:rPr>
        <w:t>=0;</w:t>
      </w:r>
    </w:p>
    <w:p w14:paraId="33AE2C97" w14:textId="77777777" w:rsidR="007C72BA" w:rsidRPr="00E158F0" w:rsidRDefault="007C72BA" w:rsidP="007C72BA">
      <w:pPr>
        <w:spacing w:line="360" w:lineRule="auto"/>
        <w:ind w:firstLine="420"/>
        <w:rPr>
          <w:sz w:val="24"/>
        </w:rPr>
      </w:pPr>
      <w:r w:rsidRPr="00E158F0">
        <w:rPr>
          <w:rFonts w:hint="eastAsia"/>
          <w:sz w:val="24"/>
        </w:rPr>
        <w:t xml:space="preserve">    for (</w:t>
      </w:r>
      <w:proofErr w:type="spellStart"/>
      <w:r w:rsidRPr="00E158F0">
        <w:rPr>
          <w:rFonts w:hint="eastAsia"/>
          <w:sz w:val="24"/>
        </w:rPr>
        <w:t>i</w:t>
      </w:r>
      <w:proofErr w:type="spellEnd"/>
      <w:r w:rsidRPr="00E158F0">
        <w:rPr>
          <w:rFonts w:hint="eastAsia"/>
          <w:sz w:val="24"/>
        </w:rPr>
        <w:t xml:space="preserve"> = 0; </w:t>
      </w:r>
      <w:proofErr w:type="spellStart"/>
      <w:r w:rsidRPr="00E158F0">
        <w:rPr>
          <w:rFonts w:hint="eastAsia"/>
          <w:sz w:val="24"/>
        </w:rPr>
        <w:t>i</w:t>
      </w:r>
      <w:proofErr w:type="spellEnd"/>
      <w:r w:rsidRPr="00E158F0">
        <w:rPr>
          <w:rFonts w:hint="eastAsia"/>
          <w:sz w:val="24"/>
        </w:rPr>
        <w:t xml:space="preserve"> &lt; M; </w:t>
      </w:r>
      <w:proofErr w:type="spellStart"/>
      <w:r w:rsidRPr="00E158F0">
        <w:rPr>
          <w:rFonts w:hint="eastAsia"/>
          <w:sz w:val="24"/>
        </w:rPr>
        <w:t>i</w:t>
      </w:r>
      <w:proofErr w:type="spellEnd"/>
      <w:r w:rsidRPr="00E158F0">
        <w:rPr>
          <w:rFonts w:hint="eastAsia"/>
          <w:sz w:val="24"/>
        </w:rPr>
        <w:t>++)</w:t>
      </w:r>
      <w:r w:rsidRPr="00E158F0">
        <w:rPr>
          <w:rFonts w:hint="eastAsia"/>
          <w:sz w:val="24"/>
        </w:rPr>
        <w:tab/>
      </w:r>
      <w:r w:rsidRPr="00E158F0">
        <w:rPr>
          <w:rFonts w:hint="eastAsia"/>
          <w:sz w:val="24"/>
        </w:rPr>
        <w:tab/>
      </w:r>
      <w:r w:rsidRPr="00E158F0">
        <w:rPr>
          <w:rFonts w:hint="eastAsia"/>
          <w:sz w:val="24"/>
        </w:rPr>
        <w:tab/>
        <w:t xml:space="preserve">/* </w:t>
      </w:r>
      <w:proofErr w:type="gramStart"/>
      <w:r w:rsidRPr="00E158F0">
        <w:rPr>
          <w:rFonts w:hint="eastAsia"/>
          <w:sz w:val="24"/>
        </w:rPr>
        <w:t>对圈中人</w:t>
      </w:r>
      <w:proofErr w:type="gramEnd"/>
      <w:r w:rsidRPr="00E158F0">
        <w:rPr>
          <w:rFonts w:hint="eastAsia"/>
          <w:sz w:val="24"/>
        </w:rPr>
        <w:t>按顺序编号</w:t>
      </w:r>
      <w:r w:rsidRPr="00E158F0">
        <w:rPr>
          <w:rFonts w:hint="eastAsia"/>
          <w:sz w:val="24"/>
        </w:rPr>
        <w:t>1</w:t>
      </w:r>
      <w:r w:rsidRPr="00E158F0">
        <w:rPr>
          <w:rFonts w:hint="eastAsia"/>
          <w:sz w:val="24"/>
        </w:rPr>
        <w:t>—</w:t>
      </w:r>
      <w:r w:rsidRPr="00E158F0">
        <w:rPr>
          <w:rFonts w:hint="eastAsia"/>
          <w:sz w:val="24"/>
        </w:rPr>
        <w:t>M */</w:t>
      </w:r>
    </w:p>
    <w:p w14:paraId="3BF16550" w14:textId="77777777" w:rsidR="007C72BA" w:rsidRPr="00E158F0" w:rsidRDefault="007C72BA" w:rsidP="007C72BA">
      <w:pPr>
        <w:spacing w:line="360" w:lineRule="auto"/>
        <w:ind w:firstLine="420"/>
        <w:rPr>
          <w:sz w:val="24"/>
        </w:rPr>
      </w:pPr>
      <w:r w:rsidRPr="00E158F0">
        <w:rPr>
          <w:sz w:val="24"/>
        </w:rPr>
        <w:t xml:space="preserve">        a[</w:t>
      </w:r>
      <w:proofErr w:type="spellStart"/>
      <w:r w:rsidRPr="00E158F0">
        <w:rPr>
          <w:sz w:val="24"/>
        </w:rPr>
        <w:t>i</w:t>
      </w:r>
      <w:proofErr w:type="spellEnd"/>
      <w:r w:rsidRPr="00E158F0">
        <w:rPr>
          <w:sz w:val="24"/>
        </w:rPr>
        <w:t>] = i+1;</w:t>
      </w:r>
    </w:p>
    <w:p w14:paraId="36C87A57" w14:textId="77777777" w:rsidR="007C72BA" w:rsidRPr="00E158F0" w:rsidRDefault="007C72BA" w:rsidP="007C72BA">
      <w:pPr>
        <w:spacing w:line="360" w:lineRule="auto"/>
        <w:ind w:firstLine="420"/>
        <w:rPr>
          <w:sz w:val="24"/>
        </w:rPr>
      </w:pPr>
      <w:r w:rsidRPr="00E158F0">
        <w:rPr>
          <w:sz w:val="24"/>
        </w:rPr>
        <w:t xml:space="preserve">    while(x&gt;</w:t>
      </w:r>
      <w:proofErr w:type="gramStart"/>
      <w:r w:rsidRPr="00E158F0">
        <w:rPr>
          <w:sz w:val="24"/>
        </w:rPr>
        <w:t>1){</w:t>
      </w:r>
      <w:proofErr w:type="gramEnd"/>
    </w:p>
    <w:p w14:paraId="440A31FF" w14:textId="77777777" w:rsidR="007C72BA" w:rsidRPr="00E158F0" w:rsidRDefault="007C72BA" w:rsidP="007C72BA">
      <w:pPr>
        <w:spacing w:line="360" w:lineRule="auto"/>
        <w:ind w:firstLine="420"/>
        <w:rPr>
          <w:sz w:val="24"/>
        </w:rPr>
      </w:pPr>
      <w:r w:rsidRPr="00E158F0">
        <w:rPr>
          <w:sz w:val="24"/>
        </w:rPr>
        <w:t xml:space="preserve">        for (</w:t>
      </w:r>
      <w:proofErr w:type="spellStart"/>
      <w:r w:rsidRPr="00E158F0">
        <w:rPr>
          <w:sz w:val="24"/>
        </w:rPr>
        <w:t>i</w:t>
      </w:r>
      <w:proofErr w:type="spellEnd"/>
      <w:r w:rsidRPr="00E158F0">
        <w:rPr>
          <w:sz w:val="24"/>
        </w:rPr>
        <w:t xml:space="preserve"> = 0; </w:t>
      </w:r>
      <w:proofErr w:type="spellStart"/>
      <w:r w:rsidRPr="00E158F0">
        <w:rPr>
          <w:sz w:val="24"/>
        </w:rPr>
        <w:t>i</w:t>
      </w:r>
      <w:proofErr w:type="spellEnd"/>
      <w:r w:rsidRPr="00E158F0">
        <w:rPr>
          <w:sz w:val="24"/>
        </w:rPr>
        <w:t xml:space="preserve"> &lt; M; </w:t>
      </w:r>
      <w:proofErr w:type="spellStart"/>
      <w:r w:rsidRPr="00E158F0">
        <w:rPr>
          <w:sz w:val="24"/>
        </w:rPr>
        <w:t>i</w:t>
      </w:r>
      <w:proofErr w:type="spellEnd"/>
      <w:r w:rsidRPr="00E158F0">
        <w:rPr>
          <w:sz w:val="24"/>
        </w:rPr>
        <w:t>++) {</w:t>
      </w:r>
    </w:p>
    <w:p w14:paraId="562CEE09" w14:textId="77777777" w:rsidR="007C72BA" w:rsidRPr="00E158F0" w:rsidRDefault="007C72BA" w:rsidP="007C72BA">
      <w:pPr>
        <w:spacing w:line="360" w:lineRule="auto"/>
        <w:ind w:firstLine="420"/>
        <w:rPr>
          <w:sz w:val="24"/>
        </w:rPr>
      </w:pPr>
      <w:r w:rsidRPr="00E158F0">
        <w:rPr>
          <w:sz w:val="24"/>
        </w:rPr>
        <w:t xml:space="preserve">            if (a[</w:t>
      </w:r>
      <w:proofErr w:type="spellStart"/>
      <w:r w:rsidRPr="00E158F0">
        <w:rPr>
          <w:sz w:val="24"/>
        </w:rPr>
        <w:t>i</w:t>
      </w:r>
      <w:proofErr w:type="spellEnd"/>
      <w:r w:rsidRPr="00E158F0">
        <w:rPr>
          <w:sz w:val="24"/>
        </w:rPr>
        <w:t>]) k++;</w:t>
      </w:r>
    </w:p>
    <w:p w14:paraId="14B4A66A" w14:textId="77777777" w:rsidR="007C72BA" w:rsidRPr="00E158F0" w:rsidRDefault="007C72BA" w:rsidP="007C72BA">
      <w:pPr>
        <w:spacing w:line="360" w:lineRule="auto"/>
        <w:ind w:firstLine="420"/>
        <w:rPr>
          <w:sz w:val="24"/>
        </w:rPr>
      </w:pPr>
      <w:r w:rsidRPr="00E158F0">
        <w:rPr>
          <w:sz w:val="24"/>
        </w:rPr>
        <w:t xml:space="preserve">            if (k == N) {</w:t>
      </w:r>
    </w:p>
    <w:p w14:paraId="7160ED7F" w14:textId="77777777" w:rsidR="007C72BA" w:rsidRPr="00E158F0" w:rsidRDefault="007C72BA" w:rsidP="007C72BA">
      <w:pPr>
        <w:spacing w:line="360" w:lineRule="auto"/>
        <w:ind w:firstLine="420"/>
        <w:rPr>
          <w:sz w:val="24"/>
        </w:rPr>
      </w:pPr>
      <w:r w:rsidRPr="00E158F0">
        <w:rPr>
          <w:rFonts w:hint="eastAsia"/>
          <w:sz w:val="24"/>
        </w:rPr>
        <w:t xml:space="preserve">                </w:t>
      </w:r>
      <w:proofErr w:type="spellStart"/>
      <w:r w:rsidRPr="00E158F0">
        <w:rPr>
          <w:rFonts w:hint="eastAsia"/>
          <w:sz w:val="24"/>
        </w:rPr>
        <w:t>printf</w:t>
      </w:r>
      <w:proofErr w:type="spellEnd"/>
      <w:r w:rsidRPr="00E158F0">
        <w:rPr>
          <w:rFonts w:hint="eastAsia"/>
          <w:sz w:val="24"/>
        </w:rPr>
        <w:t>("%6d", a[</w:t>
      </w:r>
      <w:proofErr w:type="spellStart"/>
      <w:r w:rsidRPr="00E158F0">
        <w:rPr>
          <w:rFonts w:hint="eastAsia"/>
          <w:sz w:val="24"/>
        </w:rPr>
        <w:t>i</w:t>
      </w:r>
      <w:proofErr w:type="spellEnd"/>
      <w:r w:rsidRPr="00E158F0">
        <w:rPr>
          <w:rFonts w:hint="eastAsia"/>
          <w:sz w:val="24"/>
        </w:rPr>
        <w:t xml:space="preserve">]);  /* </w:t>
      </w:r>
      <w:r w:rsidRPr="00E158F0">
        <w:rPr>
          <w:rFonts w:hint="eastAsia"/>
          <w:sz w:val="24"/>
        </w:rPr>
        <w:t>按次序输出出圈人的编号</w:t>
      </w:r>
      <w:r w:rsidRPr="00E158F0">
        <w:rPr>
          <w:rFonts w:hint="eastAsia"/>
          <w:sz w:val="24"/>
        </w:rPr>
        <w:t xml:space="preserve"> */</w:t>
      </w:r>
    </w:p>
    <w:p w14:paraId="2E841BCC" w14:textId="77777777" w:rsidR="007C72BA" w:rsidRPr="00E158F0" w:rsidRDefault="007C72BA" w:rsidP="007C72BA">
      <w:pPr>
        <w:spacing w:line="360" w:lineRule="auto"/>
        <w:ind w:firstLine="420"/>
        <w:rPr>
          <w:sz w:val="24"/>
        </w:rPr>
      </w:pPr>
      <w:r w:rsidRPr="00E158F0">
        <w:rPr>
          <w:sz w:val="24"/>
        </w:rPr>
        <w:t xml:space="preserve">                a[</w:t>
      </w:r>
      <w:proofErr w:type="spellStart"/>
      <w:r w:rsidRPr="00E158F0">
        <w:rPr>
          <w:sz w:val="24"/>
        </w:rPr>
        <w:t>i</w:t>
      </w:r>
      <w:proofErr w:type="spellEnd"/>
      <w:r w:rsidRPr="00E158F0">
        <w:rPr>
          <w:sz w:val="24"/>
        </w:rPr>
        <w:t>] = 0;</w:t>
      </w:r>
    </w:p>
    <w:p w14:paraId="1D2B21ED" w14:textId="77777777" w:rsidR="007C72BA" w:rsidRPr="00E158F0" w:rsidRDefault="007C72BA" w:rsidP="007C72BA">
      <w:pPr>
        <w:spacing w:line="360" w:lineRule="auto"/>
        <w:ind w:firstLine="420"/>
        <w:rPr>
          <w:sz w:val="24"/>
        </w:rPr>
      </w:pPr>
      <w:r w:rsidRPr="00E158F0">
        <w:rPr>
          <w:sz w:val="24"/>
        </w:rPr>
        <w:t xml:space="preserve">                k = 0;</w:t>
      </w:r>
    </w:p>
    <w:p w14:paraId="1AC13926" w14:textId="77777777" w:rsidR="007C72BA" w:rsidRPr="00E158F0" w:rsidRDefault="007C72BA" w:rsidP="007C72BA">
      <w:pPr>
        <w:spacing w:line="360" w:lineRule="auto"/>
        <w:ind w:firstLine="420"/>
        <w:rPr>
          <w:sz w:val="24"/>
        </w:rPr>
      </w:pPr>
      <w:r w:rsidRPr="00E158F0">
        <w:rPr>
          <w:sz w:val="24"/>
        </w:rPr>
        <w:t xml:space="preserve">                x--;</w:t>
      </w:r>
    </w:p>
    <w:p w14:paraId="01BA1530" w14:textId="77777777" w:rsidR="007C72BA" w:rsidRPr="00E158F0" w:rsidRDefault="007C72BA" w:rsidP="007C72BA">
      <w:pPr>
        <w:spacing w:line="360" w:lineRule="auto"/>
        <w:ind w:firstLine="420"/>
        <w:rPr>
          <w:sz w:val="24"/>
        </w:rPr>
      </w:pPr>
      <w:r w:rsidRPr="00E158F0">
        <w:rPr>
          <w:sz w:val="24"/>
        </w:rPr>
        <w:t xml:space="preserve">            }</w:t>
      </w:r>
    </w:p>
    <w:p w14:paraId="5ACB969F" w14:textId="77777777" w:rsidR="007C72BA" w:rsidRPr="00E158F0" w:rsidRDefault="007C72BA" w:rsidP="007C72BA">
      <w:pPr>
        <w:spacing w:line="360" w:lineRule="auto"/>
        <w:ind w:firstLine="420"/>
        <w:rPr>
          <w:sz w:val="24"/>
        </w:rPr>
      </w:pPr>
      <w:r w:rsidRPr="00E158F0">
        <w:rPr>
          <w:sz w:val="24"/>
        </w:rPr>
        <w:t xml:space="preserve">        }</w:t>
      </w:r>
    </w:p>
    <w:p w14:paraId="4F5E36D7" w14:textId="77777777" w:rsidR="007C72BA" w:rsidRPr="00E158F0" w:rsidRDefault="007C72BA" w:rsidP="007C72BA">
      <w:pPr>
        <w:spacing w:line="360" w:lineRule="auto"/>
        <w:ind w:firstLine="420"/>
        <w:rPr>
          <w:sz w:val="24"/>
        </w:rPr>
      </w:pPr>
      <w:r w:rsidRPr="00E158F0">
        <w:rPr>
          <w:sz w:val="24"/>
        </w:rPr>
        <w:t xml:space="preserve">        </w:t>
      </w:r>
    </w:p>
    <w:p w14:paraId="6C6AC838" w14:textId="77777777" w:rsidR="007C72BA" w:rsidRPr="00E158F0" w:rsidRDefault="007C72BA" w:rsidP="007C72BA">
      <w:pPr>
        <w:spacing w:line="360" w:lineRule="auto"/>
        <w:ind w:firstLine="420"/>
        <w:rPr>
          <w:sz w:val="24"/>
        </w:rPr>
      </w:pPr>
      <w:r w:rsidRPr="00E158F0">
        <w:rPr>
          <w:sz w:val="24"/>
        </w:rPr>
        <w:t xml:space="preserve">    }</w:t>
      </w:r>
    </w:p>
    <w:p w14:paraId="578FFEAF" w14:textId="77777777" w:rsidR="007C72BA" w:rsidRPr="00E158F0" w:rsidRDefault="007C72BA" w:rsidP="007C72BA">
      <w:pPr>
        <w:spacing w:line="360" w:lineRule="auto"/>
        <w:ind w:firstLine="420"/>
        <w:rPr>
          <w:sz w:val="24"/>
        </w:rPr>
      </w:pPr>
      <w:r w:rsidRPr="00E158F0">
        <w:rPr>
          <w:sz w:val="24"/>
        </w:rPr>
        <w:t xml:space="preserve">    for (</w:t>
      </w:r>
      <w:proofErr w:type="spellStart"/>
      <w:r w:rsidRPr="00E158F0">
        <w:rPr>
          <w:sz w:val="24"/>
        </w:rPr>
        <w:t>i</w:t>
      </w:r>
      <w:proofErr w:type="spellEnd"/>
      <w:r w:rsidRPr="00E158F0">
        <w:rPr>
          <w:sz w:val="24"/>
        </w:rPr>
        <w:t xml:space="preserve"> = 0; </w:t>
      </w:r>
      <w:proofErr w:type="spellStart"/>
      <w:r w:rsidRPr="00E158F0">
        <w:rPr>
          <w:sz w:val="24"/>
        </w:rPr>
        <w:t>i</w:t>
      </w:r>
      <w:proofErr w:type="spellEnd"/>
      <w:r w:rsidRPr="00E158F0">
        <w:rPr>
          <w:sz w:val="24"/>
        </w:rPr>
        <w:t xml:space="preserve"> &lt; M; </w:t>
      </w:r>
      <w:proofErr w:type="spellStart"/>
      <w:r w:rsidRPr="00E158F0">
        <w:rPr>
          <w:sz w:val="24"/>
        </w:rPr>
        <w:t>i</w:t>
      </w:r>
      <w:proofErr w:type="spellEnd"/>
      <w:r w:rsidRPr="00E158F0">
        <w:rPr>
          <w:sz w:val="24"/>
        </w:rPr>
        <w:t>++)</w:t>
      </w:r>
      <w:r w:rsidRPr="00E158F0">
        <w:rPr>
          <w:sz w:val="24"/>
        </w:rPr>
        <w:tab/>
      </w:r>
      <w:r w:rsidRPr="00E158F0">
        <w:rPr>
          <w:sz w:val="24"/>
        </w:rPr>
        <w:tab/>
      </w:r>
    </w:p>
    <w:p w14:paraId="4A2A609B" w14:textId="77777777" w:rsidR="007C72BA" w:rsidRPr="00E158F0" w:rsidRDefault="007C72BA" w:rsidP="007C72BA">
      <w:pPr>
        <w:spacing w:line="360" w:lineRule="auto"/>
        <w:ind w:firstLine="420"/>
        <w:rPr>
          <w:sz w:val="24"/>
        </w:rPr>
      </w:pPr>
      <w:r w:rsidRPr="00E158F0">
        <w:rPr>
          <w:rFonts w:hint="eastAsia"/>
          <w:sz w:val="24"/>
        </w:rPr>
        <w:t xml:space="preserve">        if(a[</w:t>
      </w:r>
      <w:proofErr w:type="spellStart"/>
      <w:r w:rsidRPr="00E158F0">
        <w:rPr>
          <w:rFonts w:hint="eastAsia"/>
          <w:sz w:val="24"/>
        </w:rPr>
        <w:t>i</w:t>
      </w:r>
      <w:proofErr w:type="spellEnd"/>
      <w:r w:rsidRPr="00E158F0">
        <w:rPr>
          <w:rFonts w:hint="eastAsia"/>
          <w:sz w:val="24"/>
        </w:rPr>
        <w:t>])</w:t>
      </w:r>
      <w:proofErr w:type="spellStart"/>
      <w:r w:rsidRPr="00E158F0">
        <w:rPr>
          <w:rFonts w:hint="eastAsia"/>
          <w:sz w:val="24"/>
        </w:rPr>
        <w:t>printf</w:t>
      </w:r>
      <w:proofErr w:type="spellEnd"/>
      <w:r w:rsidRPr="00E158F0">
        <w:rPr>
          <w:rFonts w:hint="eastAsia"/>
          <w:sz w:val="24"/>
        </w:rPr>
        <w:t>(" %6d\n", a[</w:t>
      </w:r>
      <w:proofErr w:type="spellStart"/>
      <w:r w:rsidRPr="00E158F0">
        <w:rPr>
          <w:rFonts w:hint="eastAsia"/>
          <w:sz w:val="24"/>
        </w:rPr>
        <w:t>i</w:t>
      </w:r>
      <w:proofErr w:type="spellEnd"/>
      <w:r w:rsidRPr="00E158F0">
        <w:rPr>
          <w:rFonts w:hint="eastAsia"/>
          <w:sz w:val="24"/>
        </w:rPr>
        <w:t>]);</w:t>
      </w:r>
      <w:r w:rsidRPr="00E158F0">
        <w:rPr>
          <w:rFonts w:hint="eastAsia"/>
          <w:sz w:val="24"/>
        </w:rPr>
        <w:tab/>
      </w:r>
      <w:r w:rsidRPr="00E158F0">
        <w:rPr>
          <w:rFonts w:hint="eastAsia"/>
          <w:sz w:val="24"/>
        </w:rPr>
        <w:tab/>
      </w:r>
      <w:r w:rsidRPr="00E158F0">
        <w:rPr>
          <w:rFonts w:hint="eastAsia"/>
          <w:sz w:val="24"/>
        </w:rPr>
        <w:tab/>
        <w:t xml:space="preserve">/* </w:t>
      </w:r>
      <w:r w:rsidRPr="00E158F0">
        <w:rPr>
          <w:rFonts w:hint="eastAsia"/>
          <w:sz w:val="24"/>
        </w:rPr>
        <w:t>输出圈中最后一个人的编号</w:t>
      </w:r>
      <w:r w:rsidRPr="00E158F0">
        <w:rPr>
          <w:rFonts w:hint="eastAsia"/>
          <w:sz w:val="24"/>
        </w:rPr>
        <w:t xml:space="preserve"> */</w:t>
      </w:r>
    </w:p>
    <w:p w14:paraId="56C8FCC3" w14:textId="77777777" w:rsidR="007C72BA" w:rsidRPr="00E158F0" w:rsidRDefault="007C72BA" w:rsidP="007C72BA">
      <w:pPr>
        <w:spacing w:line="360" w:lineRule="auto"/>
        <w:ind w:firstLine="420"/>
        <w:rPr>
          <w:sz w:val="24"/>
        </w:rPr>
      </w:pPr>
      <w:r w:rsidRPr="00E158F0">
        <w:rPr>
          <w:sz w:val="24"/>
        </w:rPr>
        <w:lastRenderedPageBreak/>
        <w:t xml:space="preserve">    return 0;</w:t>
      </w:r>
    </w:p>
    <w:p w14:paraId="7795B89A" w14:textId="77777777" w:rsidR="007C72BA" w:rsidRPr="00E158F0" w:rsidRDefault="007C72BA" w:rsidP="007C72BA">
      <w:pPr>
        <w:spacing w:line="360" w:lineRule="auto"/>
        <w:ind w:firstLine="420"/>
        <w:rPr>
          <w:sz w:val="24"/>
        </w:rPr>
      </w:pPr>
      <w:r w:rsidRPr="00E158F0">
        <w:rPr>
          <w:sz w:val="24"/>
        </w:rPr>
        <w:t>}</w:t>
      </w:r>
    </w:p>
    <w:p w14:paraId="45D7DE23" w14:textId="77777777" w:rsidR="007C72BA" w:rsidRDefault="007C72BA" w:rsidP="007C72BA">
      <w:pPr>
        <w:spacing w:line="360" w:lineRule="auto"/>
        <w:ind w:firstLine="420"/>
        <w:rPr>
          <w:rFonts w:hAnsi="宋体"/>
          <w:sz w:val="24"/>
        </w:rPr>
      </w:pPr>
      <w:r>
        <w:rPr>
          <w:noProof/>
        </w:rPr>
        <w:drawing>
          <wp:inline distT="0" distB="0" distL="0" distR="0" wp14:anchorId="16691DD1" wp14:editId="59A99272">
            <wp:extent cx="5182049" cy="335309"/>
            <wp:effectExtent l="0" t="0" r="0" b="762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182049" cy="335309"/>
                    </a:xfrm>
                    <a:prstGeom prst="rect">
                      <a:avLst/>
                    </a:prstGeom>
                  </pic:spPr>
                </pic:pic>
              </a:graphicData>
            </a:graphic>
          </wp:inline>
        </w:drawing>
      </w:r>
    </w:p>
    <w:p w14:paraId="0571B7AA" w14:textId="77777777" w:rsidR="007C72BA" w:rsidRPr="00047BCA" w:rsidRDefault="007C72BA" w:rsidP="007C72BA">
      <w:pPr>
        <w:rPr>
          <w:sz w:val="24"/>
        </w:rPr>
      </w:pPr>
    </w:p>
    <w:p w14:paraId="769FAB27" w14:textId="77777777" w:rsidR="007C72BA" w:rsidRPr="00CB55D8" w:rsidRDefault="007C72BA" w:rsidP="007C72BA">
      <w:pPr>
        <w:snapToGrid w:val="0"/>
        <w:spacing w:line="360" w:lineRule="auto"/>
        <w:rPr>
          <w:sz w:val="24"/>
        </w:rPr>
      </w:pPr>
    </w:p>
    <w:p w14:paraId="6675F26C" w14:textId="77777777" w:rsidR="007C72BA" w:rsidRPr="00885843" w:rsidRDefault="007C72BA" w:rsidP="007C72BA">
      <w:pPr>
        <w:snapToGrid w:val="0"/>
        <w:spacing w:afterLines="25" w:after="78" w:line="360" w:lineRule="auto"/>
        <w:rPr>
          <w:b/>
          <w:sz w:val="24"/>
        </w:rPr>
      </w:pPr>
      <w:r>
        <w:rPr>
          <w:b/>
          <w:sz w:val="24"/>
        </w:rPr>
        <w:t>5</w:t>
      </w:r>
      <w:r w:rsidRPr="00885843">
        <w:rPr>
          <w:b/>
          <w:sz w:val="24"/>
        </w:rPr>
        <w:t>.2.</w:t>
      </w:r>
      <w:r>
        <w:rPr>
          <w:b/>
          <w:sz w:val="24"/>
        </w:rPr>
        <w:t>3</w:t>
      </w:r>
      <w:r w:rsidRPr="00885843">
        <w:rPr>
          <w:b/>
          <w:sz w:val="24"/>
        </w:rPr>
        <w:t xml:space="preserve"> </w:t>
      </w:r>
      <w:r w:rsidRPr="00885843">
        <w:rPr>
          <w:rFonts w:hAnsi="宋体"/>
          <w:b/>
          <w:sz w:val="24"/>
        </w:rPr>
        <w:t>程序设计</w:t>
      </w:r>
    </w:p>
    <w:p w14:paraId="55E211CB" w14:textId="77777777" w:rsidR="007C72BA" w:rsidRDefault="007C72BA" w:rsidP="007C72BA">
      <w:pPr>
        <w:snapToGrid w:val="0"/>
        <w:spacing w:line="360" w:lineRule="auto"/>
        <w:rPr>
          <w:rFonts w:hAnsi="宋体"/>
          <w:bCs/>
          <w:sz w:val="24"/>
        </w:rPr>
      </w:pPr>
      <w:r w:rsidRPr="00EA59C5">
        <w:rPr>
          <w:rFonts w:hAnsi="宋体" w:hint="eastAsia"/>
          <w:bCs/>
          <w:sz w:val="24"/>
        </w:rPr>
        <w:t>（</w:t>
      </w:r>
      <w:r w:rsidRPr="00EA59C5">
        <w:rPr>
          <w:rFonts w:hAnsi="宋体" w:hint="eastAsia"/>
          <w:bCs/>
          <w:sz w:val="24"/>
        </w:rPr>
        <w:t>1</w:t>
      </w:r>
      <w:r w:rsidRPr="00EA59C5">
        <w:rPr>
          <w:rFonts w:hAnsi="宋体" w:hint="eastAsia"/>
          <w:bCs/>
          <w:sz w:val="24"/>
        </w:rPr>
        <w:t>）</w:t>
      </w:r>
      <w:r w:rsidRPr="00EA59C5">
        <w:rPr>
          <w:rFonts w:hAnsi="宋体" w:hint="eastAsia"/>
          <w:bCs/>
          <w:sz w:val="24"/>
        </w:rPr>
        <w:t xml:space="preserve"> </w:t>
      </w:r>
      <w:r w:rsidRPr="00E158F0">
        <w:rPr>
          <w:rFonts w:hAnsi="宋体" w:hint="eastAsia"/>
          <w:bCs/>
          <w:sz w:val="24"/>
        </w:rPr>
        <w:t>输入一个整数，将它在内存中二进制表示的每一位转化成对应的数字字符并且存放到一个字符数组中，然后输出该整数的二进制表示。</w:t>
      </w:r>
    </w:p>
    <w:p w14:paraId="5CD17C8D" w14:textId="77777777" w:rsidR="007C72BA" w:rsidRPr="00E158F0" w:rsidRDefault="007C72BA" w:rsidP="007C72BA">
      <w:pPr>
        <w:snapToGrid w:val="0"/>
        <w:spacing w:line="300" w:lineRule="auto"/>
        <w:rPr>
          <w:b/>
          <w:bCs/>
          <w:sz w:val="24"/>
        </w:rPr>
      </w:pPr>
      <w:r w:rsidRPr="00E158F0">
        <w:rPr>
          <w:b/>
          <w:bCs/>
          <w:sz w:val="24"/>
        </w:rPr>
        <w:t>解答：</w:t>
      </w:r>
    </w:p>
    <w:p w14:paraId="6BA404F6" w14:textId="77777777" w:rsidR="007C72BA" w:rsidRDefault="007C72BA" w:rsidP="007C72BA">
      <w:pPr>
        <w:snapToGrid w:val="0"/>
        <w:spacing w:line="300" w:lineRule="auto"/>
        <w:rPr>
          <w:sz w:val="24"/>
        </w:rPr>
      </w:pPr>
      <w:r w:rsidRPr="006E1061">
        <w:rPr>
          <w:sz w:val="24"/>
        </w:rPr>
        <w:tab/>
        <w:t>1</w:t>
      </w:r>
      <w:r w:rsidRPr="006E1061">
        <w:rPr>
          <w:sz w:val="24"/>
        </w:rPr>
        <w:t>）</w:t>
      </w:r>
      <w:r>
        <w:rPr>
          <w:rFonts w:hint="eastAsia"/>
          <w:sz w:val="24"/>
        </w:rPr>
        <w:t>通过分析本题的算法流程，可建立如下算法流程图。</w:t>
      </w:r>
    </w:p>
    <w:p w14:paraId="0E5F461C" w14:textId="77777777" w:rsidR="007C72BA" w:rsidRDefault="007C72BA" w:rsidP="007C72BA">
      <w:pPr>
        <w:snapToGrid w:val="0"/>
        <w:spacing w:line="300" w:lineRule="auto"/>
        <w:ind w:firstLine="420"/>
        <w:rPr>
          <w:sz w:val="24"/>
        </w:rPr>
      </w:pPr>
      <w:r w:rsidRPr="00514A7A">
        <w:rPr>
          <w:noProof/>
          <w:sz w:val="24"/>
        </w:rPr>
        <w:lastRenderedPageBreak/>
        <w:drawing>
          <wp:inline distT="0" distB="0" distL="0" distR="0" wp14:anchorId="5964101B" wp14:editId="6ECABCD7">
            <wp:extent cx="1409700" cy="6530340"/>
            <wp:effectExtent l="0" t="0" r="0" b="381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409700" cy="6530340"/>
                    </a:xfrm>
                    <a:prstGeom prst="rect">
                      <a:avLst/>
                    </a:prstGeom>
                    <a:noFill/>
                    <a:ln>
                      <a:noFill/>
                    </a:ln>
                  </pic:spPr>
                </pic:pic>
              </a:graphicData>
            </a:graphic>
          </wp:inline>
        </w:drawing>
      </w:r>
    </w:p>
    <w:p w14:paraId="781153A5" w14:textId="77777777" w:rsidR="007C72BA" w:rsidRDefault="007C72BA" w:rsidP="007C72BA">
      <w:pPr>
        <w:snapToGrid w:val="0"/>
        <w:spacing w:line="300" w:lineRule="auto"/>
        <w:ind w:firstLine="420"/>
        <w:rPr>
          <w:sz w:val="24"/>
        </w:rPr>
      </w:pPr>
    </w:p>
    <w:p w14:paraId="4BC2D8FA" w14:textId="77777777" w:rsidR="007C72BA" w:rsidRPr="00885843" w:rsidRDefault="007C72BA" w:rsidP="007C72BA">
      <w:pPr>
        <w:snapToGrid w:val="0"/>
        <w:jc w:val="center"/>
        <w:rPr>
          <w:color w:val="FF0000"/>
          <w:sz w:val="24"/>
        </w:rPr>
      </w:pPr>
      <w:r w:rsidRPr="00885843">
        <w:rPr>
          <w:rFonts w:eastAsia="黑体"/>
          <w:sz w:val="24"/>
        </w:rPr>
        <w:t>图</w:t>
      </w:r>
      <w:r>
        <w:rPr>
          <w:rFonts w:eastAsia="黑体"/>
          <w:sz w:val="24"/>
        </w:rPr>
        <w:t>5</w:t>
      </w:r>
      <w:r w:rsidRPr="00885843">
        <w:rPr>
          <w:rFonts w:eastAsia="黑体"/>
          <w:sz w:val="24"/>
        </w:rPr>
        <w:t xml:space="preserve">-1 </w:t>
      </w:r>
      <w:r w:rsidRPr="00885843">
        <w:rPr>
          <w:rFonts w:eastAsia="黑体"/>
          <w:sz w:val="24"/>
        </w:rPr>
        <w:t>编程题</w:t>
      </w:r>
      <w:r w:rsidRPr="00885843">
        <w:rPr>
          <w:rFonts w:eastAsia="黑体"/>
          <w:sz w:val="24"/>
        </w:rPr>
        <w:t>1</w:t>
      </w:r>
      <w:r w:rsidRPr="00885843">
        <w:rPr>
          <w:rFonts w:eastAsia="黑体"/>
          <w:sz w:val="24"/>
        </w:rPr>
        <w:t>的程序流程图</w:t>
      </w:r>
    </w:p>
    <w:p w14:paraId="0D0AC85D" w14:textId="77777777" w:rsidR="007C72BA" w:rsidRDefault="007C72BA" w:rsidP="007C72BA">
      <w:pPr>
        <w:snapToGrid w:val="0"/>
        <w:spacing w:line="300" w:lineRule="auto"/>
        <w:ind w:firstLine="420"/>
        <w:rPr>
          <w:sz w:val="24"/>
        </w:rPr>
      </w:pPr>
    </w:p>
    <w:p w14:paraId="71B54D95" w14:textId="77777777" w:rsidR="007C72BA" w:rsidRDefault="007C72BA" w:rsidP="007C72BA">
      <w:pPr>
        <w:snapToGrid w:val="0"/>
        <w:spacing w:line="300" w:lineRule="auto"/>
        <w:ind w:firstLine="210"/>
        <w:rPr>
          <w:sz w:val="24"/>
        </w:rPr>
      </w:pPr>
      <w:r w:rsidRPr="006E1061">
        <w:rPr>
          <w:sz w:val="24"/>
        </w:rPr>
        <w:t>2</w:t>
      </w:r>
      <w:r w:rsidRPr="006E1061">
        <w:rPr>
          <w:sz w:val="24"/>
        </w:rPr>
        <w:t>）源程序清单</w:t>
      </w:r>
    </w:p>
    <w:p w14:paraId="536E3700" w14:textId="77777777" w:rsidR="007C72BA" w:rsidRPr="00E026F4" w:rsidRDefault="007C72BA" w:rsidP="007C72BA">
      <w:pPr>
        <w:snapToGrid w:val="0"/>
        <w:spacing w:line="360" w:lineRule="auto"/>
        <w:ind w:firstLine="420"/>
        <w:rPr>
          <w:sz w:val="24"/>
        </w:rPr>
      </w:pPr>
      <w:r w:rsidRPr="00E026F4">
        <w:rPr>
          <w:sz w:val="24"/>
        </w:rPr>
        <w:t>#include &lt;</w:t>
      </w:r>
      <w:proofErr w:type="spellStart"/>
      <w:r w:rsidRPr="00E026F4">
        <w:rPr>
          <w:sz w:val="24"/>
        </w:rPr>
        <w:t>stdio.h</w:t>
      </w:r>
      <w:proofErr w:type="spellEnd"/>
      <w:r w:rsidRPr="00E026F4">
        <w:rPr>
          <w:sz w:val="24"/>
        </w:rPr>
        <w:t>&gt;</w:t>
      </w:r>
    </w:p>
    <w:p w14:paraId="4640EE2A" w14:textId="77777777" w:rsidR="007C72BA" w:rsidRPr="00E026F4" w:rsidRDefault="007C72BA" w:rsidP="007C72BA">
      <w:pPr>
        <w:snapToGrid w:val="0"/>
        <w:spacing w:line="360" w:lineRule="auto"/>
        <w:ind w:firstLine="420"/>
        <w:rPr>
          <w:sz w:val="24"/>
        </w:rPr>
      </w:pPr>
      <w:r w:rsidRPr="00E026F4">
        <w:rPr>
          <w:sz w:val="24"/>
        </w:rPr>
        <w:t>#include &lt;</w:t>
      </w:r>
      <w:proofErr w:type="spellStart"/>
      <w:r w:rsidRPr="00E026F4">
        <w:rPr>
          <w:sz w:val="24"/>
        </w:rPr>
        <w:t>math.h</w:t>
      </w:r>
      <w:proofErr w:type="spellEnd"/>
      <w:r w:rsidRPr="00E026F4">
        <w:rPr>
          <w:sz w:val="24"/>
        </w:rPr>
        <w:t>&gt;</w:t>
      </w:r>
    </w:p>
    <w:p w14:paraId="43FDA211" w14:textId="77777777" w:rsidR="007C72BA" w:rsidRPr="00E026F4" w:rsidRDefault="007C72BA" w:rsidP="007C72BA">
      <w:pPr>
        <w:snapToGrid w:val="0"/>
        <w:spacing w:line="360" w:lineRule="auto"/>
        <w:ind w:firstLine="420"/>
        <w:rPr>
          <w:sz w:val="24"/>
        </w:rPr>
      </w:pPr>
      <w:r w:rsidRPr="00E026F4">
        <w:rPr>
          <w:sz w:val="24"/>
        </w:rPr>
        <w:t>int main(void) {</w:t>
      </w:r>
    </w:p>
    <w:p w14:paraId="743F33B9" w14:textId="77777777" w:rsidR="007C72BA" w:rsidRPr="00E026F4" w:rsidRDefault="007C72BA" w:rsidP="007C72BA">
      <w:pPr>
        <w:snapToGrid w:val="0"/>
        <w:spacing w:line="360" w:lineRule="auto"/>
        <w:ind w:firstLine="420"/>
        <w:rPr>
          <w:sz w:val="24"/>
        </w:rPr>
      </w:pPr>
      <w:r w:rsidRPr="00E026F4">
        <w:rPr>
          <w:sz w:val="24"/>
        </w:rPr>
        <w:tab/>
        <w:t xml:space="preserve">long </w:t>
      </w:r>
      <w:proofErr w:type="spellStart"/>
      <w:r w:rsidRPr="00E026F4">
        <w:rPr>
          <w:sz w:val="24"/>
        </w:rPr>
        <w:t>long</w:t>
      </w:r>
      <w:proofErr w:type="spellEnd"/>
      <w:r w:rsidRPr="00E026F4">
        <w:rPr>
          <w:sz w:val="24"/>
        </w:rPr>
        <w:t xml:space="preserve"> x = 0, k = 0;</w:t>
      </w:r>
    </w:p>
    <w:p w14:paraId="37B04056" w14:textId="77777777" w:rsidR="007C72BA" w:rsidRPr="00E026F4" w:rsidRDefault="007C72BA" w:rsidP="007C72BA">
      <w:pPr>
        <w:snapToGrid w:val="0"/>
        <w:spacing w:line="360" w:lineRule="auto"/>
        <w:ind w:firstLine="420"/>
        <w:rPr>
          <w:sz w:val="24"/>
        </w:rPr>
      </w:pPr>
      <w:r w:rsidRPr="00E026F4">
        <w:rPr>
          <w:sz w:val="24"/>
        </w:rPr>
        <w:tab/>
        <w:t xml:space="preserve">int </w:t>
      </w:r>
      <w:proofErr w:type="gramStart"/>
      <w:r w:rsidRPr="00E026F4">
        <w:rPr>
          <w:sz w:val="24"/>
        </w:rPr>
        <w:t>str[</w:t>
      </w:r>
      <w:proofErr w:type="gramEnd"/>
      <w:r w:rsidRPr="00E026F4">
        <w:rPr>
          <w:sz w:val="24"/>
        </w:rPr>
        <w:t>1000] = { 0 };</w:t>
      </w:r>
    </w:p>
    <w:p w14:paraId="7FA0EE18" w14:textId="77777777" w:rsidR="007C72BA" w:rsidRPr="00E026F4" w:rsidRDefault="007C72BA" w:rsidP="007C72BA">
      <w:pPr>
        <w:snapToGrid w:val="0"/>
        <w:spacing w:line="360" w:lineRule="auto"/>
        <w:ind w:firstLine="420"/>
        <w:rPr>
          <w:sz w:val="24"/>
        </w:rPr>
      </w:pPr>
      <w:r w:rsidRPr="00E026F4">
        <w:rPr>
          <w:sz w:val="24"/>
        </w:rPr>
        <w:lastRenderedPageBreak/>
        <w:tab/>
      </w:r>
      <w:proofErr w:type="spellStart"/>
      <w:proofErr w:type="gramStart"/>
      <w:r w:rsidRPr="00E026F4">
        <w:rPr>
          <w:sz w:val="24"/>
        </w:rPr>
        <w:t>scanf</w:t>
      </w:r>
      <w:proofErr w:type="spellEnd"/>
      <w:r w:rsidRPr="00E026F4">
        <w:rPr>
          <w:sz w:val="24"/>
        </w:rPr>
        <w:t>(</w:t>
      </w:r>
      <w:proofErr w:type="gramEnd"/>
      <w:r w:rsidRPr="00E026F4">
        <w:rPr>
          <w:sz w:val="24"/>
        </w:rPr>
        <w:t>"%</w:t>
      </w:r>
      <w:proofErr w:type="spellStart"/>
      <w:r w:rsidRPr="00E026F4">
        <w:rPr>
          <w:sz w:val="24"/>
        </w:rPr>
        <w:t>lld</w:t>
      </w:r>
      <w:proofErr w:type="spellEnd"/>
      <w:r w:rsidRPr="00E026F4">
        <w:rPr>
          <w:sz w:val="24"/>
        </w:rPr>
        <w:t>", &amp;x);</w:t>
      </w:r>
    </w:p>
    <w:p w14:paraId="5BDAFA2A" w14:textId="77777777" w:rsidR="007C72BA" w:rsidRPr="00E026F4" w:rsidRDefault="007C72BA" w:rsidP="007C72BA">
      <w:pPr>
        <w:snapToGrid w:val="0"/>
        <w:spacing w:line="360" w:lineRule="auto"/>
        <w:ind w:firstLine="420"/>
        <w:rPr>
          <w:sz w:val="24"/>
        </w:rPr>
      </w:pPr>
      <w:r w:rsidRPr="00E026F4">
        <w:rPr>
          <w:sz w:val="24"/>
        </w:rPr>
        <w:tab/>
        <w:t>int m = abs(x);</w:t>
      </w:r>
    </w:p>
    <w:p w14:paraId="7ABC0960" w14:textId="77777777" w:rsidR="007C72BA" w:rsidRPr="00E026F4" w:rsidRDefault="007C72BA" w:rsidP="007C72BA">
      <w:pPr>
        <w:snapToGrid w:val="0"/>
        <w:spacing w:line="360" w:lineRule="auto"/>
        <w:ind w:firstLine="420"/>
        <w:rPr>
          <w:sz w:val="24"/>
        </w:rPr>
      </w:pPr>
      <w:r w:rsidRPr="00E026F4">
        <w:rPr>
          <w:sz w:val="24"/>
        </w:rPr>
        <w:tab/>
        <w:t>while (m) {</w:t>
      </w:r>
    </w:p>
    <w:p w14:paraId="1AC0AC33" w14:textId="77777777" w:rsidR="007C72BA" w:rsidRPr="00E026F4" w:rsidRDefault="007C72BA" w:rsidP="007C72BA">
      <w:pPr>
        <w:snapToGrid w:val="0"/>
        <w:spacing w:line="360" w:lineRule="auto"/>
        <w:ind w:firstLine="420"/>
        <w:rPr>
          <w:sz w:val="24"/>
        </w:rPr>
      </w:pPr>
      <w:r w:rsidRPr="00E026F4">
        <w:rPr>
          <w:sz w:val="24"/>
        </w:rPr>
        <w:tab/>
      </w:r>
      <w:r w:rsidRPr="00E026F4">
        <w:rPr>
          <w:sz w:val="24"/>
        </w:rPr>
        <w:tab/>
        <w:t>int b = m / 2;</w:t>
      </w:r>
    </w:p>
    <w:p w14:paraId="6C9AF1F9" w14:textId="77777777" w:rsidR="007C72BA" w:rsidRPr="00E026F4" w:rsidRDefault="007C72BA" w:rsidP="007C72BA">
      <w:pPr>
        <w:snapToGrid w:val="0"/>
        <w:spacing w:line="360" w:lineRule="auto"/>
        <w:ind w:firstLine="420"/>
        <w:rPr>
          <w:sz w:val="24"/>
        </w:rPr>
      </w:pPr>
      <w:r w:rsidRPr="00E026F4">
        <w:rPr>
          <w:sz w:val="24"/>
        </w:rPr>
        <w:tab/>
      </w:r>
      <w:r w:rsidRPr="00E026F4">
        <w:rPr>
          <w:sz w:val="24"/>
        </w:rPr>
        <w:tab/>
        <w:t>str[k] = m - b * 2;</w:t>
      </w:r>
    </w:p>
    <w:p w14:paraId="0F41C84F" w14:textId="77777777" w:rsidR="007C72BA" w:rsidRPr="00E026F4" w:rsidRDefault="007C72BA" w:rsidP="007C72BA">
      <w:pPr>
        <w:snapToGrid w:val="0"/>
        <w:spacing w:line="360" w:lineRule="auto"/>
        <w:ind w:firstLine="420"/>
        <w:rPr>
          <w:sz w:val="24"/>
        </w:rPr>
      </w:pPr>
      <w:r w:rsidRPr="00E026F4">
        <w:rPr>
          <w:sz w:val="24"/>
        </w:rPr>
        <w:tab/>
      </w:r>
      <w:r w:rsidRPr="00E026F4">
        <w:rPr>
          <w:sz w:val="24"/>
        </w:rPr>
        <w:tab/>
        <w:t>k++;</w:t>
      </w:r>
    </w:p>
    <w:p w14:paraId="69AE3312" w14:textId="77777777" w:rsidR="007C72BA" w:rsidRPr="00E026F4" w:rsidRDefault="007C72BA" w:rsidP="007C72BA">
      <w:pPr>
        <w:snapToGrid w:val="0"/>
        <w:spacing w:line="360" w:lineRule="auto"/>
        <w:ind w:firstLine="420"/>
        <w:rPr>
          <w:sz w:val="24"/>
        </w:rPr>
      </w:pPr>
      <w:r w:rsidRPr="00E026F4">
        <w:rPr>
          <w:sz w:val="24"/>
        </w:rPr>
        <w:tab/>
      </w:r>
      <w:r w:rsidRPr="00E026F4">
        <w:rPr>
          <w:sz w:val="24"/>
        </w:rPr>
        <w:tab/>
        <w:t>m /= 2;</w:t>
      </w:r>
    </w:p>
    <w:p w14:paraId="5AEA3877" w14:textId="77777777" w:rsidR="007C72BA" w:rsidRPr="00E026F4" w:rsidRDefault="007C72BA" w:rsidP="007C72BA">
      <w:pPr>
        <w:snapToGrid w:val="0"/>
        <w:spacing w:line="360" w:lineRule="auto"/>
        <w:ind w:firstLine="420"/>
        <w:rPr>
          <w:sz w:val="24"/>
        </w:rPr>
      </w:pPr>
      <w:r w:rsidRPr="00E026F4">
        <w:rPr>
          <w:sz w:val="24"/>
        </w:rPr>
        <w:tab/>
        <w:t>}</w:t>
      </w:r>
    </w:p>
    <w:p w14:paraId="668521E4" w14:textId="77777777" w:rsidR="007C72BA" w:rsidRPr="00E026F4" w:rsidRDefault="007C72BA" w:rsidP="007C72BA">
      <w:pPr>
        <w:snapToGrid w:val="0"/>
        <w:spacing w:line="360" w:lineRule="auto"/>
        <w:ind w:firstLine="420"/>
        <w:rPr>
          <w:sz w:val="24"/>
        </w:rPr>
      </w:pPr>
      <w:r w:rsidRPr="00E026F4">
        <w:rPr>
          <w:sz w:val="24"/>
        </w:rPr>
        <w:tab/>
        <w:t>if (x &gt;= 0) {</w:t>
      </w:r>
    </w:p>
    <w:p w14:paraId="1C7220EA" w14:textId="77777777" w:rsidR="007C72BA" w:rsidRPr="00E026F4" w:rsidRDefault="007C72BA" w:rsidP="007C72BA">
      <w:pPr>
        <w:snapToGrid w:val="0"/>
        <w:spacing w:line="360" w:lineRule="auto"/>
        <w:ind w:firstLine="420"/>
        <w:rPr>
          <w:sz w:val="24"/>
        </w:rPr>
      </w:pPr>
      <w:r w:rsidRPr="00E026F4">
        <w:rPr>
          <w:sz w:val="24"/>
        </w:rPr>
        <w:tab/>
      </w:r>
      <w:r w:rsidRPr="00E026F4">
        <w:rPr>
          <w:sz w:val="24"/>
        </w:rPr>
        <w:tab/>
        <w:t xml:space="preserve">for (int </w:t>
      </w:r>
      <w:proofErr w:type="spellStart"/>
      <w:r w:rsidRPr="00E026F4">
        <w:rPr>
          <w:sz w:val="24"/>
        </w:rPr>
        <w:t>i</w:t>
      </w:r>
      <w:proofErr w:type="spellEnd"/>
      <w:r w:rsidRPr="00E026F4">
        <w:rPr>
          <w:sz w:val="24"/>
        </w:rPr>
        <w:t xml:space="preserve"> = 31; </w:t>
      </w:r>
      <w:proofErr w:type="spellStart"/>
      <w:r w:rsidRPr="00E026F4">
        <w:rPr>
          <w:sz w:val="24"/>
        </w:rPr>
        <w:t>i</w:t>
      </w:r>
      <w:proofErr w:type="spellEnd"/>
      <w:r w:rsidRPr="00E026F4">
        <w:rPr>
          <w:sz w:val="24"/>
        </w:rPr>
        <w:t xml:space="preserve"> &gt;= 0; </w:t>
      </w:r>
      <w:proofErr w:type="spellStart"/>
      <w:r w:rsidRPr="00E026F4">
        <w:rPr>
          <w:sz w:val="24"/>
        </w:rPr>
        <w:t>i</w:t>
      </w:r>
      <w:proofErr w:type="spellEnd"/>
      <w:proofErr w:type="gramStart"/>
      <w:r w:rsidRPr="00E026F4">
        <w:rPr>
          <w:sz w:val="24"/>
        </w:rPr>
        <w:t>--)</w:t>
      </w:r>
      <w:proofErr w:type="spellStart"/>
      <w:r w:rsidRPr="00E026F4">
        <w:rPr>
          <w:sz w:val="24"/>
        </w:rPr>
        <w:t>printf</w:t>
      </w:r>
      <w:proofErr w:type="spellEnd"/>
      <w:proofErr w:type="gramEnd"/>
      <w:r w:rsidRPr="00E026F4">
        <w:rPr>
          <w:sz w:val="24"/>
        </w:rPr>
        <w:t>("%d", str[</w:t>
      </w:r>
      <w:proofErr w:type="spellStart"/>
      <w:r w:rsidRPr="00E026F4">
        <w:rPr>
          <w:sz w:val="24"/>
        </w:rPr>
        <w:t>i</w:t>
      </w:r>
      <w:proofErr w:type="spellEnd"/>
      <w:r w:rsidRPr="00E026F4">
        <w:rPr>
          <w:sz w:val="24"/>
        </w:rPr>
        <w:t>]);</w:t>
      </w:r>
    </w:p>
    <w:p w14:paraId="616578DD" w14:textId="77777777" w:rsidR="007C72BA" w:rsidRPr="00E026F4" w:rsidRDefault="007C72BA" w:rsidP="007C72BA">
      <w:pPr>
        <w:snapToGrid w:val="0"/>
        <w:spacing w:line="360" w:lineRule="auto"/>
        <w:ind w:firstLine="420"/>
        <w:rPr>
          <w:sz w:val="24"/>
        </w:rPr>
      </w:pPr>
      <w:r w:rsidRPr="00E026F4">
        <w:rPr>
          <w:sz w:val="24"/>
        </w:rPr>
        <w:tab/>
        <w:t>}</w:t>
      </w:r>
    </w:p>
    <w:p w14:paraId="0CDA978C" w14:textId="77777777" w:rsidR="007C72BA" w:rsidRPr="00E026F4" w:rsidRDefault="007C72BA" w:rsidP="007C72BA">
      <w:pPr>
        <w:snapToGrid w:val="0"/>
        <w:spacing w:line="360" w:lineRule="auto"/>
        <w:ind w:firstLine="420"/>
        <w:rPr>
          <w:sz w:val="24"/>
        </w:rPr>
      </w:pPr>
      <w:r w:rsidRPr="00E026F4">
        <w:rPr>
          <w:sz w:val="24"/>
        </w:rPr>
        <w:tab/>
        <w:t>else {</w:t>
      </w:r>
    </w:p>
    <w:p w14:paraId="38F4807F" w14:textId="77777777" w:rsidR="007C72BA" w:rsidRPr="00E026F4" w:rsidRDefault="007C72BA" w:rsidP="007C72BA">
      <w:pPr>
        <w:snapToGrid w:val="0"/>
        <w:spacing w:line="360" w:lineRule="auto"/>
        <w:ind w:firstLine="420"/>
        <w:rPr>
          <w:sz w:val="24"/>
        </w:rPr>
      </w:pPr>
      <w:r w:rsidRPr="00E026F4">
        <w:rPr>
          <w:sz w:val="24"/>
        </w:rPr>
        <w:tab/>
      </w:r>
      <w:r w:rsidRPr="00E026F4">
        <w:rPr>
          <w:sz w:val="24"/>
        </w:rPr>
        <w:tab/>
        <w:t>int n = 0;</w:t>
      </w:r>
    </w:p>
    <w:p w14:paraId="16F2492D" w14:textId="77777777" w:rsidR="007C72BA" w:rsidRPr="00E026F4" w:rsidRDefault="007C72BA" w:rsidP="007C72BA">
      <w:pPr>
        <w:snapToGrid w:val="0"/>
        <w:spacing w:line="360" w:lineRule="auto"/>
        <w:ind w:firstLine="420"/>
        <w:rPr>
          <w:sz w:val="24"/>
        </w:rPr>
      </w:pPr>
      <w:r w:rsidRPr="00E026F4">
        <w:rPr>
          <w:sz w:val="24"/>
        </w:rPr>
        <w:tab/>
      </w:r>
      <w:r w:rsidRPr="00E026F4">
        <w:rPr>
          <w:sz w:val="24"/>
        </w:rPr>
        <w:tab/>
      </w:r>
      <w:proofErr w:type="gramStart"/>
      <w:r w:rsidRPr="00E026F4">
        <w:rPr>
          <w:sz w:val="24"/>
        </w:rPr>
        <w:t>str[</w:t>
      </w:r>
      <w:proofErr w:type="gramEnd"/>
      <w:r w:rsidRPr="00E026F4">
        <w:rPr>
          <w:sz w:val="24"/>
        </w:rPr>
        <w:t>31] = 1;</w:t>
      </w:r>
    </w:p>
    <w:p w14:paraId="67EE104C" w14:textId="77777777" w:rsidR="007C72BA" w:rsidRPr="00E026F4" w:rsidRDefault="007C72BA" w:rsidP="007C72BA">
      <w:pPr>
        <w:snapToGrid w:val="0"/>
        <w:spacing w:line="360" w:lineRule="auto"/>
        <w:ind w:firstLine="420"/>
        <w:rPr>
          <w:sz w:val="24"/>
        </w:rPr>
      </w:pPr>
      <w:r w:rsidRPr="00E026F4">
        <w:rPr>
          <w:sz w:val="24"/>
        </w:rPr>
        <w:tab/>
      </w:r>
      <w:r w:rsidRPr="00E026F4">
        <w:rPr>
          <w:sz w:val="24"/>
        </w:rPr>
        <w:tab/>
      </w:r>
      <w:proofErr w:type="spellStart"/>
      <w:proofErr w:type="gramStart"/>
      <w:r w:rsidRPr="00E026F4">
        <w:rPr>
          <w:sz w:val="24"/>
        </w:rPr>
        <w:t>printf</w:t>
      </w:r>
      <w:proofErr w:type="spellEnd"/>
      <w:r w:rsidRPr="00E026F4">
        <w:rPr>
          <w:sz w:val="24"/>
        </w:rPr>
        <w:t>(</w:t>
      </w:r>
      <w:proofErr w:type="gramEnd"/>
      <w:r w:rsidRPr="00E026F4">
        <w:rPr>
          <w:sz w:val="24"/>
        </w:rPr>
        <w:t>"%d", str[31]);</w:t>
      </w:r>
    </w:p>
    <w:p w14:paraId="32F4225B" w14:textId="77777777" w:rsidR="007C72BA" w:rsidRPr="00E026F4" w:rsidRDefault="007C72BA" w:rsidP="007C72BA">
      <w:pPr>
        <w:snapToGrid w:val="0"/>
        <w:spacing w:line="360" w:lineRule="auto"/>
        <w:ind w:firstLine="420"/>
        <w:rPr>
          <w:sz w:val="24"/>
        </w:rPr>
      </w:pPr>
      <w:r w:rsidRPr="00E026F4">
        <w:rPr>
          <w:sz w:val="24"/>
        </w:rPr>
        <w:tab/>
      </w:r>
      <w:r w:rsidRPr="00E026F4">
        <w:rPr>
          <w:sz w:val="24"/>
        </w:rPr>
        <w:tab/>
        <w:t>for (int j = 30; j &gt;= 0; j--) {</w:t>
      </w:r>
    </w:p>
    <w:p w14:paraId="5AD6C25E" w14:textId="77777777" w:rsidR="007C72BA" w:rsidRPr="00E026F4" w:rsidRDefault="007C72BA" w:rsidP="007C72BA">
      <w:pPr>
        <w:snapToGrid w:val="0"/>
        <w:spacing w:line="360" w:lineRule="auto"/>
        <w:ind w:firstLine="420"/>
        <w:rPr>
          <w:sz w:val="24"/>
        </w:rPr>
      </w:pPr>
      <w:r w:rsidRPr="00E026F4">
        <w:rPr>
          <w:sz w:val="24"/>
        </w:rPr>
        <w:tab/>
      </w:r>
      <w:r w:rsidRPr="00E026F4">
        <w:rPr>
          <w:sz w:val="24"/>
        </w:rPr>
        <w:tab/>
      </w:r>
      <w:r w:rsidRPr="00E026F4">
        <w:rPr>
          <w:sz w:val="24"/>
        </w:rPr>
        <w:tab/>
        <w:t xml:space="preserve">if (str[j] == </w:t>
      </w:r>
      <w:proofErr w:type="gramStart"/>
      <w:r w:rsidRPr="00E026F4">
        <w:rPr>
          <w:sz w:val="24"/>
        </w:rPr>
        <w:t>1)str</w:t>
      </w:r>
      <w:proofErr w:type="gramEnd"/>
      <w:r w:rsidRPr="00E026F4">
        <w:rPr>
          <w:sz w:val="24"/>
        </w:rPr>
        <w:t>[j] = 0;</w:t>
      </w:r>
    </w:p>
    <w:p w14:paraId="7BEB6AA9" w14:textId="77777777" w:rsidR="007C72BA" w:rsidRPr="00E026F4" w:rsidRDefault="007C72BA" w:rsidP="007C72BA">
      <w:pPr>
        <w:snapToGrid w:val="0"/>
        <w:spacing w:line="360" w:lineRule="auto"/>
        <w:ind w:firstLine="420"/>
        <w:rPr>
          <w:sz w:val="24"/>
        </w:rPr>
      </w:pPr>
      <w:r w:rsidRPr="00E026F4">
        <w:rPr>
          <w:sz w:val="24"/>
        </w:rPr>
        <w:tab/>
      </w:r>
      <w:r w:rsidRPr="00E026F4">
        <w:rPr>
          <w:sz w:val="24"/>
        </w:rPr>
        <w:tab/>
      </w:r>
      <w:r w:rsidRPr="00E026F4">
        <w:rPr>
          <w:sz w:val="24"/>
        </w:rPr>
        <w:tab/>
        <w:t>else str[j] = 1;</w:t>
      </w:r>
    </w:p>
    <w:p w14:paraId="1167BF6C" w14:textId="77777777" w:rsidR="007C72BA" w:rsidRPr="00E026F4" w:rsidRDefault="007C72BA" w:rsidP="007C72BA">
      <w:pPr>
        <w:snapToGrid w:val="0"/>
        <w:spacing w:line="360" w:lineRule="auto"/>
        <w:ind w:firstLine="420"/>
        <w:rPr>
          <w:sz w:val="24"/>
        </w:rPr>
      </w:pPr>
      <w:r w:rsidRPr="00E026F4">
        <w:rPr>
          <w:sz w:val="24"/>
        </w:rPr>
        <w:tab/>
      </w:r>
      <w:r w:rsidRPr="00E026F4">
        <w:rPr>
          <w:sz w:val="24"/>
        </w:rPr>
        <w:tab/>
        <w:t>}</w:t>
      </w:r>
    </w:p>
    <w:p w14:paraId="5427469C" w14:textId="77777777" w:rsidR="007C72BA" w:rsidRPr="00E026F4" w:rsidRDefault="007C72BA" w:rsidP="007C72BA">
      <w:pPr>
        <w:snapToGrid w:val="0"/>
        <w:spacing w:line="360" w:lineRule="auto"/>
        <w:ind w:firstLine="420"/>
        <w:rPr>
          <w:sz w:val="24"/>
        </w:rPr>
      </w:pPr>
      <w:r w:rsidRPr="00E026F4">
        <w:rPr>
          <w:sz w:val="24"/>
        </w:rPr>
        <w:tab/>
      </w:r>
      <w:r w:rsidRPr="00E026F4">
        <w:rPr>
          <w:sz w:val="24"/>
        </w:rPr>
        <w:tab/>
        <w:t>if (</w:t>
      </w:r>
      <w:proofErr w:type="gramStart"/>
      <w:r w:rsidRPr="00E026F4">
        <w:rPr>
          <w:sz w:val="24"/>
        </w:rPr>
        <w:t>str[</w:t>
      </w:r>
      <w:proofErr w:type="gramEnd"/>
      <w:r w:rsidRPr="00E026F4">
        <w:rPr>
          <w:sz w:val="24"/>
        </w:rPr>
        <w:t>0] == 0)str[0] = 1;</w:t>
      </w:r>
    </w:p>
    <w:p w14:paraId="01CCA73E" w14:textId="77777777" w:rsidR="007C72BA" w:rsidRPr="00E026F4" w:rsidRDefault="007C72BA" w:rsidP="007C72BA">
      <w:pPr>
        <w:snapToGrid w:val="0"/>
        <w:spacing w:line="360" w:lineRule="auto"/>
        <w:ind w:firstLine="420"/>
        <w:rPr>
          <w:sz w:val="24"/>
        </w:rPr>
      </w:pPr>
      <w:r w:rsidRPr="00E026F4">
        <w:rPr>
          <w:sz w:val="24"/>
        </w:rPr>
        <w:tab/>
      </w:r>
      <w:r w:rsidRPr="00E026F4">
        <w:rPr>
          <w:sz w:val="24"/>
        </w:rPr>
        <w:tab/>
        <w:t>else {</w:t>
      </w:r>
    </w:p>
    <w:p w14:paraId="23389D76" w14:textId="77777777" w:rsidR="007C72BA" w:rsidRPr="00E026F4" w:rsidRDefault="007C72BA" w:rsidP="007C72BA">
      <w:pPr>
        <w:snapToGrid w:val="0"/>
        <w:spacing w:line="360" w:lineRule="auto"/>
        <w:ind w:firstLine="420"/>
        <w:rPr>
          <w:sz w:val="24"/>
        </w:rPr>
      </w:pPr>
      <w:r w:rsidRPr="00E026F4">
        <w:rPr>
          <w:sz w:val="24"/>
        </w:rPr>
        <w:tab/>
      </w:r>
      <w:r w:rsidRPr="00E026F4">
        <w:rPr>
          <w:sz w:val="24"/>
        </w:rPr>
        <w:tab/>
      </w:r>
      <w:r w:rsidRPr="00E026F4">
        <w:rPr>
          <w:sz w:val="24"/>
        </w:rPr>
        <w:tab/>
        <w:t>while (str[n]) {</w:t>
      </w:r>
    </w:p>
    <w:p w14:paraId="4DFD8A97" w14:textId="77777777" w:rsidR="007C72BA" w:rsidRPr="00E026F4" w:rsidRDefault="007C72BA" w:rsidP="007C72BA">
      <w:pPr>
        <w:snapToGrid w:val="0"/>
        <w:spacing w:line="360" w:lineRule="auto"/>
        <w:ind w:firstLine="420"/>
        <w:rPr>
          <w:sz w:val="24"/>
        </w:rPr>
      </w:pPr>
      <w:r w:rsidRPr="00E026F4">
        <w:rPr>
          <w:sz w:val="24"/>
        </w:rPr>
        <w:tab/>
      </w:r>
      <w:r w:rsidRPr="00E026F4">
        <w:rPr>
          <w:sz w:val="24"/>
        </w:rPr>
        <w:tab/>
      </w:r>
      <w:r w:rsidRPr="00E026F4">
        <w:rPr>
          <w:sz w:val="24"/>
        </w:rPr>
        <w:tab/>
      </w:r>
      <w:r w:rsidRPr="00E026F4">
        <w:rPr>
          <w:sz w:val="24"/>
        </w:rPr>
        <w:tab/>
        <w:t xml:space="preserve">if (str[n] == </w:t>
      </w:r>
      <w:proofErr w:type="gramStart"/>
      <w:r w:rsidRPr="00E026F4">
        <w:rPr>
          <w:sz w:val="24"/>
        </w:rPr>
        <w:t>1)str</w:t>
      </w:r>
      <w:proofErr w:type="gramEnd"/>
      <w:r w:rsidRPr="00E026F4">
        <w:rPr>
          <w:sz w:val="24"/>
        </w:rPr>
        <w:t>[n] = 0;</w:t>
      </w:r>
    </w:p>
    <w:p w14:paraId="12BAA1B8" w14:textId="77777777" w:rsidR="007C72BA" w:rsidRPr="00E026F4" w:rsidRDefault="007C72BA" w:rsidP="007C72BA">
      <w:pPr>
        <w:snapToGrid w:val="0"/>
        <w:spacing w:line="360" w:lineRule="auto"/>
        <w:ind w:firstLine="420"/>
        <w:rPr>
          <w:sz w:val="24"/>
        </w:rPr>
      </w:pPr>
      <w:r w:rsidRPr="00E026F4">
        <w:rPr>
          <w:sz w:val="24"/>
        </w:rPr>
        <w:tab/>
      </w:r>
      <w:r w:rsidRPr="00E026F4">
        <w:rPr>
          <w:sz w:val="24"/>
        </w:rPr>
        <w:tab/>
      </w:r>
      <w:r w:rsidRPr="00E026F4">
        <w:rPr>
          <w:sz w:val="24"/>
        </w:rPr>
        <w:tab/>
      </w:r>
      <w:r w:rsidRPr="00E026F4">
        <w:rPr>
          <w:sz w:val="24"/>
        </w:rPr>
        <w:tab/>
        <w:t>else str[n] = 1;</w:t>
      </w:r>
    </w:p>
    <w:p w14:paraId="1CDAC1AC" w14:textId="77777777" w:rsidR="007C72BA" w:rsidRPr="00E026F4" w:rsidRDefault="007C72BA" w:rsidP="007C72BA">
      <w:pPr>
        <w:snapToGrid w:val="0"/>
        <w:spacing w:line="360" w:lineRule="auto"/>
        <w:ind w:firstLine="420"/>
        <w:rPr>
          <w:sz w:val="24"/>
        </w:rPr>
      </w:pPr>
      <w:r w:rsidRPr="00E026F4">
        <w:rPr>
          <w:sz w:val="24"/>
        </w:rPr>
        <w:tab/>
      </w:r>
      <w:r w:rsidRPr="00E026F4">
        <w:rPr>
          <w:sz w:val="24"/>
        </w:rPr>
        <w:tab/>
      </w:r>
      <w:r w:rsidRPr="00E026F4">
        <w:rPr>
          <w:sz w:val="24"/>
        </w:rPr>
        <w:tab/>
      </w:r>
      <w:r w:rsidRPr="00E026F4">
        <w:rPr>
          <w:sz w:val="24"/>
        </w:rPr>
        <w:tab/>
        <w:t>n++;</w:t>
      </w:r>
    </w:p>
    <w:p w14:paraId="0F44B54F" w14:textId="77777777" w:rsidR="007C72BA" w:rsidRPr="00E026F4" w:rsidRDefault="007C72BA" w:rsidP="007C72BA">
      <w:pPr>
        <w:snapToGrid w:val="0"/>
        <w:spacing w:line="360" w:lineRule="auto"/>
        <w:ind w:firstLine="420"/>
        <w:rPr>
          <w:sz w:val="24"/>
        </w:rPr>
      </w:pPr>
      <w:r w:rsidRPr="00E026F4">
        <w:rPr>
          <w:sz w:val="24"/>
        </w:rPr>
        <w:tab/>
      </w:r>
      <w:r w:rsidRPr="00E026F4">
        <w:rPr>
          <w:sz w:val="24"/>
        </w:rPr>
        <w:tab/>
      </w:r>
      <w:r w:rsidRPr="00E026F4">
        <w:rPr>
          <w:sz w:val="24"/>
        </w:rPr>
        <w:tab/>
        <w:t>}</w:t>
      </w:r>
    </w:p>
    <w:p w14:paraId="59EC58A9" w14:textId="77777777" w:rsidR="007C72BA" w:rsidRPr="00E026F4" w:rsidRDefault="007C72BA" w:rsidP="007C72BA">
      <w:pPr>
        <w:snapToGrid w:val="0"/>
        <w:spacing w:line="360" w:lineRule="auto"/>
        <w:ind w:firstLine="420"/>
        <w:rPr>
          <w:sz w:val="24"/>
        </w:rPr>
      </w:pPr>
      <w:r w:rsidRPr="00E026F4">
        <w:rPr>
          <w:sz w:val="24"/>
        </w:rPr>
        <w:tab/>
      </w:r>
      <w:r w:rsidRPr="00E026F4">
        <w:rPr>
          <w:sz w:val="24"/>
        </w:rPr>
        <w:tab/>
      </w:r>
      <w:r w:rsidRPr="00E026F4">
        <w:rPr>
          <w:sz w:val="24"/>
        </w:rPr>
        <w:tab/>
        <w:t>str[n] = 1;</w:t>
      </w:r>
    </w:p>
    <w:p w14:paraId="5B1237BD" w14:textId="77777777" w:rsidR="007C72BA" w:rsidRPr="00E026F4" w:rsidRDefault="007C72BA" w:rsidP="007C72BA">
      <w:pPr>
        <w:snapToGrid w:val="0"/>
        <w:spacing w:line="360" w:lineRule="auto"/>
        <w:ind w:firstLine="420"/>
        <w:rPr>
          <w:sz w:val="24"/>
        </w:rPr>
      </w:pPr>
      <w:r w:rsidRPr="00E026F4">
        <w:rPr>
          <w:sz w:val="24"/>
        </w:rPr>
        <w:tab/>
      </w:r>
      <w:r w:rsidRPr="00E026F4">
        <w:rPr>
          <w:sz w:val="24"/>
        </w:rPr>
        <w:tab/>
        <w:t>}</w:t>
      </w:r>
    </w:p>
    <w:p w14:paraId="64F14086" w14:textId="77777777" w:rsidR="007C72BA" w:rsidRPr="00E026F4" w:rsidRDefault="007C72BA" w:rsidP="007C72BA">
      <w:pPr>
        <w:snapToGrid w:val="0"/>
        <w:spacing w:line="360" w:lineRule="auto"/>
        <w:ind w:firstLine="420"/>
        <w:rPr>
          <w:sz w:val="24"/>
        </w:rPr>
      </w:pPr>
      <w:r w:rsidRPr="00E026F4">
        <w:rPr>
          <w:sz w:val="24"/>
        </w:rPr>
        <w:tab/>
      </w:r>
      <w:r w:rsidRPr="00E026F4">
        <w:rPr>
          <w:sz w:val="24"/>
        </w:rPr>
        <w:tab/>
      </w:r>
      <w:proofErr w:type="gramStart"/>
      <w:r w:rsidRPr="00E026F4">
        <w:rPr>
          <w:sz w:val="24"/>
        </w:rPr>
        <w:t>for(</w:t>
      </w:r>
      <w:proofErr w:type="gramEnd"/>
      <w:r w:rsidRPr="00E026F4">
        <w:rPr>
          <w:sz w:val="24"/>
        </w:rPr>
        <w:t>int q=30;q&gt;=0;q--)</w:t>
      </w:r>
    </w:p>
    <w:p w14:paraId="16453FFB" w14:textId="77777777" w:rsidR="007C72BA" w:rsidRPr="00E026F4" w:rsidRDefault="007C72BA" w:rsidP="007C72BA">
      <w:pPr>
        <w:snapToGrid w:val="0"/>
        <w:spacing w:line="360" w:lineRule="auto"/>
        <w:ind w:firstLine="420"/>
        <w:rPr>
          <w:sz w:val="24"/>
        </w:rPr>
      </w:pPr>
      <w:r w:rsidRPr="00E026F4">
        <w:rPr>
          <w:sz w:val="24"/>
        </w:rPr>
        <w:tab/>
      </w:r>
      <w:r w:rsidRPr="00E026F4">
        <w:rPr>
          <w:sz w:val="24"/>
        </w:rPr>
        <w:tab/>
      </w:r>
      <w:r w:rsidRPr="00E026F4">
        <w:rPr>
          <w:sz w:val="24"/>
        </w:rPr>
        <w:tab/>
      </w:r>
      <w:proofErr w:type="spellStart"/>
      <w:proofErr w:type="gramStart"/>
      <w:r w:rsidRPr="00E026F4">
        <w:rPr>
          <w:sz w:val="24"/>
        </w:rPr>
        <w:t>printf</w:t>
      </w:r>
      <w:proofErr w:type="spellEnd"/>
      <w:r w:rsidRPr="00E026F4">
        <w:rPr>
          <w:sz w:val="24"/>
        </w:rPr>
        <w:t>(</w:t>
      </w:r>
      <w:proofErr w:type="gramEnd"/>
      <w:r w:rsidRPr="00E026F4">
        <w:rPr>
          <w:sz w:val="24"/>
        </w:rPr>
        <w:t>"%d", str[q]);</w:t>
      </w:r>
    </w:p>
    <w:p w14:paraId="79B437DA" w14:textId="77777777" w:rsidR="007C72BA" w:rsidRPr="00E026F4" w:rsidRDefault="007C72BA" w:rsidP="007C72BA">
      <w:pPr>
        <w:snapToGrid w:val="0"/>
        <w:spacing w:line="360" w:lineRule="auto"/>
        <w:ind w:firstLine="420"/>
        <w:rPr>
          <w:sz w:val="24"/>
        </w:rPr>
      </w:pPr>
      <w:r w:rsidRPr="00E026F4">
        <w:rPr>
          <w:sz w:val="24"/>
        </w:rPr>
        <w:tab/>
        <w:t>}</w:t>
      </w:r>
    </w:p>
    <w:p w14:paraId="11CFA4D4" w14:textId="77777777" w:rsidR="007C72BA" w:rsidRPr="00E026F4" w:rsidRDefault="007C72BA" w:rsidP="007C72BA">
      <w:pPr>
        <w:snapToGrid w:val="0"/>
        <w:spacing w:line="360" w:lineRule="auto"/>
        <w:ind w:firstLine="420"/>
        <w:rPr>
          <w:sz w:val="24"/>
        </w:rPr>
      </w:pPr>
      <w:r w:rsidRPr="00E026F4">
        <w:rPr>
          <w:sz w:val="24"/>
        </w:rPr>
        <w:tab/>
      </w:r>
      <w:proofErr w:type="spellStart"/>
      <w:r w:rsidRPr="00E026F4">
        <w:rPr>
          <w:sz w:val="24"/>
        </w:rPr>
        <w:t>printf</w:t>
      </w:r>
      <w:proofErr w:type="spellEnd"/>
      <w:r w:rsidRPr="00E026F4">
        <w:rPr>
          <w:sz w:val="24"/>
        </w:rPr>
        <w:t>("\n");</w:t>
      </w:r>
    </w:p>
    <w:p w14:paraId="65F30B97" w14:textId="77777777" w:rsidR="007C72BA" w:rsidRPr="00E026F4" w:rsidRDefault="007C72BA" w:rsidP="007C72BA">
      <w:pPr>
        <w:snapToGrid w:val="0"/>
        <w:spacing w:line="360" w:lineRule="auto"/>
        <w:ind w:firstLine="420"/>
        <w:rPr>
          <w:sz w:val="24"/>
        </w:rPr>
      </w:pPr>
      <w:r w:rsidRPr="00E026F4">
        <w:rPr>
          <w:sz w:val="24"/>
        </w:rPr>
        <w:tab/>
        <w:t>return 0;</w:t>
      </w:r>
    </w:p>
    <w:p w14:paraId="381090FF" w14:textId="77777777" w:rsidR="007C72BA" w:rsidRDefault="007C72BA" w:rsidP="007C72BA">
      <w:pPr>
        <w:snapToGrid w:val="0"/>
        <w:spacing w:line="360" w:lineRule="auto"/>
        <w:ind w:firstLine="420"/>
        <w:rPr>
          <w:sz w:val="24"/>
        </w:rPr>
      </w:pPr>
      <w:r w:rsidRPr="00E026F4">
        <w:rPr>
          <w:sz w:val="24"/>
        </w:rPr>
        <w:t>}</w:t>
      </w:r>
    </w:p>
    <w:p w14:paraId="6E976B1D" w14:textId="77777777" w:rsidR="007C72BA" w:rsidRPr="00885843" w:rsidRDefault="007C72BA" w:rsidP="007C72BA">
      <w:pPr>
        <w:snapToGrid w:val="0"/>
        <w:spacing w:line="360" w:lineRule="auto"/>
        <w:ind w:firstLine="420"/>
        <w:rPr>
          <w:sz w:val="24"/>
        </w:rPr>
      </w:pPr>
      <w:r w:rsidRPr="009837A7">
        <w:rPr>
          <w:sz w:val="24"/>
        </w:rPr>
        <w:lastRenderedPageBreak/>
        <w:t xml:space="preserve"> </w:t>
      </w:r>
      <w:r w:rsidRPr="00885843">
        <w:rPr>
          <w:sz w:val="24"/>
        </w:rPr>
        <w:t>3</w:t>
      </w:r>
      <w:r w:rsidRPr="00885843">
        <w:rPr>
          <w:rFonts w:hAnsi="宋体"/>
          <w:sz w:val="24"/>
        </w:rPr>
        <w:t>）测试</w:t>
      </w:r>
    </w:p>
    <w:p w14:paraId="41F527A1" w14:textId="77777777" w:rsidR="007C72BA" w:rsidRDefault="007C72BA" w:rsidP="007C72BA">
      <w:pPr>
        <w:snapToGrid w:val="0"/>
        <w:spacing w:line="360" w:lineRule="auto"/>
        <w:ind w:firstLineChars="200" w:firstLine="480"/>
        <w:rPr>
          <w:sz w:val="24"/>
        </w:rPr>
      </w:pPr>
      <w:r w:rsidRPr="00885843">
        <w:rPr>
          <w:sz w:val="24"/>
        </w:rPr>
        <w:t xml:space="preserve">  </w:t>
      </w:r>
      <w:r w:rsidRPr="00885843">
        <w:rPr>
          <w:rFonts w:hAnsi="宋体"/>
          <w:sz w:val="24"/>
        </w:rPr>
        <w:t>（</w:t>
      </w:r>
      <w:r w:rsidRPr="00885843">
        <w:rPr>
          <w:sz w:val="24"/>
        </w:rPr>
        <w:t>a</w:t>
      </w:r>
      <w:r w:rsidRPr="00885843">
        <w:rPr>
          <w:rFonts w:hAnsi="宋体"/>
          <w:sz w:val="24"/>
        </w:rPr>
        <w:t>）</w:t>
      </w:r>
      <w:r w:rsidRPr="00885843">
        <w:rPr>
          <w:sz w:val="24"/>
        </w:rPr>
        <w:t xml:space="preserve"> </w:t>
      </w:r>
      <w:r w:rsidRPr="00885843">
        <w:rPr>
          <w:rFonts w:hAnsi="宋体"/>
          <w:sz w:val="24"/>
        </w:rPr>
        <w:t>测试数据：</w:t>
      </w:r>
    </w:p>
    <w:p w14:paraId="74FE1B22" w14:textId="77777777" w:rsidR="007C72BA" w:rsidRDefault="007C72BA" w:rsidP="007C72BA">
      <w:pPr>
        <w:snapToGrid w:val="0"/>
        <w:spacing w:line="360" w:lineRule="auto"/>
        <w:ind w:firstLineChars="200" w:firstLine="480"/>
        <w:rPr>
          <w:sz w:val="24"/>
        </w:rPr>
      </w:pPr>
      <w:r>
        <w:rPr>
          <w:sz w:val="24"/>
        </w:rPr>
        <w:tab/>
      </w:r>
      <w:r>
        <w:rPr>
          <w:sz w:val="24"/>
        </w:rPr>
        <w:tab/>
        <w:t>7</w:t>
      </w:r>
    </w:p>
    <w:p w14:paraId="5363EAC6" w14:textId="77777777" w:rsidR="007C72BA" w:rsidRDefault="007C72BA" w:rsidP="007C72BA">
      <w:pPr>
        <w:snapToGrid w:val="0"/>
        <w:spacing w:line="360" w:lineRule="auto"/>
        <w:ind w:firstLineChars="200" w:firstLine="480"/>
        <w:rPr>
          <w:sz w:val="24"/>
        </w:rPr>
      </w:pPr>
      <w:r>
        <w:rPr>
          <w:sz w:val="24"/>
        </w:rPr>
        <w:tab/>
      </w:r>
      <w:r>
        <w:rPr>
          <w:sz w:val="24"/>
        </w:rPr>
        <w:tab/>
        <w:t>-7</w:t>
      </w:r>
    </w:p>
    <w:p w14:paraId="3B329ED9" w14:textId="77777777" w:rsidR="007C72BA" w:rsidRDefault="007C72BA" w:rsidP="007C72BA">
      <w:pPr>
        <w:snapToGrid w:val="0"/>
        <w:spacing w:line="360" w:lineRule="auto"/>
        <w:ind w:firstLineChars="200" w:firstLine="480"/>
        <w:rPr>
          <w:sz w:val="24"/>
        </w:rPr>
      </w:pPr>
      <w:r>
        <w:rPr>
          <w:sz w:val="24"/>
        </w:rPr>
        <w:tab/>
      </w:r>
      <w:r>
        <w:rPr>
          <w:sz w:val="24"/>
        </w:rPr>
        <w:tab/>
        <w:t>0</w:t>
      </w:r>
    </w:p>
    <w:p w14:paraId="2004BA68" w14:textId="77777777" w:rsidR="007C72BA" w:rsidRDefault="007C72BA" w:rsidP="007C72BA">
      <w:pPr>
        <w:snapToGrid w:val="0"/>
        <w:spacing w:line="360" w:lineRule="auto"/>
        <w:ind w:firstLineChars="200" w:firstLine="480"/>
        <w:rPr>
          <w:sz w:val="24"/>
        </w:rPr>
      </w:pPr>
      <w:r>
        <w:rPr>
          <w:sz w:val="24"/>
        </w:rPr>
        <w:tab/>
      </w:r>
      <w:r>
        <w:rPr>
          <w:sz w:val="24"/>
        </w:rPr>
        <w:tab/>
        <w:t>200</w:t>
      </w:r>
    </w:p>
    <w:p w14:paraId="706FFDDF" w14:textId="77777777" w:rsidR="007C72BA" w:rsidRDefault="007C72BA" w:rsidP="007C72BA">
      <w:pPr>
        <w:snapToGrid w:val="0"/>
        <w:spacing w:line="360" w:lineRule="auto"/>
        <w:ind w:firstLineChars="200" w:firstLine="480"/>
        <w:rPr>
          <w:sz w:val="24"/>
        </w:rPr>
      </w:pPr>
      <w:r>
        <w:rPr>
          <w:sz w:val="24"/>
        </w:rPr>
        <w:tab/>
      </w:r>
      <w:r>
        <w:rPr>
          <w:sz w:val="24"/>
        </w:rPr>
        <w:tab/>
        <w:t>-200</w:t>
      </w:r>
    </w:p>
    <w:p w14:paraId="136B48E7" w14:textId="77777777" w:rsidR="007C72BA" w:rsidRDefault="007C72BA" w:rsidP="007C72BA">
      <w:pPr>
        <w:snapToGrid w:val="0"/>
        <w:spacing w:line="360" w:lineRule="auto"/>
        <w:ind w:firstLineChars="200" w:firstLine="480"/>
      </w:pPr>
      <w:r w:rsidRPr="00885843">
        <w:rPr>
          <w:sz w:val="24"/>
        </w:rPr>
        <w:t xml:space="preserve">  </w:t>
      </w:r>
      <w:r w:rsidRPr="00885843">
        <w:rPr>
          <w:rFonts w:hAnsi="宋体"/>
          <w:sz w:val="24"/>
        </w:rPr>
        <w:t>（</w:t>
      </w:r>
      <w:r w:rsidRPr="00885843">
        <w:rPr>
          <w:sz w:val="24"/>
        </w:rPr>
        <w:t>b</w:t>
      </w:r>
      <w:r w:rsidRPr="00885843">
        <w:rPr>
          <w:rFonts w:hAnsi="宋体"/>
          <w:sz w:val="24"/>
        </w:rPr>
        <w:t>）</w:t>
      </w:r>
      <w:r w:rsidRPr="00885843">
        <w:rPr>
          <w:sz w:val="24"/>
        </w:rPr>
        <w:t xml:space="preserve"> </w:t>
      </w:r>
      <w:r w:rsidRPr="00885843">
        <w:rPr>
          <w:rFonts w:hAnsi="宋体"/>
          <w:sz w:val="24"/>
        </w:rPr>
        <w:t>对应测试数据的运行结果截图</w:t>
      </w:r>
    </w:p>
    <w:p w14:paraId="15D8872F" w14:textId="77777777" w:rsidR="007C72BA" w:rsidRDefault="007C72BA" w:rsidP="007C72BA">
      <w:pPr>
        <w:snapToGrid w:val="0"/>
        <w:spacing w:line="360" w:lineRule="auto"/>
        <w:ind w:left="420" w:firstLine="420"/>
        <w:rPr>
          <w:noProof/>
        </w:rPr>
      </w:pPr>
      <w:r>
        <w:rPr>
          <w:noProof/>
        </w:rPr>
        <w:drawing>
          <wp:inline distT="0" distB="0" distL="0" distR="0" wp14:anchorId="72BB668F" wp14:editId="1A5A6FDE">
            <wp:extent cx="2530059" cy="365792"/>
            <wp:effectExtent l="0" t="0" r="381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530059" cy="365792"/>
                    </a:xfrm>
                    <a:prstGeom prst="rect">
                      <a:avLst/>
                    </a:prstGeom>
                  </pic:spPr>
                </pic:pic>
              </a:graphicData>
            </a:graphic>
          </wp:inline>
        </w:drawing>
      </w:r>
    </w:p>
    <w:p w14:paraId="2EC6D192" w14:textId="77777777" w:rsidR="007C72BA" w:rsidRDefault="007C72BA" w:rsidP="007C72BA">
      <w:pPr>
        <w:snapToGrid w:val="0"/>
        <w:spacing w:line="360" w:lineRule="auto"/>
        <w:ind w:left="420" w:firstLine="420"/>
        <w:rPr>
          <w:noProof/>
        </w:rPr>
      </w:pPr>
      <w:r>
        <w:rPr>
          <w:noProof/>
        </w:rPr>
        <w:drawing>
          <wp:inline distT="0" distB="0" distL="0" distR="0" wp14:anchorId="1A824B20" wp14:editId="1388DC4D">
            <wp:extent cx="2651990" cy="396274"/>
            <wp:effectExtent l="0" t="0" r="0" b="381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51990" cy="396274"/>
                    </a:xfrm>
                    <a:prstGeom prst="rect">
                      <a:avLst/>
                    </a:prstGeom>
                  </pic:spPr>
                </pic:pic>
              </a:graphicData>
            </a:graphic>
          </wp:inline>
        </w:drawing>
      </w:r>
    </w:p>
    <w:p w14:paraId="1C628A0F" w14:textId="77777777" w:rsidR="007C72BA" w:rsidRDefault="007C72BA" w:rsidP="007C72BA">
      <w:pPr>
        <w:snapToGrid w:val="0"/>
        <w:spacing w:line="360" w:lineRule="auto"/>
        <w:ind w:left="420" w:firstLine="420"/>
        <w:rPr>
          <w:noProof/>
        </w:rPr>
      </w:pPr>
      <w:r>
        <w:rPr>
          <w:noProof/>
        </w:rPr>
        <w:drawing>
          <wp:inline distT="0" distB="0" distL="0" distR="0" wp14:anchorId="04782901" wp14:editId="10C9B33A">
            <wp:extent cx="2613887" cy="411516"/>
            <wp:effectExtent l="0" t="0" r="0" b="762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13887" cy="411516"/>
                    </a:xfrm>
                    <a:prstGeom prst="rect">
                      <a:avLst/>
                    </a:prstGeom>
                  </pic:spPr>
                </pic:pic>
              </a:graphicData>
            </a:graphic>
          </wp:inline>
        </w:drawing>
      </w:r>
    </w:p>
    <w:p w14:paraId="0B5727E3" w14:textId="77777777" w:rsidR="007C72BA" w:rsidRDefault="007C72BA" w:rsidP="007C72BA">
      <w:pPr>
        <w:snapToGrid w:val="0"/>
        <w:spacing w:line="360" w:lineRule="auto"/>
        <w:ind w:left="420" w:firstLine="420"/>
        <w:rPr>
          <w:noProof/>
        </w:rPr>
      </w:pPr>
      <w:r>
        <w:rPr>
          <w:noProof/>
        </w:rPr>
        <w:drawing>
          <wp:inline distT="0" distB="0" distL="0" distR="0" wp14:anchorId="24ED83D3" wp14:editId="46E701A1">
            <wp:extent cx="2758679" cy="434378"/>
            <wp:effectExtent l="0" t="0" r="3810" b="381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758679" cy="434378"/>
                    </a:xfrm>
                    <a:prstGeom prst="rect">
                      <a:avLst/>
                    </a:prstGeom>
                  </pic:spPr>
                </pic:pic>
              </a:graphicData>
            </a:graphic>
          </wp:inline>
        </w:drawing>
      </w:r>
    </w:p>
    <w:p w14:paraId="29A1D90D" w14:textId="77777777" w:rsidR="007C72BA" w:rsidRDefault="007C72BA" w:rsidP="007C72BA">
      <w:pPr>
        <w:snapToGrid w:val="0"/>
        <w:spacing w:line="360" w:lineRule="auto"/>
        <w:ind w:left="420" w:firstLine="420"/>
        <w:rPr>
          <w:noProof/>
        </w:rPr>
      </w:pPr>
      <w:r>
        <w:rPr>
          <w:noProof/>
        </w:rPr>
        <w:drawing>
          <wp:inline distT="0" distB="0" distL="0" distR="0" wp14:anchorId="27365E5F" wp14:editId="6BCF3707">
            <wp:extent cx="2591025" cy="45724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591025" cy="457240"/>
                    </a:xfrm>
                    <a:prstGeom prst="rect">
                      <a:avLst/>
                    </a:prstGeom>
                  </pic:spPr>
                </pic:pic>
              </a:graphicData>
            </a:graphic>
          </wp:inline>
        </w:drawing>
      </w:r>
    </w:p>
    <w:p w14:paraId="41109A4B" w14:textId="77777777" w:rsidR="007C72BA" w:rsidRPr="00F23C6B" w:rsidRDefault="007C72BA" w:rsidP="007C72BA">
      <w:pPr>
        <w:snapToGrid w:val="0"/>
        <w:spacing w:line="360" w:lineRule="auto"/>
        <w:rPr>
          <w:noProof/>
        </w:rPr>
      </w:pPr>
    </w:p>
    <w:p w14:paraId="34FC0F88" w14:textId="77777777" w:rsidR="007C72BA" w:rsidRPr="00E026F4" w:rsidRDefault="007C72BA" w:rsidP="007C72BA">
      <w:pPr>
        <w:snapToGrid w:val="0"/>
        <w:spacing w:line="360" w:lineRule="auto"/>
        <w:rPr>
          <w:rFonts w:hAnsi="宋体"/>
          <w:sz w:val="24"/>
        </w:rPr>
      </w:pPr>
      <w:r w:rsidRPr="00885843">
        <w:rPr>
          <w:rFonts w:hAnsi="宋体"/>
          <w:sz w:val="24"/>
        </w:rPr>
        <w:t>（</w:t>
      </w:r>
      <w:r w:rsidRPr="00885843">
        <w:rPr>
          <w:sz w:val="24"/>
        </w:rPr>
        <w:t>2</w:t>
      </w:r>
      <w:r w:rsidRPr="00885843">
        <w:rPr>
          <w:rFonts w:hAnsi="宋体"/>
          <w:sz w:val="24"/>
        </w:rPr>
        <w:t>）</w:t>
      </w:r>
      <w:r w:rsidRPr="00E026F4">
        <w:rPr>
          <w:rFonts w:hAnsi="宋体" w:hint="eastAsia"/>
          <w:sz w:val="24"/>
        </w:rPr>
        <w:t>编写一个</w:t>
      </w:r>
      <w:r w:rsidRPr="00E026F4">
        <w:rPr>
          <w:rFonts w:hAnsi="宋体" w:hint="eastAsia"/>
          <w:sz w:val="24"/>
        </w:rPr>
        <w:t>C</w:t>
      </w:r>
      <w:r w:rsidRPr="00E026F4">
        <w:rPr>
          <w:rFonts w:hAnsi="宋体" w:hint="eastAsia"/>
          <w:sz w:val="24"/>
        </w:rPr>
        <w:t>程序，要求采用模块化程序设计思想，将相关功能用函数实现，并提供菜单选项。该程序具有以下功能：</w:t>
      </w:r>
    </w:p>
    <w:p w14:paraId="44EC978B" w14:textId="77777777" w:rsidR="007C72BA" w:rsidRPr="00E026F4" w:rsidRDefault="007C72BA" w:rsidP="007C72BA">
      <w:pPr>
        <w:snapToGrid w:val="0"/>
        <w:spacing w:line="360" w:lineRule="auto"/>
        <w:rPr>
          <w:rFonts w:hAnsi="宋体"/>
          <w:sz w:val="24"/>
        </w:rPr>
      </w:pPr>
      <w:r w:rsidRPr="00E026F4">
        <w:rPr>
          <w:rFonts w:hAnsi="宋体" w:hint="eastAsia"/>
          <w:sz w:val="24"/>
        </w:rPr>
        <w:t>①“成绩输入”，输入</w:t>
      </w:r>
      <w:r w:rsidRPr="00E026F4">
        <w:rPr>
          <w:rFonts w:hAnsi="宋体" w:hint="eastAsia"/>
          <w:sz w:val="24"/>
        </w:rPr>
        <w:t>n</w:t>
      </w:r>
      <w:proofErr w:type="gramStart"/>
      <w:r w:rsidRPr="00E026F4">
        <w:rPr>
          <w:rFonts w:hAnsi="宋体" w:hint="eastAsia"/>
          <w:sz w:val="24"/>
        </w:rPr>
        <w:t>个</w:t>
      </w:r>
      <w:proofErr w:type="gramEnd"/>
      <w:r w:rsidRPr="00E026F4">
        <w:rPr>
          <w:rFonts w:hAnsi="宋体" w:hint="eastAsia"/>
          <w:sz w:val="24"/>
        </w:rPr>
        <w:t>学生的姓名和</w:t>
      </w:r>
      <w:r w:rsidRPr="00E026F4">
        <w:rPr>
          <w:rFonts w:hAnsi="宋体" w:hint="eastAsia"/>
          <w:sz w:val="24"/>
        </w:rPr>
        <w:t>C</w:t>
      </w:r>
      <w:r w:rsidRPr="00E026F4">
        <w:rPr>
          <w:rFonts w:hAnsi="宋体" w:hint="eastAsia"/>
          <w:sz w:val="24"/>
        </w:rPr>
        <w:t>语言课程的成绩。</w:t>
      </w:r>
    </w:p>
    <w:p w14:paraId="437E7FBF" w14:textId="77777777" w:rsidR="007C72BA" w:rsidRPr="00E026F4" w:rsidRDefault="007C72BA" w:rsidP="007C72BA">
      <w:pPr>
        <w:snapToGrid w:val="0"/>
        <w:spacing w:line="360" w:lineRule="auto"/>
        <w:rPr>
          <w:rFonts w:hAnsi="宋体"/>
          <w:sz w:val="24"/>
        </w:rPr>
      </w:pPr>
      <w:r w:rsidRPr="00E026F4">
        <w:rPr>
          <w:rFonts w:hAnsi="宋体" w:hint="eastAsia"/>
          <w:sz w:val="24"/>
        </w:rPr>
        <w:t>②“成绩排序”，将成绩按从高到低的次序排序，姓名同时进行相应调整。成绩相同的，按照输入先后次序排列。</w:t>
      </w:r>
    </w:p>
    <w:p w14:paraId="66F78A77" w14:textId="77777777" w:rsidR="007C72BA" w:rsidRPr="00E026F4" w:rsidRDefault="007C72BA" w:rsidP="007C72BA">
      <w:pPr>
        <w:snapToGrid w:val="0"/>
        <w:spacing w:line="360" w:lineRule="auto"/>
        <w:rPr>
          <w:rFonts w:hAnsi="宋体"/>
          <w:sz w:val="24"/>
        </w:rPr>
      </w:pPr>
      <w:r w:rsidRPr="00E026F4">
        <w:rPr>
          <w:rFonts w:hAnsi="宋体" w:hint="eastAsia"/>
          <w:sz w:val="24"/>
        </w:rPr>
        <w:t>③“成绩输出”，输出排序后所有学生的姓名和</w:t>
      </w:r>
      <w:r w:rsidRPr="00E026F4">
        <w:rPr>
          <w:rFonts w:hAnsi="宋体" w:hint="eastAsia"/>
          <w:sz w:val="24"/>
        </w:rPr>
        <w:t>C</w:t>
      </w:r>
      <w:r w:rsidRPr="00E026F4">
        <w:rPr>
          <w:rFonts w:hAnsi="宋体" w:hint="eastAsia"/>
          <w:sz w:val="24"/>
        </w:rPr>
        <w:t>语言课程的成绩。</w:t>
      </w:r>
    </w:p>
    <w:p w14:paraId="4187ED65" w14:textId="77777777" w:rsidR="007C72BA" w:rsidRDefault="007C72BA" w:rsidP="007C72BA">
      <w:pPr>
        <w:snapToGrid w:val="0"/>
        <w:spacing w:line="360" w:lineRule="auto"/>
        <w:rPr>
          <w:rFonts w:hAnsi="宋体"/>
          <w:sz w:val="24"/>
        </w:rPr>
      </w:pPr>
      <w:r w:rsidRPr="00E026F4">
        <w:rPr>
          <w:rFonts w:hAnsi="宋体" w:hint="eastAsia"/>
          <w:sz w:val="24"/>
        </w:rPr>
        <w:t>④“成绩查找”，输入一个</w:t>
      </w:r>
      <w:r w:rsidRPr="00E026F4">
        <w:rPr>
          <w:rFonts w:hAnsi="宋体" w:hint="eastAsia"/>
          <w:sz w:val="24"/>
        </w:rPr>
        <w:t>C</w:t>
      </w:r>
      <w:r w:rsidRPr="00E026F4">
        <w:rPr>
          <w:rFonts w:hAnsi="宋体" w:hint="eastAsia"/>
          <w:sz w:val="24"/>
        </w:rPr>
        <w:t>语言课程成绩值，用二分查找进行搜索。如果查找到有该成绩，则输出该成绩学生的姓名和</w:t>
      </w:r>
      <w:r w:rsidRPr="00E026F4">
        <w:rPr>
          <w:rFonts w:hAnsi="宋体" w:hint="eastAsia"/>
          <w:sz w:val="24"/>
        </w:rPr>
        <w:t>C</w:t>
      </w:r>
      <w:r w:rsidRPr="00E026F4">
        <w:rPr>
          <w:rFonts w:hAnsi="宋体" w:hint="eastAsia"/>
          <w:sz w:val="24"/>
        </w:rPr>
        <w:t>语言课程的成绩；否则，输出提示“</w:t>
      </w:r>
      <w:r w:rsidRPr="00E026F4">
        <w:rPr>
          <w:rFonts w:hAnsi="宋体" w:hint="eastAsia"/>
          <w:sz w:val="24"/>
        </w:rPr>
        <w:t>not found!</w:t>
      </w:r>
      <w:r w:rsidRPr="00E026F4">
        <w:rPr>
          <w:rFonts w:hAnsi="宋体" w:hint="eastAsia"/>
          <w:sz w:val="24"/>
        </w:rPr>
        <w:t>”。</w:t>
      </w:r>
    </w:p>
    <w:p w14:paraId="16AB0054" w14:textId="77777777" w:rsidR="007C72BA" w:rsidRPr="001C2B0B" w:rsidRDefault="007C72BA" w:rsidP="007C72BA">
      <w:pPr>
        <w:snapToGrid w:val="0"/>
        <w:spacing w:line="360" w:lineRule="auto"/>
        <w:rPr>
          <w:b/>
          <w:bCs/>
          <w:sz w:val="24"/>
        </w:rPr>
      </w:pPr>
      <w:r w:rsidRPr="001C2B0B">
        <w:rPr>
          <w:b/>
          <w:bCs/>
          <w:sz w:val="24"/>
        </w:rPr>
        <w:t>解答：</w:t>
      </w:r>
    </w:p>
    <w:p w14:paraId="393858AE" w14:textId="77777777" w:rsidR="007C72BA" w:rsidRPr="00C41084" w:rsidRDefault="007C72BA" w:rsidP="007C72BA">
      <w:pPr>
        <w:pStyle w:val="af6"/>
        <w:numPr>
          <w:ilvl w:val="0"/>
          <w:numId w:val="3"/>
        </w:numPr>
        <w:snapToGrid w:val="0"/>
        <w:spacing w:line="300" w:lineRule="auto"/>
        <w:ind w:firstLineChars="0"/>
        <w:rPr>
          <w:sz w:val="24"/>
        </w:rPr>
      </w:pPr>
      <w:r w:rsidRPr="00C41084">
        <w:rPr>
          <w:sz w:val="24"/>
        </w:rPr>
        <w:t>解题思路：</w:t>
      </w:r>
    </w:p>
    <w:p w14:paraId="41AECD99" w14:textId="77777777" w:rsidR="007C72BA" w:rsidRDefault="007C72BA" w:rsidP="007C72BA">
      <w:pPr>
        <w:pStyle w:val="af6"/>
        <w:snapToGrid w:val="0"/>
        <w:spacing w:line="300" w:lineRule="auto"/>
        <w:ind w:left="780" w:firstLineChars="0" w:firstLine="0"/>
        <w:rPr>
          <w:sz w:val="24"/>
        </w:rPr>
      </w:pPr>
      <w:r w:rsidRPr="00C41084">
        <w:rPr>
          <w:rFonts w:hint="eastAsia"/>
          <w:sz w:val="24"/>
        </w:rPr>
        <w:t>通过分析本题的算法流程，可</w:t>
      </w:r>
      <w:r>
        <w:rPr>
          <w:rFonts w:hint="eastAsia"/>
          <w:sz w:val="24"/>
        </w:rPr>
        <w:t>对需要设计的函数</w:t>
      </w:r>
      <w:r w:rsidRPr="00C41084">
        <w:rPr>
          <w:rFonts w:hint="eastAsia"/>
          <w:sz w:val="24"/>
        </w:rPr>
        <w:t>建立如下算法流程图。</w:t>
      </w:r>
    </w:p>
    <w:p w14:paraId="6A123DDF" w14:textId="77777777" w:rsidR="007C72BA" w:rsidRDefault="007C72BA" w:rsidP="007C72BA">
      <w:pPr>
        <w:pStyle w:val="af6"/>
        <w:snapToGrid w:val="0"/>
        <w:spacing w:line="300" w:lineRule="auto"/>
        <w:ind w:left="780" w:firstLineChars="0" w:firstLine="0"/>
        <w:rPr>
          <w:sz w:val="24"/>
        </w:rPr>
      </w:pPr>
      <w:r w:rsidRPr="00FC0968">
        <w:rPr>
          <w:noProof/>
          <w:sz w:val="24"/>
        </w:rPr>
        <w:lastRenderedPageBreak/>
        <w:drawing>
          <wp:inline distT="0" distB="0" distL="0" distR="0" wp14:anchorId="077F038E" wp14:editId="2EB80361">
            <wp:extent cx="5274310" cy="5245735"/>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5245735"/>
                    </a:xfrm>
                    <a:prstGeom prst="rect">
                      <a:avLst/>
                    </a:prstGeom>
                    <a:noFill/>
                    <a:ln>
                      <a:noFill/>
                    </a:ln>
                  </pic:spPr>
                </pic:pic>
              </a:graphicData>
            </a:graphic>
          </wp:inline>
        </w:drawing>
      </w:r>
    </w:p>
    <w:p w14:paraId="58DC854D" w14:textId="77777777" w:rsidR="007C72BA" w:rsidRPr="00885843" w:rsidRDefault="007C72BA" w:rsidP="007C72BA">
      <w:pPr>
        <w:jc w:val="center"/>
        <w:rPr>
          <w:rFonts w:eastAsia="黑体"/>
          <w:sz w:val="24"/>
        </w:rPr>
      </w:pPr>
      <w:r w:rsidRPr="00885843">
        <w:rPr>
          <w:rFonts w:eastAsia="黑体"/>
          <w:sz w:val="24"/>
        </w:rPr>
        <w:t>图</w:t>
      </w:r>
      <w:r>
        <w:rPr>
          <w:rFonts w:eastAsia="黑体"/>
          <w:sz w:val="24"/>
        </w:rPr>
        <w:t>5</w:t>
      </w:r>
      <w:r w:rsidRPr="00885843">
        <w:rPr>
          <w:rFonts w:eastAsia="黑体"/>
          <w:sz w:val="24"/>
        </w:rPr>
        <w:t xml:space="preserve">-2 </w:t>
      </w:r>
      <w:r w:rsidRPr="00885843">
        <w:rPr>
          <w:rFonts w:eastAsia="黑体"/>
          <w:sz w:val="24"/>
        </w:rPr>
        <w:t>编程题</w:t>
      </w:r>
      <w:r>
        <w:rPr>
          <w:rFonts w:eastAsia="黑体"/>
          <w:sz w:val="24"/>
        </w:rPr>
        <w:t>2</w:t>
      </w:r>
      <w:r w:rsidRPr="00885843">
        <w:rPr>
          <w:rFonts w:eastAsia="黑体"/>
          <w:sz w:val="24"/>
        </w:rPr>
        <w:t>的程序流程图</w:t>
      </w:r>
    </w:p>
    <w:p w14:paraId="1EF2CD64" w14:textId="77777777" w:rsidR="007C72BA" w:rsidRPr="00E31922" w:rsidRDefault="007C72BA" w:rsidP="007C72BA">
      <w:pPr>
        <w:pStyle w:val="af6"/>
        <w:snapToGrid w:val="0"/>
        <w:spacing w:line="300" w:lineRule="auto"/>
        <w:ind w:left="780" w:firstLineChars="0" w:firstLine="0"/>
        <w:rPr>
          <w:sz w:val="24"/>
        </w:rPr>
      </w:pPr>
    </w:p>
    <w:p w14:paraId="63BE36D0" w14:textId="77777777" w:rsidR="007C72BA" w:rsidRPr="001C2B0B" w:rsidRDefault="007C72BA" w:rsidP="007C72BA">
      <w:pPr>
        <w:snapToGrid w:val="0"/>
        <w:spacing w:line="300" w:lineRule="auto"/>
        <w:ind w:firstLine="420"/>
        <w:rPr>
          <w:sz w:val="24"/>
        </w:rPr>
      </w:pPr>
      <w:r w:rsidRPr="00885843">
        <w:rPr>
          <w:sz w:val="24"/>
        </w:rPr>
        <w:t>2</w:t>
      </w:r>
      <w:r w:rsidRPr="001C2B0B">
        <w:rPr>
          <w:sz w:val="24"/>
        </w:rPr>
        <w:t>）程序清单</w:t>
      </w:r>
    </w:p>
    <w:p w14:paraId="1349C054" w14:textId="77777777" w:rsidR="007C72BA" w:rsidRPr="00813D31" w:rsidRDefault="007C72BA" w:rsidP="007C72BA">
      <w:pPr>
        <w:snapToGrid w:val="0"/>
        <w:ind w:firstLine="420"/>
        <w:rPr>
          <w:sz w:val="24"/>
        </w:rPr>
      </w:pPr>
      <w:r w:rsidRPr="00813D31">
        <w:rPr>
          <w:sz w:val="24"/>
        </w:rPr>
        <w:t>#include &lt;</w:t>
      </w:r>
      <w:proofErr w:type="spellStart"/>
      <w:r w:rsidRPr="00813D31">
        <w:rPr>
          <w:sz w:val="24"/>
        </w:rPr>
        <w:t>stdio.h</w:t>
      </w:r>
      <w:proofErr w:type="spellEnd"/>
      <w:r w:rsidRPr="00813D31">
        <w:rPr>
          <w:sz w:val="24"/>
        </w:rPr>
        <w:t>&gt;</w:t>
      </w:r>
    </w:p>
    <w:p w14:paraId="0F64062C" w14:textId="77777777" w:rsidR="007C72BA" w:rsidRPr="00813D31" w:rsidRDefault="007C72BA" w:rsidP="007C72BA">
      <w:pPr>
        <w:snapToGrid w:val="0"/>
        <w:ind w:firstLine="420"/>
        <w:rPr>
          <w:sz w:val="24"/>
        </w:rPr>
      </w:pPr>
      <w:r w:rsidRPr="00813D31">
        <w:rPr>
          <w:sz w:val="24"/>
        </w:rPr>
        <w:t>#include &lt;</w:t>
      </w:r>
      <w:proofErr w:type="spellStart"/>
      <w:r w:rsidRPr="00813D31">
        <w:rPr>
          <w:sz w:val="24"/>
        </w:rPr>
        <w:t>string.h</w:t>
      </w:r>
      <w:proofErr w:type="spellEnd"/>
      <w:r w:rsidRPr="00813D31">
        <w:rPr>
          <w:sz w:val="24"/>
        </w:rPr>
        <w:t>&gt;</w:t>
      </w:r>
    </w:p>
    <w:p w14:paraId="0B4D8D8B" w14:textId="77777777" w:rsidR="007C72BA" w:rsidRPr="00813D31" w:rsidRDefault="007C72BA" w:rsidP="007C72BA">
      <w:pPr>
        <w:snapToGrid w:val="0"/>
        <w:ind w:firstLine="420"/>
        <w:rPr>
          <w:sz w:val="24"/>
        </w:rPr>
      </w:pPr>
      <w:r w:rsidRPr="00813D31">
        <w:rPr>
          <w:sz w:val="24"/>
        </w:rPr>
        <w:t xml:space="preserve">void </w:t>
      </w:r>
      <w:proofErr w:type="gramStart"/>
      <w:r w:rsidRPr="00813D31">
        <w:rPr>
          <w:sz w:val="24"/>
        </w:rPr>
        <w:t>input(</w:t>
      </w:r>
      <w:proofErr w:type="gramEnd"/>
      <w:r w:rsidRPr="00813D31">
        <w:rPr>
          <w:sz w:val="24"/>
        </w:rPr>
        <w:t>char name[][100], int score[100], int*);</w:t>
      </w:r>
    </w:p>
    <w:p w14:paraId="393BD2E1" w14:textId="77777777" w:rsidR="007C72BA" w:rsidRPr="00813D31" w:rsidRDefault="007C72BA" w:rsidP="007C72BA">
      <w:pPr>
        <w:snapToGrid w:val="0"/>
        <w:ind w:firstLine="420"/>
        <w:rPr>
          <w:sz w:val="24"/>
        </w:rPr>
      </w:pPr>
      <w:r w:rsidRPr="00813D31">
        <w:rPr>
          <w:sz w:val="24"/>
        </w:rPr>
        <w:t xml:space="preserve">void </w:t>
      </w:r>
      <w:proofErr w:type="gramStart"/>
      <w:r w:rsidRPr="00813D31">
        <w:rPr>
          <w:sz w:val="24"/>
        </w:rPr>
        <w:t>sort(</w:t>
      </w:r>
      <w:proofErr w:type="gramEnd"/>
      <w:r w:rsidRPr="00813D31">
        <w:rPr>
          <w:sz w:val="24"/>
        </w:rPr>
        <w:t>char name[][100], int score[100], int*);</w:t>
      </w:r>
    </w:p>
    <w:p w14:paraId="4715E338" w14:textId="77777777" w:rsidR="007C72BA" w:rsidRPr="00813D31" w:rsidRDefault="007C72BA" w:rsidP="007C72BA">
      <w:pPr>
        <w:snapToGrid w:val="0"/>
        <w:ind w:firstLine="420"/>
        <w:rPr>
          <w:sz w:val="24"/>
        </w:rPr>
      </w:pPr>
      <w:r w:rsidRPr="00813D31">
        <w:rPr>
          <w:sz w:val="24"/>
        </w:rPr>
        <w:t xml:space="preserve">void </w:t>
      </w:r>
      <w:proofErr w:type="gramStart"/>
      <w:r w:rsidRPr="00813D31">
        <w:rPr>
          <w:sz w:val="24"/>
        </w:rPr>
        <w:t>output(</w:t>
      </w:r>
      <w:proofErr w:type="gramEnd"/>
      <w:r w:rsidRPr="00813D31">
        <w:rPr>
          <w:sz w:val="24"/>
        </w:rPr>
        <w:t>char name[][100], int score[100], int*);</w:t>
      </w:r>
    </w:p>
    <w:p w14:paraId="2DBAC13F" w14:textId="77777777" w:rsidR="007C72BA" w:rsidRPr="00813D31" w:rsidRDefault="007C72BA" w:rsidP="007C72BA">
      <w:pPr>
        <w:snapToGrid w:val="0"/>
        <w:ind w:firstLine="420"/>
        <w:rPr>
          <w:sz w:val="24"/>
        </w:rPr>
      </w:pPr>
      <w:r w:rsidRPr="00813D31">
        <w:rPr>
          <w:sz w:val="24"/>
        </w:rPr>
        <w:t xml:space="preserve">void </w:t>
      </w:r>
      <w:proofErr w:type="gramStart"/>
      <w:r w:rsidRPr="00813D31">
        <w:rPr>
          <w:sz w:val="24"/>
        </w:rPr>
        <w:t>find(</w:t>
      </w:r>
      <w:proofErr w:type="gramEnd"/>
      <w:r w:rsidRPr="00813D31">
        <w:rPr>
          <w:sz w:val="24"/>
        </w:rPr>
        <w:t>char name[][100], int score[100], int*);</w:t>
      </w:r>
    </w:p>
    <w:p w14:paraId="709468EC" w14:textId="77777777" w:rsidR="007C72BA" w:rsidRPr="00813D31" w:rsidRDefault="007C72BA" w:rsidP="007C72BA">
      <w:pPr>
        <w:snapToGrid w:val="0"/>
        <w:ind w:firstLine="420"/>
        <w:rPr>
          <w:sz w:val="24"/>
        </w:rPr>
      </w:pPr>
      <w:r w:rsidRPr="00813D31">
        <w:rPr>
          <w:sz w:val="24"/>
        </w:rPr>
        <w:t>int main(void) {</w:t>
      </w:r>
    </w:p>
    <w:p w14:paraId="088A1A2D" w14:textId="77777777" w:rsidR="007C72BA" w:rsidRPr="00813D31" w:rsidRDefault="007C72BA" w:rsidP="007C72BA">
      <w:pPr>
        <w:snapToGrid w:val="0"/>
        <w:ind w:firstLine="420"/>
        <w:rPr>
          <w:sz w:val="24"/>
        </w:rPr>
      </w:pPr>
      <w:r w:rsidRPr="00813D31">
        <w:rPr>
          <w:sz w:val="24"/>
        </w:rPr>
        <w:tab/>
        <w:t xml:space="preserve">int n = 1, </w:t>
      </w:r>
      <w:proofErr w:type="gramStart"/>
      <w:r w:rsidRPr="00813D31">
        <w:rPr>
          <w:sz w:val="24"/>
        </w:rPr>
        <w:t>score[</w:t>
      </w:r>
      <w:proofErr w:type="gramEnd"/>
      <w:r w:rsidRPr="00813D31">
        <w:rPr>
          <w:sz w:val="24"/>
        </w:rPr>
        <w:t>100] = { 0 }, k = 0;</w:t>
      </w:r>
    </w:p>
    <w:p w14:paraId="351AEE50" w14:textId="77777777" w:rsidR="007C72BA" w:rsidRPr="00813D31" w:rsidRDefault="007C72BA" w:rsidP="007C72BA">
      <w:pPr>
        <w:snapToGrid w:val="0"/>
        <w:ind w:firstLine="420"/>
        <w:rPr>
          <w:sz w:val="24"/>
        </w:rPr>
      </w:pPr>
      <w:r w:rsidRPr="00813D31">
        <w:rPr>
          <w:sz w:val="24"/>
        </w:rPr>
        <w:tab/>
        <w:t xml:space="preserve">char </w:t>
      </w:r>
      <w:proofErr w:type="gramStart"/>
      <w:r w:rsidRPr="00813D31">
        <w:rPr>
          <w:sz w:val="24"/>
        </w:rPr>
        <w:t>name[</w:t>
      </w:r>
      <w:proofErr w:type="gramEnd"/>
      <w:r w:rsidRPr="00813D31">
        <w:rPr>
          <w:sz w:val="24"/>
        </w:rPr>
        <w:t>100][100];</w:t>
      </w:r>
    </w:p>
    <w:p w14:paraId="65355537" w14:textId="77777777" w:rsidR="007C72BA" w:rsidRPr="00813D31" w:rsidRDefault="007C72BA" w:rsidP="007C72BA">
      <w:pPr>
        <w:snapToGrid w:val="0"/>
        <w:ind w:firstLine="420"/>
        <w:rPr>
          <w:sz w:val="24"/>
        </w:rPr>
      </w:pPr>
      <w:r w:rsidRPr="00813D31">
        <w:rPr>
          <w:sz w:val="24"/>
        </w:rPr>
        <w:tab/>
        <w:t>while ((</w:t>
      </w:r>
      <w:proofErr w:type="spellStart"/>
      <w:proofErr w:type="gramStart"/>
      <w:r w:rsidRPr="00813D31">
        <w:rPr>
          <w:sz w:val="24"/>
        </w:rPr>
        <w:t>scanf</w:t>
      </w:r>
      <w:proofErr w:type="spellEnd"/>
      <w:r w:rsidRPr="00813D31">
        <w:rPr>
          <w:sz w:val="24"/>
        </w:rPr>
        <w:t>(</w:t>
      </w:r>
      <w:proofErr w:type="gramEnd"/>
      <w:r w:rsidRPr="00813D31">
        <w:rPr>
          <w:sz w:val="24"/>
        </w:rPr>
        <w:t>"%d", &amp;n)) != EOF) {</w:t>
      </w:r>
    </w:p>
    <w:p w14:paraId="4A131D3C" w14:textId="77777777" w:rsidR="007C72BA" w:rsidRPr="00813D31" w:rsidRDefault="007C72BA" w:rsidP="007C72BA">
      <w:pPr>
        <w:snapToGrid w:val="0"/>
        <w:ind w:firstLine="420"/>
        <w:rPr>
          <w:sz w:val="24"/>
        </w:rPr>
      </w:pPr>
      <w:r w:rsidRPr="00813D31">
        <w:rPr>
          <w:sz w:val="24"/>
        </w:rPr>
        <w:tab/>
      </w:r>
      <w:r w:rsidRPr="00813D31">
        <w:rPr>
          <w:sz w:val="24"/>
        </w:rPr>
        <w:tab/>
        <w:t>switch (n)</w:t>
      </w:r>
    </w:p>
    <w:p w14:paraId="5A55631B" w14:textId="77777777" w:rsidR="007C72BA" w:rsidRPr="00813D31" w:rsidRDefault="007C72BA" w:rsidP="007C72BA">
      <w:pPr>
        <w:snapToGrid w:val="0"/>
        <w:ind w:firstLine="420"/>
        <w:rPr>
          <w:sz w:val="24"/>
        </w:rPr>
      </w:pPr>
      <w:r w:rsidRPr="00813D31">
        <w:rPr>
          <w:sz w:val="24"/>
        </w:rPr>
        <w:tab/>
      </w:r>
      <w:r w:rsidRPr="00813D31">
        <w:rPr>
          <w:sz w:val="24"/>
        </w:rPr>
        <w:tab/>
        <w:t>{</w:t>
      </w:r>
    </w:p>
    <w:p w14:paraId="18C7FA9F" w14:textId="77777777" w:rsidR="007C72BA" w:rsidRPr="00813D31" w:rsidRDefault="007C72BA" w:rsidP="007C72BA">
      <w:pPr>
        <w:snapToGrid w:val="0"/>
        <w:ind w:firstLine="420"/>
        <w:rPr>
          <w:sz w:val="24"/>
        </w:rPr>
      </w:pPr>
      <w:r w:rsidRPr="00813D31">
        <w:rPr>
          <w:sz w:val="24"/>
        </w:rPr>
        <w:tab/>
      </w:r>
      <w:r w:rsidRPr="00813D31">
        <w:rPr>
          <w:sz w:val="24"/>
        </w:rPr>
        <w:tab/>
        <w:t xml:space="preserve">case </w:t>
      </w:r>
      <w:proofErr w:type="gramStart"/>
      <w:r w:rsidRPr="00813D31">
        <w:rPr>
          <w:sz w:val="24"/>
        </w:rPr>
        <w:t>0:return</w:t>
      </w:r>
      <w:proofErr w:type="gramEnd"/>
      <w:r w:rsidRPr="00813D31">
        <w:rPr>
          <w:sz w:val="24"/>
        </w:rPr>
        <w:t xml:space="preserve"> 0;</w:t>
      </w:r>
    </w:p>
    <w:p w14:paraId="4AE66A3F" w14:textId="77777777" w:rsidR="007C72BA" w:rsidRPr="00813D31" w:rsidRDefault="007C72BA" w:rsidP="007C72BA">
      <w:pPr>
        <w:snapToGrid w:val="0"/>
        <w:ind w:firstLine="420"/>
        <w:rPr>
          <w:sz w:val="24"/>
        </w:rPr>
      </w:pPr>
      <w:r w:rsidRPr="00813D31">
        <w:rPr>
          <w:sz w:val="24"/>
        </w:rPr>
        <w:tab/>
      </w:r>
      <w:r w:rsidRPr="00813D31">
        <w:rPr>
          <w:sz w:val="24"/>
        </w:rPr>
        <w:tab/>
        <w:t xml:space="preserve">case </w:t>
      </w:r>
      <w:proofErr w:type="gramStart"/>
      <w:r w:rsidRPr="00813D31">
        <w:rPr>
          <w:sz w:val="24"/>
        </w:rPr>
        <w:t>1:input</w:t>
      </w:r>
      <w:proofErr w:type="gramEnd"/>
      <w:r w:rsidRPr="00813D31">
        <w:rPr>
          <w:sz w:val="24"/>
        </w:rPr>
        <w:t>(name, score, &amp;k); break;</w:t>
      </w:r>
    </w:p>
    <w:p w14:paraId="0486CD7B" w14:textId="77777777" w:rsidR="007C72BA" w:rsidRPr="00813D31" w:rsidRDefault="007C72BA" w:rsidP="007C72BA">
      <w:pPr>
        <w:snapToGrid w:val="0"/>
        <w:ind w:firstLine="420"/>
        <w:rPr>
          <w:sz w:val="24"/>
        </w:rPr>
      </w:pPr>
      <w:r w:rsidRPr="00813D31">
        <w:rPr>
          <w:sz w:val="24"/>
        </w:rPr>
        <w:tab/>
      </w:r>
      <w:r w:rsidRPr="00813D31">
        <w:rPr>
          <w:sz w:val="24"/>
        </w:rPr>
        <w:tab/>
        <w:t xml:space="preserve">case </w:t>
      </w:r>
      <w:proofErr w:type="gramStart"/>
      <w:r w:rsidRPr="00813D31">
        <w:rPr>
          <w:sz w:val="24"/>
        </w:rPr>
        <w:t>2:sort</w:t>
      </w:r>
      <w:proofErr w:type="gramEnd"/>
      <w:r w:rsidRPr="00813D31">
        <w:rPr>
          <w:sz w:val="24"/>
        </w:rPr>
        <w:t>(name, score, &amp;k); break;</w:t>
      </w:r>
    </w:p>
    <w:p w14:paraId="42858BF3" w14:textId="77777777" w:rsidR="007C72BA" w:rsidRPr="00813D31" w:rsidRDefault="007C72BA" w:rsidP="007C72BA">
      <w:pPr>
        <w:snapToGrid w:val="0"/>
        <w:ind w:firstLine="420"/>
        <w:rPr>
          <w:sz w:val="24"/>
        </w:rPr>
      </w:pPr>
      <w:r w:rsidRPr="00813D31">
        <w:rPr>
          <w:sz w:val="24"/>
        </w:rPr>
        <w:tab/>
      </w:r>
      <w:r w:rsidRPr="00813D31">
        <w:rPr>
          <w:sz w:val="24"/>
        </w:rPr>
        <w:tab/>
        <w:t xml:space="preserve">case </w:t>
      </w:r>
      <w:proofErr w:type="gramStart"/>
      <w:r w:rsidRPr="00813D31">
        <w:rPr>
          <w:sz w:val="24"/>
        </w:rPr>
        <w:t>3:output</w:t>
      </w:r>
      <w:proofErr w:type="gramEnd"/>
      <w:r w:rsidRPr="00813D31">
        <w:rPr>
          <w:sz w:val="24"/>
        </w:rPr>
        <w:t>(name, score, &amp;k); break;</w:t>
      </w:r>
    </w:p>
    <w:p w14:paraId="1856BFD3" w14:textId="77777777" w:rsidR="007C72BA" w:rsidRPr="00813D31" w:rsidRDefault="007C72BA" w:rsidP="007C72BA">
      <w:pPr>
        <w:snapToGrid w:val="0"/>
        <w:ind w:firstLine="420"/>
        <w:rPr>
          <w:sz w:val="24"/>
        </w:rPr>
      </w:pPr>
      <w:r w:rsidRPr="00813D31">
        <w:rPr>
          <w:sz w:val="24"/>
        </w:rPr>
        <w:lastRenderedPageBreak/>
        <w:tab/>
      </w:r>
      <w:r w:rsidRPr="00813D31">
        <w:rPr>
          <w:sz w:val="24"/>
        </w:rPr>
        <w:tab/>
        <w:t xml:space="preserve">case </w:t>
      </w:r>
      <w:proofErr w:type="gramStart"/>
      <w:r w:rsidRPr="00813D31">
        <w:rPr>
          <w:sz w:val="24"/>
        </w:rPr>
        <w:t>4:find</w:t>
      </w:r>
      <w:proofErr w:type="gramEnd"/>
      <w:r w:rsidRPr="00813D31">
        <w:rPr>
          <w:sz w:val="24"/>
        </w:rPr>
        <w:t>(name, score, &amp;k); break;</w:t>
      </w:r>
    </w:p>
    <w:p w14:paraId="5309AD43" w14:textId="77777777" w:rsidR="007C72BA" w:rsidRPr="00813D31" w:rsidRDefault="007C72BA" w:rsidP="007C72BA">
      <w:pPr>
        <w:snapToGrid w:val="0"/>
        <w:ind w:firstLine="420"/>
        <w:rPr>
          <w:sz w:val="24"/>
        </w:rPr>
      </w:pPr>
      <w:r w:rsidRPr="00813D31">
        <w:rPr>
          <w:sz w:val="24"/>
        </w:rPr>
        <w:tab/>
      </w:r>
      <w:r w:rsidRPr="00813D31">
        <w:rPr>
          <w:sz w:val="24"/>
        </w:rPr>
        <w:tab/>
        <w:t>}</w:t>
      </w:r>
    </w:p>
    <w:p w14:paraId="3548B23E" w14:textId="77777777" w:rsidR="007C72BA" w:rsidRPr="00813D31" w:rsidRDefault="007C72BA" w:rsidP="007C72BA">
      <w:pPr>
        <w:snapToGrid w:val="0"/>
        <w:ind w:firstLine="420"/>
        <w:rPr>
          <w:sz w:val="24"/>
        </w:rPr>
      </w:pPr>
      <w:r w:rsidRPr="00813D31">
        <w:rPr>
          <w:sz w:val="24"/>
        </w:rPr>
        <w:tab/>
        <w:t>}</w:t>
      </w:r>
    </w:p>
    <w:p w14:paraId="40EAB244" w14:textId="77777777" w:rsidR="007C72BA" w:rsidRPr="00813D31" w:rsidRDefault="007C72BA" w:rsidP="007C72BA">
      <w:pPr>
        <w:snapToGrid w:val="0"/>
        <w:ind w:firstLine="420"/>
        <w:rPr>
          <w:sz w:val="24"/>
        </w:rPr>
      </w:pPr>
      <w:r w:rsidRPr="00813D31">
        <w:rPr>
          <w:rFonts w:hint="eastAsia"/>
          <w:sz w:val="24"/>
        </w:rPr>
        <w:tab/>
        <w:t>//</w:t>
      </w:r>
      <w:proofErr w:type="spellStart"/>
      <w:r w:rsidRPr="00813D31">
        <w:rPr>
          <w:rFonts w:hint="eastAsia"/>
          <w:sz w:val="24"/>
        </w:rPr>
        <w:t>printf</w:t>
      </w:r>
      <w:proofErr w:type="spellEnd"/>
      <w:r w:rsidRPr="00813D31">
        <w:rPr>
          <w:rFonts w:hint="eastAsia"/>
          <w:sz w:val="24"/>
        </w:rPr>
        <w:t>("</w:t>
      </w:r>
      <w:r w:rsidRPr="00813D31">
        <w:rPr>
          <w:rFonts w:hint="eastAsia"/>
          <w:sz w:val="24"/>
        </w:rPr>
        <w:t>（程序退出）</w:t>
      </w:r>
      <w:r w:rsidRPr="00813D31">
        <w:rPr>
          <w:rFonts w:hint="eastAsia"/>
          <w:sz w:val="24"/>
        </w:rPr>
        <w:t>\n");</w:t>
      </w:r>
    </w:p>
    <w:p w14:paraId="06C5A7F5" w14:textId="77777777" w:rsidR="007C72BA" w:rsidRPr="00813D31" w:rsidRDefault="007C72BA" w:rsidP="007C72BA">
      <w:pPr>
        <w:snapToGrid w:val="0"/>
        <w:ind w:firstLine="420"/>
        <w:rPr>
          <w:sz w:val="24"/>
        </w:rPr>
      </w:pPr>
      <w:r w:rsidRPr="00813D31">
        <w:rPr>
          <w:sz w:val="24"/>
        </w:rPr>
        <w:tab/>
        <w:t>return 0;</w:t>
      </w:r>
    </w:p>
    <w:p w14:paraId="67C91FE4" w14:textId="77777777" w:rsidR="007C72BA" w:rsidRPr="00813D31" w:rsidRDefault="007C72BA" w:rsidP="007C72BA">
      <w:pPr>
        <w:snapToGrid w:val="0"/>
        <w:ind w:firstLine="420"/>
        <w:rPr>
          <w:sz w:val="24"/>
        </w:rPr>
      </w:pPr>
      <w:r w:rsidRPr="00813D31">
        <w:rPr>
          <w:sz w:val="24"/>
        </w:rPr>
        <w:t>}</w:t>
      </w:r>
    </w:p>
    <w:p w14:paraId="29D96F61" w14:textId="77777777" w:rsidR="007C72BA" w:rsidRPr="00813D31" w:rsidRDefault="007C72BA" w:rsidP="007C72BA">
      <w:pPr>
        <w:snapToGrid w:val="0"/>
        <w:ind w:firstLine="420"/>
        <w:rPr>
          <w:sz w:val="24"/>
        </w:rPr>
      </w:pPr>
    </w:p>
    <w:p w14:paraId="1592B841" w14:textId="77777777" w:rsidR="007C72BA" w:rsidRPr="00813D31" w:rsidRDefault="007C72BA" w:rsidP="007C72BA">
      <w:pPr>
        <w:snapToGrid w:val="0"/>
        <w:ind w:firstLine="420"/>
        <w:rPr>
          <w:sz w:val="24"/>
        </w:rPr>
      </w:pPr>
      <w:r w:rsidRPr="00813D31">
        <w:rPr>
          <w:sz w:val="24"/>
        </w:rPr>
        <w:t xml:space="preserve">void </w:t>
      </w:r>
      <w:proofErr w:type="gramStart"/>
      <w:r w:rsidRPr="00813D31">
        <w:rPr>
          <w:sz w:val="24"/>
        </w:rPr>
        <w:t>input(</w:t>
      </w:r>
      <w:proofErr w:type="gramEnd"/>
      <w:r w:rsidRPr="00813D31">
        <w:rPr>
          <w:sz w:val="24"/>
        </w:rPr>
        <w:t>char name[][100], int score[100], int* k) {</w:t>
      </w:r>
    </w:p>
    <w:p w14:paraId="38B34B30" w14:textId="77777777" w:rsidR="007C72BA" w:rsidRPr="00813D31" w:rsidRDefault="007C72BA" w:rsidP="007C72BA">
      <w:pPr>
        <w:snapToGrid w:val="0"/>
        <w:ind w:firstLine="420"/>
        <w:rPr>
          <w:sz w:val="24"/>
        </w:rPr>
      </w:pPr>
      <w:r w:rsidRPr="00813D31">
        <w:rPr>
          <w:sz w:val="24"/>
        </w:rPr>
        <w:tab/>
      </w:r>
      <w:proofErr w:type="spellStart"/>
      <w:proofErr w:type="gramStart"/>
      <w:r w:rsidRPr="00813D31">
        <w:rPr>
          <w:sz w:val="24"/>
        </w:rPr>
        <w:t>scanf</w:t>
      </w:r>
      <w:proofErr w:type="spellEnd"/>
      <w:r w:rsidRPr="00813D31">
        <w:rPr>
          <w:sz w:val="24"/>
        </w:rPr>
        <w:t>(</w:t>
      </w:r>
      <w:proofErr w:type="gramEnd"/>
      <w:r w:rsidRPr="00813D31">
        <w:rPr>
          <w:sz w:val="24"/>
        </w:rPr>
        <w:t>"%d", k);</w:t>
      </w:r>
    </w:p>
    <w:p w14:paraId="51584568" w14:textId="77777777" w:rsidR="007C72BA" w:rsidRPr="00813D31" w:rsidRDefault="007C72BA" w:rsidP="007C72BA">
      <w:pPr>
        <w:snapToGrid w:val="0"/>
        <w:ind w:firstLine="420"/>
        <w:rPr>
          <w:sz w:val="24"/>
        </w:rPr>
      </w:pPr>
      <w:r w:rsidRPr="00813D31">
        <w:rPr>
          <w:sz w:val="24"/>
        </w:rPr>
        <w:tab/>
        <w:t xml:space="preserve">for (int </w:t>
      </w:r>
      <w:proofErr w:type="spellStart"/>
      <w:r w:rsidRPr="00813D31">
        <w:rPr>
          <w:sz w:val="24"/>
        </w:rPr>
        <w:t>i</w:t>
      </w:r>
      <w:proofErr w:type="spellEnd"/>
      <w:r w:rsidRPr="00813D31">
        <w:rPr>
          <w:sz w:val="24"/>
        </w:rPr>
        <w:t xml:space="preserve"> = 0; </w:t>
      </w:r>
      <w:proofErr w:type="spellStart"/>
      <w:r w:rsidRPr="00813D31">
        <w:rPr>
          <w:sz w:val="24"/>
        </w:rPr>
        <w:t>i</w:t>
      </w:r>
      <w:proofErr w:type="spellEnd"/>
      <w:r w:rsidRPr="00813D31">
        <w:rPr>
          <w:sz w:val="24"/>
        </w:rPr>
        <w:t xml:space="preserve"> &lt; *k; </w:t>
      </w:r>
      <w:proofErr w:type="spellStart"/>
      <w:r w:rsidRPr="00813D31">
        <w:rPr>
          <w:sz w:val="24"/>
        </w:rPr>
        <w:t>i</w:t>
      </w:r>
      <w:proofErr w:type="spellEnd"/>
      <w:r w:rsidRPr="00813D31">
        <w:rPr>
          <w:sz w:val="24"/>
        </w:rPr>
        <w:t>++) {</w:t>
      </w:r>
    </w:p>
    <w:p w14:paraId="426B7FDF" w14:textId="77777777" w:rsidR="007C72BA" w:rsidRPr="00813D31" w:rsidRDefault="007C72BA" w:rsidP="007C72BA">
      <w:pPr>
        <w:snapToGrid w:val="0"/>
        <w:ind w:firstLine="420"/>
        <w:rPr>
          <w:sz w:val="24"/>
        </w:rPr>
      </w:pPr>
      <w:r w:rsidRPr="00813D31">
        <w:rPr>
          <w:sz w:val="24"/>
        </w:rPr>
        <w:tab/>
      </w:r>
      <w:r w:rsidRPr="00813D31">
        <w:rPr>
          <w:sz w:val="24"/>
        </w:rPr>
        <w:tab/>
      </w:r>
      <w:proofErr w:type="spellStart"/>
      <w:proofErr w:type="gramStart"/>
      <w:r w:rsidRPr="00813D31">
        <w:rPr>
          <w:sz w:val="24"/>
        </w:rPr>
        <w:t>scanf</w:t>
      </w:r>
      <w:proofErr w:type="spellEnd"/>
      <w:r w:rsidRPr="00813D31">
        <w:rPr>
          <w:sz w:val="24"/>
        </w:rPr>
        <w:t>(</w:t>
      </w:r>
      <w:proofErr w:type="gramEnd"/>
      <w:r w:rsidRPr="00813D31">
        <w:rPr>
          <w:sz w:val="24"/>
        </w:rPr>
        <w:t>"%s", name[</w:t>
      </w:r>
      <w:proofErr w:type="spellStart"/>
      <w:r w:rsidRPr="00813D31">
        <w:rPr>
          <w:sz w:val="24"/>
        </w:rPr>
        <w:t>i</w:t>
      </w:r>
      <w:proofErr w:type="spellEnd"/>
      <w:r w:rsidRPr="00813D31">
        <w:rPr>
          <w:sz w:val="24"/>
        </w:rPr>
        <w:t>]);</w:t>
      </w:r>
    </w:p>
    <w:p w14:paraId="311566BA" w14:textId="77777777" w:rsidR="007C72BA" w:rsidRPr="00813D31" w:rsidRDefault="007C72BA" w:rsidP="007C72BA">
      <w:pPr>
        <w:snapToGrid w:val="0"/>
        <w:ind w:firstLine="420"/>
        <w:rPr>
          <w:sz w:val="24"/>
        </w:rPr>
      </w:pPr>
      <w:r w:rsidRPr="00813D31">
        <w:rPr>
          <w:sz w:val="24"/>
        </w:rPr>
        <w:tab/>
      </w:r>
      <w:r w:rsidRPr="00813D31">
        <w:rPr>
          <w:sz w:val="24"/>
        </w:rPr>
        <w:tab/>
      </w:r>
      <w:proofErr w:type="spellStart"/>
      <w:proofErr w:type="gramStart"/>
      <w:r w:rsidRPr="00813D31">
        <w:rPr>
          <w:sz w:val="24"/>
        </w:rPr>
        <w:t>scanf</w:t>
      </w:r>
      <w:proofErr w:type="spellEnd"/>
      <w:r w:rsidRPr="00813D31">
        <w:rPr>
          <w:sz w:val="24"/>
        </w:rPr>
        <w:t>(</w:t>
      </w:r>
      <w:proofErr w:type="gramEnd"/>
      <w:r w:rsidRPr="00813D31">
        <w:rPr>
          <w:sz w:val="24"/>
        </w:rPr>
        <w:t>"%d", &amp;score[</w:t>
      </w:r>
      <w:proofErr w:type="spellStart"/>
      <w:r w:rsidRPr="00813D31">
        <w:rPr>
          <w:sz w:val="24"/>
        </w:rPr>
        <w:t>i</w:t>
      </w:r>
      <w:proofErr w:type="spellEnd"/>
      <w:r w:rsidRPr="00813D31">
        <w:rPr>
          <w:sz w:val="24"/>
        </w:rPr>
        <w:t>]);</w:t>
      </w:r>
    </w:p>
    <w:p w14:paraId="1D12C9CF" w14:textId="77777777" w:rsidR="007C72BA" w:rsidRPr="00813D31" w:rsidRDefault="007C72BA" w:rsidP="007C72BA">
      <w:pPr>
        <w:snapToGrid w:val="0"/>
        <w:ind w:firstLine="420"/>
        <w:rPr>
          <w:sz w:val="24"/>
        </w:rPr>
      </w:pPr>
      <w:r w:rsidRPr="00813D31">
        <w:rPr>
          <w:sz w:val="24"/>
        </w:rPr>
        <w:tab/>
        <w:t>}</w:t>
      </w:r>
    </w:p>
    <w:p w14:paraId="74D4D4AD" w14:textId="77777777" w:rsidR="007C72BA" w:rsidRPr="00813D31" w:rsidRDefault="007C72BA" w:rsidP="007C72BA">
      <w:pPr>
        <w:snapToGrid w:val="0"/>
        <w:ind w:firstLine="420"/>
        <w:rPr>
          <w:sz w:val="24"/>
        </w:rPr>
      </w:pPr>
      <w:r w:rsidRPr="00813D31">
        <w:rPr>
          <w:sz w:val="24"/>
        </w:rPr>
        <w:tab/>
      </w:r>
      <w:proofErr w:type="spellStart"/>
      <w:proofErr w:type="gramStart"/>
      <w:r w:rsidRPr="00813D31">
        <w:rPr>
          <w:sz w:val="24"/>
        </w:rPr>
        <w:t>printf</w:t>
      </w:r>
      <w:proofErr w:type="spellEnd"/>
      <w:r w:rsidRPr="00813D31">
        <w:rPr>
          <w:sz w:val="24"/>
        </w:rPr>
        <w:t>(</w:t>
      </w:r>
      <w:proofErr w:type="gramEnd"/>
      <w:r w:rsidRPr="00813D31">
        <w:rPr>
          <w:sz w:val="24"/>
        </w:rPr>
        <w:t>"%d records were input!\n", *k);</w:t>
      </w:r>
    </w:p>
    <w:p w14:paraId="23EFDFD2" w14:textId="77777777" w:rsidR="007C72BA" w:rsidRPr="00813D31" w:rsidRDefault="007C72BA" w:rsidP="007C72BA">
      <w:pPr>
        <w:snapToGrid w:val="0"/>
        <w:ind w:firstLine="420"/>
        <w:rPr>
          <w:sz w:val="24"/>
        </w:rPr>
      </w:pPr>
      <w:r w:rsidRPr="00813D31">
        <w:rPr>
          <w:sz w:val="24"/>
        </w:rPr>
        <w:t>}</w:t>
      </w:r>
    </w:p>
    <w:p w14:paraId="446A2F37" w14:textId="77777777" w:rsidR="007C72BA" w:rsidRPr="00813D31" w:rsidRDefault="007C72BA" w:rsidP="007C72BA">
      <w:pPr>
        <w:snapToGrid w:val="0"/>
        <w:ind w:firstLine="420"/>
        <w:rPr>
          <w:sz w:val="24"/>
        </w:rPr>
      </w:pPr>
    </w:p>
    <w:p w14:paraId="38A2261A" w14:textId="77777777" w:rsidR="007C72BA" w:rsidRPr="00813D31" w:rsidRDefault="007C72BA" w:rsidP="007C72BA">
      <w:pPr>
        <w:snapToGrid w:val="0"/>
        <w:ind w:firstLine="420"/>
        <w:rPr>
          <w:sz w:val="24"/>
        </w:rPr>
      </w:pPr>
      <w:r w:rsidRPr="00813D31">
        <w:rPr>
          <w:sz w:val="24"/>
        </w:rPr>
        <w:t xml:space="preserve">void </w:t>
      </w:r>
      <w:proofErr w:type="gramStart"/>
      <w:r w:rsidRPr="00813D31">
        <w:rPr>
          <w:sz w:val="24"/>
        </w:rPr>
        <w:t>sort(</w:t>
      </w:r>
      <w:proofErr w:type="gramEnd"/>
      <w:r w:rsidRPr="00813D31">
        <w:rPr>
          <w:sz w:val="24"/>
        </w:rPr>
        <w:t>char name[][100], int score[100], int* k) {</w:t>
      </w:r>
    </w:p>
    <w:p w14:paraId="3F9C741C" w14:textId="77777777" w:rsidR="007C72BA" w:rsidRPr="00813D31" w:rsidRDefault="007C72BA" w:rsidP="007C72BA">
      <w:pPr>
        <w:snapToGrid w:val="0"/>
        <w:ind w:firstLine="420"/>
        <w:rPr>
          <w:sz w:val="24"/>
        </w:rPr>
      </w:pPr>
      <w:r w:rsidRPr="00813D31">
        <w:rPr>
          <w:sz w:val="24"/>
        </w:rPr>
        <w:tab/>
        <w:t xml:space="preserve">for (int </w:t>
      </w:r>
      <w:proofErr w:type="spellStart"/>
      <w:r w:rsidRPr="00813D31">
        <w:rPr>
          <w:sz w:val="24"/>
        </w:rPr>
        <w:t>i</w:t>
      </w:r>
      <w:proofErr w:type="spellEnd"/>
      <w:r w:rsidRPr="00813D31">
        <w:rPr>
          <w:sz w:val="24"/>
        </w:rPr>
        <w:t xml:space="preserve"> = 0; </w:t>
      </w:r>
      <w:proofErr w:type="spellStart"/>
      <w:r w:rsidRPr="00813D31">
        <w:rPr>
          <w:sz w:val="24"/>
        </w:rPr>
        <w:t>i</w:t>
      </w:r>
      <w:proofErr w:type="spellEnd"/>
      <w:r w:rsidRPr="00813D31">
        <w:rPr>
          <w:sz w:val="24"/>
        </w:rPr>
        <w:t xml:space="preserve"> &lt; *k - 1; </w:t>
      </w:r>
      <w:proofErr w:type="spellStart"/>
      <w:r w:rsidRPr="00813D31">
        <w:rPr>
          <w:sz w:val="24"/>
        </w:rPr>
        <w:t>i</w:t>
      </w:r>
      <w:proofErr w:type="spellEnd"/>
      <w:r w:rsidRPr="00813D31">
        <w:rPr>
          <w:sz w:val="24"/>
        </w:rPr>
        <w:t>++) {</w:t>
      </w:r>
    </w:p>
    <w:p w14:paraId="701F26A4" w14:textId="77777777" w:rsidR="007C72BA" w:rsidRPr="00813D31" w:rsidRDefault="007C72BA" w:rsidP="007C72BA">
      <w:pPr>
        <w:snapToGrid w:val="0"/>
        <w:ind w:firstLine="420"/>
        <w:rPr>
          <w:sz w:val="24"/>
        </w:rPr>
      </w:pPr>
      <w:r w:rsidRPr="00813D31">
        <w:rPr>
          <w:sz w:val="24"/>
        </w:rPr>
        <w:tab/>
      </w:r>
      <w:r w:rsidRPr="00813D31">
        <w:rPr>
          <w:sz w:val="24"/>
        </w:rPr>
        <w:tab/>
        <w:t xml:space="preserve">for (int j = 0; j &lt; *k - </w:t>
      </w:r>
      <w:proofErr w:type="spellStart"/>
      <w:r w:rsidRPr="00813D31">
        <w:rPr>
          <w:sz w:val="24"/>
        </w:rPr>
        <w:t>i</w:t>
      </w:r>
      <w:proofErr w:type="spellEnd"/>
      <w:r w:rsidRPr="00813D31">
        <w:rPr>
          <w:sz w:val="24"/>
        </w:rPr>
        <w:t xml:space="preserve"> - 1; </w:t>
      </w:r>
      <w:proofErr w:type="spellStart"/>
      <w:r w:rsidRPr="00813D31">
        <w:rPr>
          <w:sz w:val="24"/>
        </w:rPr>
        <w:t>j++</w:t>
      </w:r>
      <w:proofErr w:type="spellEnd"/>
      <w:r w:rsidRPr="00813D31">
        <w:rPr>
          <w:sz w:val="24"/>
        </w:rPr>
        <w:t>) {</w:t>
      </w:r>
    </w:p>
    <w:p w14:paraId="761A64ED" w14:textId="77777777" w:rsidR="007C72BA" w:rsidRPr="00813D31" w:rsidRDefault="007C72BA" w:rsidP="007C72BA">
      <w:pPr>
        <w:snapToGrid w:val="0"/>
        <w:ind w:firstLine="420"/>
        <w:rPr>
          <w:sz w:val="24"/>
        </w:rPr>
      </w:pPr>
      <w:r w:rsidRPr="00813D31">
        <w:rPr>
          <w:sz w:val="24"/>
        </w:rPr>
        <w:tab/>
      </w:r>
      <w:r w:rsidRPr="00813D31">
        <w:rPr>
          <w:sz w:val="24"/>
        </w:rPr>
        <w:tab/>
      </w:r>
      <w:r w:rsidRPr="00813D31">
        <w:rPr>
          <w:sz w:val="24"/>
        </w:rPr>
        <w:tab/>
        <w:t xml:space="preserve">if (score[j] &lt; </w:t>
      </w:r>
      <w:proofErr w:type="gramStart"/>
      <w:r w:rsidRPr="00813D31">
        <w:rPr>
          <w:sz w:val="24"/>
        </w:rPr>
        <w:t>score[</w:t>
      </w:r>
      <w:proofErr w:type="gramEnd"/>
      <w:r w:rsidRPr="00813D31">
        <w:rPr>
          <w:sz w:val="24"/>
        </w:rPr>
        <w:t>j + 1]) {</w:t>
      </w:r>
    </w:p>
    <w:p w14:paraId="6D9EC1F8" w14:textId="77777777" w:rsidR="007C72BA" w:rsidRPr="00813D31" w:rsidRDefault="007C72BA" w:rsidP="007C72BA">
      <w:pPr>
        <w:snapToGrid w:val="0"/>
        <w:ind w:firstLine="420"/>
        <w:rPr>
          <w:sz w:val="24"/>
        </w:rPr>
      </w:pPr>
      <w:r w:rsidRPr="00813D31">
        <w:rPr>
          <w:sz w:val="24"/>
        </w:rPr>
        <w:tab/>
      </w:r>
      <w:r w:rsidRPr="00813D31">
        <w:rPr>
          <w:sz w:val="24"/>
        </w:rPr>
        <w:tab/>
      </w:r>
      <w:r w:rsidRPr="00813D31">
        <w:rPr>
          <w:sz w:val="24"/>
        </w:rPr>
        <w:tab/>
      </w:r>
      <w:r w:rsidRPr="00813D31">
        <w:rPr>
          <w:sz w:val="24"/>
        </w:rPr>
        <w:tab/>
        <w:t>int temp = score[j];</w:t>
      </w:r>
    </w:p>
    <w:p w14:paraId="7E843A41" w14:textId="77777777" w:rsidR="007C72BA" w:rsidRPr="00813D31" w:rsidRDefault="007C72BA" w:rsidP="007C72BA">
      <w:pPr>
        <w:snapToGrid w:val="0"/>
        <w:ind w:firstLine="420"/>
        <w:rPr>
          <w:sz w:val="24"/>
        </w:rPr>
      </w:pPr>
      <w:r w:rsidRPr="00813D31">
        <w:rPr>
          <w:sz w:val="24"/>
        </w:rPr>
        <w:tab/>
      </w:r>
      <w:r w:rsidRPr="00813D31">
        <w:rPr>
          <w:sz w:val="24"/>
        </w:rPr>
        <w:tab/>
      </w:r>
      <w:r w:rsidRPr="00813D31">
        <w:rPr>
          <w:sz w:val="24"/>
        </w:rPr>
        <w:tab/>
      </w:r>
      <w:r w:rsidRPr="00813D31">
        <w:rPr>
          <w:sz w:val="24"/>
        </w:rPr>
        <w:tab/>
        <w:t xml:space="preserve">score[j] = </w:t>
      </w:r>
      <w:proofErr w:type="gramStart"/>
      <w:r w:rsidRPr="00813D31">
        <w:rPr>
          <w:sz w:val="24"/>
        </w:rPr>
        <w:t>score[</w:t>
      </w:r>
      <w:proofErr w:type="gramEnd"/>
      <w:r w:rsidRPr="00813D31">
        <w:rPr>
          <w:sz w:val="24"/>
        </w:rPr>
        <w:t>j + 1];</w:t>
      </w:r>
    </w:p>
    <w:p w14:paraId="31BBD6DC" w14:textId="77777777" w:rsidR="007C72BA" w:rsidRPr="00813D31" w:rsidRDefault="007C72BA" w:rsidP="007C72BA">
      <w:pPr>
        <w:snapToGrid w:val="0"/>
        <w:ind w:firstLine="420"/>
        <w:rPr>
          <w:sz w:val="24"/>
        </w:rPr>
      </w:pPr>
      <w:r w:rsidRPr="00813D31">
        <w:rPr>
          <w:sz w:val="24"/>
        </w:rPr>
        <w:tab/>
      </w:r>
      <w:r w:rsidRPr="00813D31">
        <w:rPr>
          <w:sz w:val="24"/>
        </w:rPr>
        <w:tab/>
      </w:r>
      <w:r w:rsidRPr="00813D31">
        <w:rPr>
          <w:sz w:val="24"/>
        </w:rPr>
        <w:tab/>
      </w:r>
      <w:r w:rsidRPr="00813D31">
        <w:rPr>
          <w:sz w:val="24"/>
        </w:rPr>
        <w:tab/>
      </w:r>
      <w:proofErr w:type="gramStart"/>
      <w:r w:rsidRPr="00813D31">
        <w:rPr>
          <w:sz w:val="24"/>
        </w:rPr>
        <w:t>score[</w:t>
      </w:r>
      <w:proofErr w:type="gramEnd"/>
      <w:r w:rsidRPr="00813D31">
        <w:rPr>
          <w:sz w:val="24"/>
        </w:rPr>
        <w:t>j + 1] = temp;</w:t>
      </w:r>
    </w:p>
    <w:p w14:paraId="0E2E8A85" w14:textId="77777777" w:rsidR="007C72BA" w:rsidRPr="00813D31" w:rsidRDefault="007C72BA" w:rsidP="007C72BA">
      <w:pPr>
        <w:snapToGrid w:val="0"/>
        <w:ind w:firstLine="420"/>
        <w:rPr>
          <w:sz w:val="24"/>
        </w:rPr>
      </w:pPr>
      <w:r w:rsidRPr="00813D31">
        <w:rPr>
          <w:sz w:val="24"/>
        </w:rPr>
        <w:tab/>
      </w:r>
      <w:r w:rsidRPr="00813D31">
        <w:rPr>
          <w:sz w:val="24"/>
        </w:rPr>
        <w:tab/>
      </w:r>
      <w:r w:rsidRPr="00813D31">
        <w:rPr>
          <w:sz w:val="24"/>
        </w:rPr>
        <w:tab/>
      </w:r>
      <w:r w:rsidRPr="00813D31">
        <w:rPr>
          <w:sz w:val="24"/>
        </w:rPr>
        <w:tab/>
        <w:t xml:space="preserve">char temp1[100] = </w:t>
      </w:r>
      <w:proofErr w:type="gramStart"/>
      <w:r w:rsidRPr="00813D31">
        <w:rPr>
          <w:sz w:val="24"/>
        </w:rPr>
        <w:t>{ 0</w:t>
      </w:r>
      <w:proofErr w:type="gramEnd"/>
      <w:r w:rsidRPr="00813D31">
        <w:rPr>
          <w:sz w:val="24"/>
        </w:rPr>
        <w:t xml:space="preserve"> };</w:t>
      </w:r>
    </w:p>
    <w:p w14:paraId="2A84C691" w14:textId="77777777" w:rsidR="007C72BA" w:rsidRPr="00813D31" w:rsidRDefault="007C72BA" w:rsidP="007C72BA">
      <w:pPr>
        <w:snapToGrid w:val="0"/>
        <w:ind w:firstLine="420"/>
        <w:rPr>
          <w:sz w:val="24"/>
        </w:rPr>
      </w:pPr>
      <w:r w:rsidRPr="00813D31">
        <w:rPr>
          <w:sz w:val="24"/>
        </w:rPr>
        <w:tab/>
      </w:r>
      <w:r w:rsidRPr="00813D31">
        <w:rPr>
          <w:sz w:val="24"/>
        </w:rPr>
        <w:tab/>
      </w:r>
      <w:r w:rsidRPr="00813D31">
        <w:rPr>
          <w:sz w:val="24"/>
        </w:rPr>
        <w:tab/>
      </w:r>
      <w:r w:rsidRPr="00813D31">
        <w:rPr>
          <w:sz w:val="24"/>
        </w:rPr>
        <w:tab/>
      </w:r>
      <w:proofErr w:type="spellStart"/>
      <w:proofErr w:type="gramStart"/>
      <w:r w:rsidRPr="00813D31">
        <w:rPr>
          <w:sz w:val="24"/>
        </w:rPr>
        <w:t>strcpy</w:t>
      </w:r>
      <w:proofErr w:type="spellEnd"/>
      <w:r w:rsidRPr="00813D31">
        <w:rPr>
          <w:sz w:val="24"/>
        </w:rPr>
        <w:t>(</w:t>
      </w:r>
      <w:proofErr w:type="gramEnd"/>
      <w:r w:rsidRPr="00813D31">
        <w:rPr>
          <w:sz w:val="24"/>
        </w:rPr>
        <w:t>temp1, name[j]);</w:t>
      </w:r>
    </w:p>
    <w:p w14:paraId="42C26FA2" w14:textId="77777777" w:rsidR="007C72BA" w:rsidRPr="00813D31" w:rsidRDefault="007C72BA" w:rsidP="007C72BA">
      <w:pPr>
        <w:snapToGrid w:val="0"/>
        <w:ind w:firstLine="420"/>
        <w:rPr>
          <w:sz w:val="24"/>
        </w:rPr>
      </w:pPr>
      <w:r w:rsidRPr="00813D31">
        <w:rPr>
          <w:sz w:val="24"/>
        </w:rPr>
        <w:tab/>
      </w:r>
      <w:r w:rsidRPr="00813D31">
        <w:rPr>
          <w:sz w:val="24"/>
        </w:rPr>
        <w:tab/>
      </w:r>
      <w:r w:rsidRPr="00813D31">
        <w:rPr>
          <w:sz w:val="24"/>
        </w:rPr>
        <w:tab/>
      </w:r>
      <w:r w:rsidRPr="00813D31">
        <w:rPr>
          <w:sz w:val="24"/>
        </w:rPr>
        <w:tab/>
      </w:r>
      <w:proofErr w:type="spellStart"/>
      <w:r w:rsidRPr="00813D31">
        <w:rPr>
          <w:sz w:val="24"/>
        </w:rPr>
        <w:t>strcpy</w:t>
      </w:r>
      <w:proofErr w:type="spellEnd"/>
      <w:r w:rsidRPr="00813D31">
        <w:rPr>
          <w:sz w:val="24"/>
        </w:rPr>
        <w:t xml:space="preserve">(name[j], </w:t>
      </w:r>
      <w:proofErr w:type="gramStart"/>
      <w:r w:rsidRPr="00813D31">
        <w:rPr>
          <w:sz w:val="24"/>
        </w:rPr>
        <w:t>name[</w:t>
      </w:r>
      <w:proofErr w:type="gramEnd"/>
      <w:r w:rsidRPr="00813D31">
        <w:rPr>
          <w:sz w:val="24"/>
        </w:rPr>
        <w:t>j + 1]);</w:t>
      </w:r>
    </w:p>
    <w:p w14:paraId="38417437" w14:textId="77777777" w:rsidR="007C72BA" w:rsidRPr="00813D31" w:rsidRDefault="007C72BA" w:rsidP="007C72BA">
      <w:pPr>
        <w:snapToGrid w:val="0"/>
        <w:ind w:firstLine="420"/>
        <w:rPr>
          <w:sz w:val="24"/>
        </w:rPr>
      </w:pPr>
      <w:r w:rsidRPr="00813D31">
        <w:rPr>
          <w:sz w:val="24"/>
        </w:rPr>
        <w:tab/>
      </w:r>
      <w:r w:rsidRPr="00813D31">
        <w:rPr>
          <w:sz w:val="24"/>
        </w:rPr>
        <w:tab/>
      </w:r>
      <w:r w:rsidRPr="00813D31">
        <w:rPr>
          <w:sz w:val="24"/>
        </w:rPr>
        <w:tab/>
      </w:r>
      <w:r w:rsidRPr="00813D31">
        <w:rPr>
          <w:sz w:val="24"/>
        </w:rPr>
        <w:tab/>
      </w:r>
      <w:proofErr w:type="spellStart"/>
      <w:proofErr w:type="gramStart"/>
      <w:r w:rsidRPr="00813D31">
        <w:rPr>
          <w:sz w:val="24"/>
        </w:rPr>
        <w:t>strcpy</w:t>
      </w:r>
      <w:proofErr w:type="spellEnd"/>
      <w:r w:rsidRPr="00813D31">
        <w:rPr>
          <w:sz w:val="24"/>
        </w:rPr>
        <w:t>(</w:t>
      </w:r>
      <w:proofErr w:type="gramEnd"/>
      <w:r w:rsidRPr="00813D31">
        <w:rPr>
          <w:sz w:val="24"/>
        </w:rPr>
        <w:t>name[j + 1], temp1);</w:t>
      </w:r>
    </w:p>
    <w:p w14:paraId="42143E11" w14:textId="77777777" w:rsidR="007C72BA" w:rsidRPr="00813D31" w:rsidRDefault="007C72BA" w:rsidP="007C72BA">
      <w:pPr>
        <w:snapToGrid w:val="0"/>
        <w:ind w:firstLine="420"/>
        <w:rPr>
          <w:sz w:val="24"/>
        </w:rPr>
      </w:pPr>
      <w:r w:rsidRPr="00813D31">
        <w:rPr>
          <w:sz w:val="24"/>
        </w:rPr>
        <w:tab/>
      </w:r>
      <w:r w:rsidRPr="00813D31">
        <w:rPr>
          <w:sz w:val="24"/>
        </w:rPr>
        <w:tab/>
      </w:r>
      <w:r w:rsidRPr="00813D31">
        <w:rPr>
          <w:sz w:val="24"/>
        </w:rPr>
        <w:tab/>
        <w:t>}</w:t>
      </w:r>
    </w:p>
    <w:p w14:paraId="1D9DF515" w14:textId="77777777" w:rsidR="007C72BA" w:rsidRPr="00813D31" w:rsidRDefault="007C72BA" w:rsidP="007C72BA">
      <w:pPr>
        <w:snapToGrid w:val="0"/>
        <w:ind w:firstLine="420"/>
        <w:rPr>
          <w:sz w:val="24"/>
        </w:rPr>
      </w:pPr>
      <w:r w:rsidRPr="00813D31">
        <w:rPr>
          <w:sz w:val="24"/>
        </w:rPr>
        <w:tab/>
      </w:r>
      <w:r w:rsidRPr="00813D31">
        <w:rPr>
          <w:sz w:val="24"/>
        </w:rPr>
        <w:tab/>
        <w:t>}</w:t>
      </w:r>
    </w:p>
    <w:p w14:paraId="4FCFF77A" w14:textId="77777777" w:rsidR="007C72BA" w:rsidRPr="00813D31" w:rsidRDefault="007C72BA" w:rsidP="007C72BA">
      <w:pPr>
        <w:snapToGrid w:val="0"/>
        <w:ind w:firstLine="420"/>
        <w:rPr>
          <w:sz w:val="24"/>
        </w:rPr>
      </w:pPr>
      <w:r w:rsidRPr="00813D31">
        <w:rPr>
          <w:sz w:val="24"/>
        </w:rPr>
        <w:tab/>
        <w:t>}</w:t>
      </w:r>
    </w:p>
    <w:p w14:paraId="7855DCC8" w14:textId="77777777" w:rsidR="007C72BA" w:rsidRPr="00813D31" w:rsidRDefault="007C72BA" w:rsidP="007C72BA">
      <w:pPr>
        <w:snapToGrid w:val="0"/>
        <w:ind w:firstLine="420"/>
        <w:rPr>
          <w:sz w:val="24"/>
        </w:rPr>
      </w:pPr>
      <w:r w:rsidRPr="00813D31">
        <w:rPr>
          <w:sz w:val="24"/>
        </w:rPr>
        <w:tab/>
      </w:r>
      <w:proofErr w:type="spellStart"/>
      <w:proofErr w:type="gramStart"/>
      <w:r w:rsidRPr="00813D31">
        <w:rPr>
          <w:sz w:val="24"/>
        </w:rPr>
        <w:t>printf</w:t>
      </w:r>
      <w:proofErr w:type="spellEnd"/>
      <w:r w:rsidRPr="00813D31">
        <w:rPr>
          <w:sz w:val="24"/>
        </w:rPr>
        <w:t>(</w:t>
      </w:r>
      <w:proofErr w:type="gramEnd"/>
      <w:r w:rsidRPr="00813D31">
        <w:rPr>
          <w:sz w:val="24"/>
        </w:rPr>
        <w:t>"Reorder finished!\n");</w:t>
      </w:r>
    </w:p>
    <w:p w14:paraId="1103E037" w14:textId="77777777" w:rsidR="007C72BA" w:rsidRPr="00813D31" w:rsidRDefault="007C72BA" w:rsidP="007C72BA">
      <w:pPr>
        <w:snapToGrid w:val="0"/>
        <w:ind w:firstLine="420"/>
        <w:rPr>
          <w:sz w:val="24"/>
        </w:rPr>
      </w:pPr>
      <w:r w:rsidRPr="00813D31">
        <w:rPr>
          <w:sz w:val="24"/>
        </w:rPr>
        <w:t>}</w:t>
      </w:r>
    </w:p>
    <w:p w14:paraId="5CBD65AF" w14:textId="77777777" w:rsidR="007C72BA" w:rsidRPr="00813D31" w:rsidRDefault="007C72BA" w:rsidP="007C72BA">
      <w:pPr>
        <w:snapToGrid w:val="0"/>
        <w:ind w:firstLine="420"/>
        <w:rPr>
          <w:sz w:val="24"/>
        </w:rPr>
      </w:pPr>
    </w:p>
    <w:p w14:paraId="68F2E441" w14:textId="77777777" w:rsidR="007C72BA" w:rsidRPr="00813D31" w:rsidRDefault="007C72BA" w:rsidP="007C72BA">
      <w:pPr>
        <w:snapToGrid w:val="0"/>
        <w:ind w:firstLine="420"/>
        <w:rPr>
          <w:sz w:val="24"/>
        </w:rPr>
      </w:pPr>
      <w:r w:rsidRPr="00813D31">
        <w:rPr>
          <w:sz w:val="24"/>
        </w:rPr>
        <w:t xml:space="preserve">void </w:t>
      </w:r>
      <w:proofErr w:type="gramStart"/>
      <w:r w:rsidRPr="00813D31">
        <w:rPr>
          <w:sz w:val="24"/>
        </w:rPr>
        <w:t>output(</w:t>
      </w:r>
      <w:proofErr w:type="gramEnd"/>
      <w:r w:rsidRPr="00813D31">
        <w:rPr>
          <w:sz w:val="24"/>
        </w:rPr>
        <w:t>char name[][100], int score[100], int* k) {</w:t>
      </w:r>
    </w:p>
    <w:p w14:paraId="492B9137" w14:textId="77777777" w:rsidR="007C72BA" w:rsidRPr="00813D31" w:rsidRDefault="007C72BA" w:rsidP="007C72BA">
      <w:pPr>
        <w:snapToGrid w:val="0"/>
        <w:ind w:firstLine="420"/>
        <w:rPr>
          <w:sz w:val="24"/>
        </w:rPr>
      </w:pPr>
      <w:r w:rsidRPr="00813D31">
        <w:rPr>
          <w:sz w:val="24"/>
        </w:rPr>
        <w:tab/>
        <w:t xml:space="preserve">for (int </w:t>
      </w:r>
      <w:proofErr w:type="spellStart"/>
      <w:r w:rsidRPr="00813D31">
        <w:rPr>
          <w:sz w:val="24"/>
        </w:rPr>
        <w:t>i</w:t>
      </w:r>
      <w:proofErr w:type="spellEnd"/>
      <w:r w:rsidRPr="00813D31">
        <w:rPr>
          <w:sz w:val="24"/>
        </w:rPr>
        <w:t xml:space="preserve"> = 0; </w:t>
      </w:r>
      <w:proofErr w:type="spellStart"/>
      <w:r w:rsidRPr="00813D31">
        <w:rPr>
          <w:sz w:val="24"/>
        </w:rPr>
        <w:t>i</w:t>
      </w:r>
      <w:proofErr w:type="spellEnd"/>
      <w:r w:rsidRPr="00813D31">
        <w:rPr>
          <w:sz w:val="24"/>
        </w:rPr>
        <w:t xml:space="preserve"> &lt; *k; </w:t>
      </w:r>
      <w:proofErr w:type="spellStart"/>
      <w:r w:rsidRPr="00813D31">
        <w:rPr>
          <w:sz w:val="24"/>
        </w:rPr>
        <w:t>i</w:t>
      </w:r>
      <w:proofErr w:type="spellEnd"/>
      <w:r w:rsidRPr="00813D31">
        <w:rPr>
          <w:sz w:val="24"/>
        </w:rPr>
        <w:t>++)</w:t>
      </w:r>
    </w:p>
    <w:p w14:paraId="276ED1A2" w14:textId="77777777" w:rsidR="007C72BA" w:rsidRPr="00813D31" w:rsidRDefault="007C72BA" w:rsidP="007C72BA">
      <w:pPr>
        <w:snapToGrid w:val="0"/>
        <w:ind w:firstLine="420"/>
        <w:rPr>
          <w:sz w:val="24"/>
        </w:rPr>
      </w:pPr>
      <w:r w:rsidRPr="00813D31">
        <w:rPr>
          <w:sz w:val="24"/>
        </w:rPr>
        <w:tab/>
      </w:r>
      <w:r w:rsidRPr="00813D31">
        <w:rPr>
          <w:sz w:val="24"/>
        </w:rPr>
        <w:tab/>
      </w:r>
      <w:proofErr w:type="spellStart"/>
      <w:proofErr w:type="gramStart"/>
      <w:r w:rsidRPr="00813D31">
        <w:rPr>
          <w:sz w:val="24"/>
        </w:rPr>
        <w:t>printf</w:t>
      </w:r>
      <w:proofErr w:type="spellEnd"/>
      <w:r w:rsidRPr="00813D31">
        <w:rPr>
          <w:sz w:val="24"/>
        </w:rPr>
        <w:t>(</w:t>
      </w:r>
      <w:proofErr w:type="gramEnd"/>
      <w:r w:rsidRPr="00813D31">
        <w:rPr>
          <w:sz w:val="24"/>
        </w:rPr>
        <w:t>"%s %d\n", name[</w:t>
      </w:r>
      <w:proofErr w:type="spellStart"/>
      <w:r w:rsidRPr="00813D31">
        <w:rPr>
          <w:sz w:val="24"/>
        </w:rPr>
        <w:t>i</w:t>
      </w:r>
      <w:proofErr w:type="spellEnd"/>
      <w:r w:rsidRPr="00813D31">
        <w:rPr>
          <w:sz w:val="24"/>
        </w:rPr>
        <w:t>], score[</w:t>
      </w:r>
      <w:proofErr w:type="spellStart"/>
      <w:r w:rsidRPr="00813D31">
        <w:rPr>
          <w:sz w:val="24"/>
        </w:rPr>
        <w:t>i</w:t>
      </w:r>
      <w:proofErr w:type="spellEnd"/>
      <w:r w:rsidRPr="00813D31">
        <w:rPr>
          <w:sz w:val="24"/>
        </w:rPr>
        <w:t>]);</w:t>
      </w:r>
    </w:p>
    <w:p w14:paraId="616D07D8" w14:textId="77777777" w:rsidR="007C72BA" w:rsidRPr="00813D31" w:rsidRDefault="007C72BA" w:rsidP="007C72BA">
      <w:pPr>
        <w:snapToGrid w:val="0"/>
        <w:ind w:firstLine="420"/>
        <w:rPr>
          <w:sz w:val="24"/>
        </w:rPr>
      </w:pPr>
      <w:r w:rsidRPr="00813D31">
        <w:rPr>
          <w:sz w:val="24"/>
        </w:rPr>
        <w:t>}</w:t>
      </w:r>
    </w:p>
    <w:p w14:paraId="2ED2DB10" w14:textId="77777777" w:rsidR="007C72BA" w:rsidRPr="00813D31" w:rsidRDefault="007C72BA" w:rsidP="007C72BA">
      <w:pPr>
        <w:snapToGrid w:val="0"/>
        <w:ind w:firstLine="420"/>
        <w:rPr>
          <w:sz w:val="24"/>
        </w:rPr>
      </w:pPr>
    </w:p>
    <w:p w14:paraId="6A2AB65F" w14:textId="77777777" w:rsidR="007C72BA" w:rsidRPr="00813D31" w:rsidRDefault="007C72BA" w:rsidP="007C72BA">
      <w:pPr>
        <w:snapToGrid w:val="0"/>
        <w:ind w:firstLine="420"/>
        <w:rPr>
          <w:sz w:val="24"/>
        </w:rPr>
      </w:pPr>
      <w:r w:rsidRPr="00813D31">
        <w:rPr>
          <w:sz w:val="24"/>
        </w:rPr>
        <w:t xml:space="preserve">void </w:t>
      </w:r>
      <w:proofErr w:type="gramStart"/>
      <w:r w:rsidRPr="00813D31">
        <w:rPr>
          <w:sz w:val="24"/>
        </w:rPr>
        <w:t>find(</w:t>
      </w:r>
      <w:proofErr w:type="gramEnd"/>
      <w:r w:rsidRPr="00813D31">
        <w:rPr>
          <w:sz w:val="24"/>
        </w:rPr>
        <w:t>char name[][100], int score[100], int* k) {</w:t>
      </w:r>
    </w:p>
    <w:p w14:paraId="03A3583F" w14:textId="77777777" w:rsidR="007C72BA" w:rsidRPr="00813D31" w:rsidRDefault="007C72BA" w:rsidP="007C72BA">
      <w:pPr>
        <w:snapToGrid w:val="0"/>
        <w:ind w:firstLine="420"/>
        <w:rPr>
          <w:sz w:val="24"/>
        </w:rPr>
      </w:pPr>
      <w:r w:rsidRPr="00813D31">
        <w:rPr>
          <w:sz w:val="24"/>
        </w:rPr>
        <w:tab/>
        <w:t>//</w:t>
      </w:r>
      <w:proofErr w:type="gramStart"/>
      <w:r w:rsidRPr="00813D31">
        <w:rPr>
          <w:sz w:val="24"/>
        </w:rPr>
        <w:t>sort(</w:t>
      </w:r>
      <w:proofErr w:type="gramEnd"/>
      <w:r w:rsidRPr="00813D31">
        <w:rPr>
          <w:sz w:val="24"/>
        </w:rPr>
        <w:t>name, score, k);</w:t>
      </w:r>
    </w:p>
    <w:p w14:paraId="2C7D146C" w14:textId="77777777" w:rsidR="007C72BA" w:rsidRPr="00813D31" w:rsidRDefault="007C72BA" w:rsidP="007C72BA">
      <w:pPr>
        <w:snapToGrid w:val="0"/>
        <w:ind w:firstLine="420"/>
        <w:rPr>
          <w:sz w:val="24"/>
        </w:rPr>
      </w:pPr>
      <w:r w:rsidRPr="00813D31">
        <w:rPr>
          <w:sz w:val="24"/>
        </w:rPr>
        <w:tab/>
        <w:t>int low = 0, high = *k - 1, mid=</w:t>
      </w:r>
      <w:proofErr w:type="gramStart"/>
      <w:r w:rsidRPr="00813D31">
        <w:rPr>
          <w:sz w:val="24"/>
        </w:rPr>
        <w:t>0,s</w:t>
      </w:r>
      <w:proofErr w:type="gramEnd"/>
      <w:r w:rsidRPr="00813D31">
        <w:rPr>
          <w:sz w:val="24"/>
        </w:rPr>
        <w:t>;</w:t>
      </w:r>
    </w:p>
    <w:p w14:paraId="55853B2A" w14:textId="77777777" w:rsidR="007C72BA" w:rsidRPr="00813D31" w:rsidRDefault="007C72BA" w:rsidP="007C72BA">
      <w:pPr>
        <w:snapToGrid w:val="0"/>
        <w:ind w:firstLine="420"/>
        <w:rPr>
          <w:sz w:val="24"/>
        </w:rPr>
      </w:pPr>
      <w:r w:rsidRPr="00813D31">
        <w:rPr>
          <w:sz w:val="24"/>
        </w:rPr>
        <w:tab/>
      </w:r>
      <w:proofErr w:type="spellStart"/>
      <w:proofErr w:type="gramStart"/>
      <w:r w:rsidRPr="00813D31">
        <w:rPr>
          <w:sz w:val="24"/>
        </w:rPr>
        <w:t>scanf</w:t>
      </w:r>
      <w:proofErr w:type="spellEnd"/>
      <w:r w:rsidRPr="00813D31">
        <w:rPr>
          <w:sz w:val="24"/>
        </w:rPr>
        <w:t>(</w:t>
      </w:r>
      <w:proofErr w:type="gramEnd"/>
      <w:r w:rsidRPr="00813D31">
        <w:rPr>
          <w:sz w:val="24"/>
        </w:rPr>
        <w:t>"%d", &amp;s);</w:t>
      </w:r>
    </w:p>
    <w:p w14:paraId="733BA27B" w14:textId="77777777" w:rsidR="007C72BA" w:rsidRPr="00813D31" w:rsidRDefault="007C72BA" w:rsidP="007C72BA">
      <w:pPr>
        <w:snapToGrid w:val="0"/>
        <w:ind w:firstLine="420"/>
        <w:rPr>
          <w:sz w:val="24"/>
        </w:rPr>
      </w:pPr>
      <w:r w:rsidRPr="00813D31">
        <w:rPr>
          <w:sz w:val="24"/>
        </w:rPr>
        <w:tab/>
        <w:t>while (low &lt;= high) {</w:t>
      </w:r>
    </w:p>
    <w:p w14:paraId="51D53BEC" w14:textId="77777777" w:rsidR="007C72BA" w:rsidRPr="00813D31" w:rsidRDefault="007C72BA" w:rsidP="007C72BA">
      <w:pPr>
        <w:snapToGrid w:val="0"/>
        <w:ind w:firstLine="420"/>
        <w:rPr>
          <w:sz w:val="24"/>
        </w:rPr>
      </w:pPr>
      <w:r w:rsidRPr="00813D31">
        <w:rPr>
          <w:sz w:val="24"/>
        </w:rPr>
        <w:tab/>
      </w:r>
      <w:r w:rsidRPr="00813D31">
        <w:rPr>
          <w:sz w:val="24"/>
        </w:rPr>
        <w:tab/>
        <w:t>mid = (low + high) / 2;</w:t>
      </w:r>
    </w:p>
    <w:p w14:paraId="7C68B4A8" w14:textId="77777777" w:rsidR="007C72BA" w:rsidRPr="00813D31" w:rsidRDefault="007C72BA" w:rsidP="007C72BA">
      <w:pPr>
        <w:snapToGrid w:val="0"/>
        <w:ind w:firstLine="420"/>
        <w:rPr>
          <w:sz w:val="24"/>
        </w:rPr>
      </w:pPr>
      <w:r w:rsidRPr="00813D31">
        <w:rPr>
          <w:sz w:val="24"/>
        </w:rPr>
        <w:tab/>
      </w:r>
      <w:r w:rsidRPr="00813D31">
        <w:rPr>
          <w:sz w:val="24"/>
        </w:rPr>
        <w:tab/>
        <w:t xml:space="preserve">if (score[mid] &gt; </w:t>
      </w:r>
      <w:proofErr w:type="gramStart"/>
      <w:r w:rsidRPr="00813D31">
        <w:rPr>
          <w:sz w:val="24"/>
        </w:rPr>
        <w:t>s)low</w:t>
      </w:r>
      <w:proofErr w:type="gramEnd"/>
      <w:r w:rsidRPr="00813D31">
        <w:rPr>
          <w:sz w:val="24"/>
        </w:rPr>
        <w:t xml:space="preserve"> = mid + 1;</w:t>
      </w:r>
    </w:p>
    <w:p w14:paraId="57E78EC3" w14:textId="77777777" w:rsidR="007C72BA" w:rsidRPr="00813D31" w:rsidRDefault="007C72BA" w:rsidP="007C72BA">
      <w:pPr>
        <w:snapToGrid w:val="0"/>
        <w:ind w:firstLine="420"/>
        <w:rPr>
          <w:sz w:val="24"/>
        </w:rPr>
      </w:pPr>
      <w:r w:rsidRPr="00813D31">
        <w:rPr>
          <w:sz w:val="24"/>
        </w:rPr>
        <w:tab/>
      </w:r>
      <w:r w:rsidRPr="00813D31">
        <w:rPr>
          <w:sz w:val="24"/>
        </w:rPr>
        <w:tab/>
        <w:t xml:space="preserve">else if (score[mid] == s) </w:t>
      </w:r>
      <w:proofErr w:type="gramStart"/>
      <w:r w:rsidRPr="00813D31">
        <w:rPr>
          <w:sz w:val="24"/>
        </w:rPr>
        <w:t xml:space="preserve">{ </w:t>
      </w:r>
      <w:proofErr w:type="spellStart"/>
      <w:r w:rsidRPr="00813D31">
        <w:rPr>
          <w:sz w:val="24"/>
        </w:rPr>
        <w:t>printf</w:t>
      </w:r>
      <w:proofErr w:type="spellEnd"/>
      <w:proofErr w:type="gramEnd"/>
      <w:r w:rsidRPr="00813D31">
        <w:rPr>
          <w:sz w:val="24"/>
        </w:rPr>
        <w:t>("%s %d\n", name[mid], score[mid]); break; }</w:t>
      </w:r>
    </w:p>
    <w:p w14:paraId="695CA0E2" w14:textId="77777777" w:rsidR="007C72BA" w:rsidRPr="00813D31" w:rsidRDefault="007C72BA" w:rsidP="007C72BA">
      <w:pPr>
        <w:snapToGrid w:val="0"/>
        <w:ind w:firstLine="420"/>
        <w:rPr>
          <w:sz w:val="24"/>
        </w:rPr>
      </w:pPr>
      <w:r w:rsidRPr="00813D31">
        <w:rPr>
          <w:sz w:val="24"/>
        </w:rPr>
        <w:tab/>
      </w:r>
      <w:r w:rsidRPr="00813D31">
        <w:rPr>
          <w:sz w:val="24"/>
        </w:rPr>
        <w:tab/>
        <w:t>else high = mid - 1;</w:t>
      </w:r>
    </w:p>
    <w:p w14:paraId="2194FA56" w14:textId="77777777" w:rsidR="007C72BA" w:rsidRPr="00813D31" w:rsidRDefault="007C72BA" w:rsidP="007C72BA">
      <w:pPr>
        <w:snapToGrid w:val="0"/>
        <w:ind w:firstLine="420"/>
        <w:rPr>
          <w:sz w:val="24"/>
        </w:rPr>
      </w:pPr>
      <w:r w:rsidRPr="00813D31">
        <w:rPr>
          <w:sz w:val="24"/>
        </w:rPr>
        <w:tab/>
        <w:t>}</w:t>
      </w:r>
    </w:p>
    <w:p w14:paraId="6B546EDC" w14:textId="77777777" w:rsidR="007C72BA" w:rsidRPr="00813D31" w:rsidRDefault="007C72BA" w:rsidP="007C72BA">
      <w:pPr>
        <w:snapToGrid w:val="0"/>
        <w:ind w:firstLine="420"/>
        <w:rPr>
          <w:sz w:val="24"/>
        </w:rPr>
      </w:pPr>
      <w:r w:rsidRPr="00813D31">
        <w:rPr>
          <w:sz w:val="24"/>
        </w:rPr>
        <w:tab/>
        <w:t>if(score[mid</w:t>
      </w:r>
      <w:proofErr w:type="gramStart"/>
      <w:r w:rsidRPr="00813D31">
        <w:rPr>
          <w:sz w:val="24"/>
        </w:rPr>
        <w:t>]!=</w:t>
      </w:r>
      <w:proofErr w:type="gramEnd"/>
      <w:r w:rsidRPr="00813D31">
        <w:rPr>
          <w:sz w:val="24"/>
        </w:rPr>
        <w:t xml:space="preserve">s) </w:t>
      </w:r>
      <w:proofErr w:type="spellStart"/>
      <w:r w:rsidRPr="00813D31">
        <w:rPr>
          <w:sz w:val="24"/>
        </w:rPr>
        <w:t>printf</w:t>
      </w:r>
      <w:proofErr w:type="spellEnd"/>
      <w:r w:rsidRPr="00813D31">
        <w:rPr>
          <w:sz w:val="24"/>
        </w:rPr>
        <w:t>("not found!\n");</w:t>
      </w:r>
    </w:p>
    <w:p w14:paraId="212DE1EA" w14:textId="77777777" w:rsidR="007C72BA" w:rsidRDefault="007C72BA" w:rsidP="007C72BA">
      <w:pPr>
        <w:snapToGrid w:val="0"/>
        <w:ind w:firstLine="420"/>
        <w:rPr>
          <w:sz w:val="24"/>
        </w:rPr>
      </w:pPr>
      <w:r w:rsidRPr="00813D31">
        <w:rPr>
          <w:sz w:val="24"/>
        </w:rPr>
        <w:lastRenderedPageBreak/>
        <w:t>}</w:t>
      </w:r>
    </w:p>
    <w:p w14:paraId="78408860" w14:textId="77777777" w:rsidR="007C72BA" w:rsidRPr="00885843" w:rsidRDefault="007C72BA" w:rsidP="007C72BA">
      <w:pPr>
        <w:snapToGrid w:val="0"/>
        <w:ind w:firstLine="420"/>
        <w:rPr>
          <w:sz w:val="24"/>
        </w:rPr>
      </w:pPr>
      <w:r w:rsidRPr="00885843">
        <w:rPr>
          <w:sz w:val="24"/>
        </w:rPr>
        <w:t>3</w:t>
      </w:r>
      <w:r w:rsidRPr="00885843">
        <w:rPr>
          <w:rFonts w:hAnsi="宋体"/>
          <w:sz w:val="24"/>
        </w:rPr>
        <w:t>）测试</w:t>
      </w:r>
    </w:p>
    <w:p w14:paraId="5EBCB7D2" w14:textId="77777777" w:rsidR="007C72BA" w:rsidRDefault="007C72BA" w:rsidP="007C72BA">
      <w:pPr>
        <w:rPr>
          <w:sz w:val="24"/>
        </w:rPr>
      </w:pPr>
      <w:r w:rsidRPr="00885843">
        <w:rPr>
          <w:sz w:val="24"/>
        </w:rPr>
        <w:t xml:space="preserve">  </w:t>
      </w:r>
      <w:r w:rsidRPr="00885843">
        <w:rPr>
          <w:sz w:val="24"/>
        </w:rPr>
        <w:t>（</w:t>
      </w:r>
      <w:r w:rsidRPr="00885843">
        <w:rPr>
          <w:sz w:val="24"/>
        </w:rPr>
        <w:t>a</w:t>
      </w:r>
      <w:r w:rsidRPr="00885843">
        <w:rPr>
          <w:sz w:val="24"/>
        </w:rPr>
        <w:t>）</w:t>
      </w:r>
      <w:r w:rsidRPr="00885843">
        <w:rPr>
          <w:sz w:val="24"/>
        </w:rPr>
        <w:t xml:space="preserve"> </w:t>
      </w:r>
      <w:r w:rsidRPr="00885843">
        <w:rPr>
          <w:sz w:val="24"/>
        </w:rPr>
        <w:t>测试数据：</w:t>
      </w:r>
    </w:p>
    <w:p w14:paraId="08E4D154" w14:textId="77777777" w:rsidR="007C72BA" w:rsidRPr="00EB04F7" w:rsidRDefault="007C72BA" w:rsidP="007C72BA">
      <w:pPr>
        <w:rPr>
          <w:sz w:val="24"/>
        </w:rPr>
      </w:pPr>
      <w:r>
        <w:rPr>
          <w:sz w:val="24"/>
        </w:rPr>
        <w:tab/>
      </w:r>
      <w:r>
        <w:rPr>
          <w:sz w:val="24"/>
        </w:rPr>
        <w:tab/>
      </w:r>
      <w:r w:rsidRPr="00EB04F7">
        <w:rPr>
          <w:sz w:val="24"/>
        </w:rPr>
        <w:t>1</w:t>
      </w:r>
    </w:p>
    <w:p w14:paraId="4D3F356B" w14:textId="77777777" w:rsidR="007C72BA" w:rsidRPr="00EB04F7" w:rsidRDefault="007C72BA" w:rsidP="007C72BA">
      <w:pPr>
        <w:ind w:leftChars="400" w:left="840"/>
        <w:rPr>
          <w:sz w:val="24"/>
        </w:rPr>
      </w:pPr>
      <w:r w:rsidRPr="00EB04F7">
        <w:rPr>
          <w:sz w:val="24"/>
        </w:rPr>
        <w:t>6</w:t>
      </w:r>
    </w:p>
    <w:p w14:paraId="0CF122AA" w14:textId="77777777" w:rsidR="007C72BA" w:rsidRPr="00EB04F7" w:rsidRDefault="007C72BA" w:rsidP="007C72BA">
      <w:pPr>
        <w:ind w:leftChars="400" w:left="840"/>
        <w:rPr>
          <w:sz w:val="24"/>
        </w:rPr>
      </w:pPr>
      <w:r w:rsidRPr="00EB04F7">
        <w:rPr>
          <w:sz w:val="24"/>
        </w:rPr>
        <w:t>Jack 95</w:t>
      </w:r>
    </w:p>
    <w:p w14:paraId="19CB909A" w14:textId="77777777" w:rsidR="007C72BA" w:rsidRPr="00EB04F7" w:rsidRDefault="007C72BA" w:rsidP="007C72BA">
      <w:pPr>
        <w:ind w:leftChars="400" w:left="840"/>
        <w:rPr>
          <w:sz w:val="24"/>
        </w:rPr>
      </w:pPr>
      <w:r w:rsidRPr="00EB04F7">
        <w:rPr>
          <w:sz w:val="24"/>
        </w:rPr>
        <w:t>Mike 90</w:t>
      </w:r>
    </w:p>
    <w:p w14:paraId="31772A4E" w14:textId="77777777" w:rsidR="007C72BA" w:rsidRPr="00EB04F7" w:rsidRDefault="007C72BA" w:rsidP="007C72BA">
      <w:pPr>
        <w:ind w:leftChars="400" w:left="840"/>
        <w:rPr>
          <w:sz w:val="24"/>
        </w:rPr>
      </w:pPr>
      <w:r w:rsidRPr="00EB04F7">
        <w:rPr>
          <w:sz w:val="24"/>
        </w:rPr>
        <w:t>Joe 75</w:t>
      </w:r>
    </w:p>
    <w:p w14:paraId="439EBB51" w14:textId="77777777" w:rsidR="007C72BA" w:rsidRPr="00EB04F7" w:rsidRDefault="007C72BA" w:rsidP="007C72BA">
      <w:pPr>
        <w:ind w:leftChars="400" w:left="840"/>
        <w:rPr>
          <w:sz w:val="24"/>
        </w:rPr>
      </w:pPr>
      <w:r w:rsidRPr="00EB04F7">
        <w:rPr>
          <w:sz w:val="24"/>
        </w:rPr>
        <w:t>Andy 95</w:t>
      </w:r>
    </w:p>
    <w:p w14:paraId="3B84E91E" w14:textId="77777777" w:rsidR="007C72BA" w:rsidRPr="00EB04F7" w:rsidRDefault="007C72BA" w:rsidP="007C72BA">
      <w:pPr>
        <w:ind w:leftChars="400" w:left="840"/>
        <w:rPr>
          <w:sz w:val="24"/>
        </w:rPr>
      </w:pPr>
      <w:r w:rsidRPr="00EB04F7">
        <w:rPr>
          <w:sz w:val="24"/>
        </w:rPr>
        <w:t>Rose 89</w:t>
      </w:r>
    </w:p>
    <w:p w14:paraId="74F003CE" w14:textId="77777777" w:rsidR="007C72BA" w:rsidRDefault="007C72BA" w:rsidP="007C72BA">
      <w:pPr>
        <w:ind w:leftChars="400" w:left="840"/>
        <w:rPr>
          <w:sz w:val="24"/>
        </w:rPr>
      </w:pPr>
      <w:r w:rsidRPr="00EB04F7">
        <w:rPr>
          <w:sz w:val="24"/>
        </w:rPr>
        <w:t>Sophia 77</w:t>
      </w:r>
      <w:r w:rsidRPr="00885843">
        <w:rPr>
          <w:sz w:val="24"/>
        </w:rPr>
        <w:t xml:space="preserve">  </w:t>
      </w:r>
    </w:p>
    <w:p w14:paraId="36CEE2DC" w14:textId="77777777" w:rsidR="007C72BA" w:rsidRDefault="007C72BA" w:rsidP="007C72BA">
      <w:pPr>
        <w:ind w:leftChars="400" w:left="840"/>
        <w:rPr>
          <w:rFonts w:ascii="Consolas" w:hAnsi="Consolas"/>
          <w:color w:val="333333"/>
          <w:sz w:val="20"/>
          <w:szCs w:val="20"/>
        </w:rPr>
      </w:pPr>
      <w:r>
        <w:rPr>
          <w:rFonts w:ascii="Consolas" w:hAnsi="Consolas"/>
          <w:color w:val="333333"/>
          <w:sz w:val="20"/>
          <w:szCs w:val="20"/>
        </w:rPr>
        <w:t>2</w:t>
      </w:r>
    </w:p>
    <w:p w14:paraId="39E1D07D" w14:textId="77777777" w:rsidR="007C72BA" w:rsidRDefault="007C72BA" w:rsidP="007C72BA">
      <w:pPr>
        <w:ind w:leftChars="400" w:left="840"/>
        <w:rPr>
          <w:rFonts w:ascii="Consolas" w:hAnsi="Consolas"/>
          <w:color w:val="333333"/>
          <w:sz w:val="20"/>
          <w:szCs w:val="20"/>
        </w:rPr>
      </w:pPr>
      <w:r>
        <w:rPr>
          <w:rFonts w:ascii="Consolas" w:hAnsi="Consolas" w:hint="eastAsia"/>
          <w:color w:val="333333"/>
          <w:sz w:val="20"/>
          <w:szCs w:val="20"/>
        </w:rPr>
        <w:t>3</w:t>
      </w:r>
    </w:p>
    <w:p w14:paraId="27081897" w14:textId="77777777" w:rsidR="007C72BA" w:rsidRDefault="007C72BA" w:rsidP="007C72BA">
      <w:pPr>
        <w:ind w:leftChars="400" w:left="840"/>
        <w:rPr>
          <w:rFonts w:ascii="微软雅黑" w:eastAsia="微软雅黑" w:hAnsi="微软雅黑"/>
          <w:color w:val="333333"/>
          <w:shd w:val="clear" w:color="auto" w:fill="FAFAFA"/>
        </w:rPr>
      </w:pPr>
      <w:r>
        <w:rPr>
          <w:rStyle w:val="HTML"/>
          <w:rFonts w:ascii="Consolas" w:hAnsi="Consolas"/>
          <w:color w:val="333333"/>
          <w:sz w:val="20"/>
          <w:szCs w:val="20"/>
        </w:rPr>
        <w:t>4</w:t>
      </w:r>
    </w:p>
    <w:p w14:paraId="7CA40FC6" w14:textId="77777777" w:rsidR="007C72BA" w:rsidRDefault="007C72BA" w:rsidP="007C72BA">
      <w:pPr>
        <w:ind w:leftChars="400" w:left="840"/>
        <w:rPr>
          <w:sz w:val="24"/>
        </w:rPr>
      </w:pPr>
      <w:r>
        <w:rPr>
          <w:sz w:val="24"/>
        </w:rPr>
        <w:t>89</w:t>
      </w:r>
    </w:p>
    <w:p w14:paraId="3CFE249A" w14:textId="77777777" w:rsidR="007C72BA" w:rsidRPr="00EB04F7" w:rsidRDefault="007C72BA" w:rsidP="007C72BA">
      <w:pPr>
        <w:ind w:leftChars="400" w:left="840"/>
        <w:rPr>
          <w:sz w:val="24"/>
        </w:rPr>
      </w:pPr>
      <w:r>
        <w:rPr>
          <w:rFonts w:hint="eastAsia"/>
          <w:sz w:val="24"/>
        </w:rPr>
        <w:t>0</w:t>
      </w:r>
    </w:p>
    <w:p w14:paraId="7CCF0394" w14:textId="77777777" w:rsidR="007C72BA" w:rsidRPr="00885843" w:rsidRDefault="007C72BA" w:rsidP="007C72BA">
      <w:pPr>
        <w:ind w:firstLineChars="100" w:firstLine="240"/>
        <w:rPr>
          <w:sz w:val="24"/>
        </w:rPr>
      </w:pPr>
      <w:r w:rsidRPr="00885843">
        <w:rPr>
          <w:sz w:val="24"/>
        </w:rPr>
        <w:t>（</w:t>
      </w:r>
      <w:r w:rsidRPr="00885843">
        <w:rPr>
          <w:sz w:val="24"/>
        </w:rPr>
        <w:t>b</w:t>
      </w:r>
      <w:r w:rsidRPr="00885843">
        <w:rPr>
          <w:sz w:val="24"/>
        </w:rPr>
        <w:t>）</w:t>
      </w:r>
      <w:r w:rsidRPr="00885843">
        <w:rPr>
          <w:sz w:val="24"/>
        </w:rPr>
        <w:t xml:space="preserve"> </w:t>
      </w:r>
      <w:r w:rsidRPr="00885843">
        <w:rPr>
          <w:rFonts w:hAnsi="宋体"/>
          <w:sz w:val="24"/>
        </w:rPr>
        <w:t>对应测试数据的运行结果截图</w:t>
      </w:r>
    </w:p>
    <w:p w14:paraId="2CC94A97" w14:textId="77777777" w:rsidR="007C72BA" w:rsidRDefault="007C72BA" w:rsidP="007C72BA">
      <w:pPr>
        <w:jc w:val="center"/>
      </w:pPr>
      <w:r>
        <w:rPr>
          <w:noProof/>
        </w:rPr>
        <w:drawing>
          <wp:inline distT="0" distB="0" distL="0" distR="0" wp14:anchorId="64665AD5" wp14:editId="45B778DE">
            <wp:extent cx="5274310" cy="3116580"/>
            <wp:effectExtent l="0" t="0" r="2540" b="762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3116580"/>
                    </a:xfrm>
                    <a:prstGeom prst="rect">
                      <a:avLst/>
                    </a:prstGeom>
                  </pic:spPr>
                </pic:pic>
              </a:graphicData>
            </a:graphic>
          </wp:inline>
        </w:drawing>
      </w:r>
    </w:p>
    <w:p w14:paraId="413F4637" w14:textId="77777777" w:rsidR="007C72BA" w:rsidRPr="00885843" w:rsidRDefault="007C72BA" w:rsidP="007C72BA">
      <w:pPr>
        <w:jc w:val="center"/>
      </w:pPr>
    </w:p>
    <w:p w14:paraId="33759122" w14:textId="77777777" w:rsidR="007C72BA" w:rsidRPr="00885843" w:rsidRDefault="007C72BA" w:rsidP="007C72BA">
      <w:pPr>
        <w:jc w:val="center"/>
        <w:rPr>
          <w:rFonts w:eastAsia="黑体"/>
          <w:sz w:val="24"/>
        </w:rPr>
      </w:pPr>
      <w:r w:rsidRPr="00885843">
        <w:rPr>
          <w:rFonts w:eastAsia="黑体"/>
          <w:sz w:val="24"/>
        </w:rPr>
        <w:t>图</w:t>
      </w:r>
      <w:r>
        <w:rPr>
          <w:rFonts w:eastAsia="黑体"/>
          <w:sz w:val="24"/>
        </w:rPr>
        <w:t>5</w:t>
      </w:r>
      <w:r w:rsidRPr="00885843">
        <w:rPr>
          <w:rFonts w:eastAsia="黑体"/>
          <w:sz w:val="24"/>
        </w:rPr>
        <w:t>-</w:t>
      </w:r>
      <w:r>
        <w:rPr>
          <w:rFonts w:eastAsia="黑体"/>
          <w:sz w:val="24"/>
        </w:rPr>
        <w:t>3</w:t>
      </w:r>
      <w:r w:rsidRPr="00885843">
        <w:rPr>
          <w:rFonts w:eastAsia="黑体"/>
          <w:sz w:val="24"/>
        </w:rPr>
        <w:t xml:space="preserve"> </w:t>
      </w:r>
      <w:r w:rsidRPr="00885843">
        <w:rPr>
          <w:rFonts w:eastAsia="黑体"/>
          <w:sz w:val="24"/>
        </w:rPr>
        <w:t>编程题</w:t>
      </w:r>
      <w:r>
        <w:rPr>
          <w:rFonts w:eastAsia="黑体"/>
          <w:sz w:val="24"/>
        </w:rPr>
        <w:t>2</w:t>
      </w:r>
      <w:r w:rsidRPr="00885843">
        <w:rPr>
          <w:rFonts w:eastAsia="黑体"/>
          <w:sz w:val="24"/>
        </w:rPr>
        <w:t>的测试运行结果</w:t>
      </w:r>
    </w:p>
    <w:p w14:paraId="404DA76F" w14:textId="77777777" w:rsidR="007C72BA" w:rsidRDefault="007C72BA" w:rsidP="007C72BA">
      <w:pPr>
        <w:snapToGrid w:val="0"/>
        <w:spacing w:line="360" w:lineRule="auto"/>
        <w:rPr>
          <w:sz w:val="24"/>
        </w:rPr>
      </w:pPr>
    </w:p>
    <w:p w14:paraId="7E1D1E3E" w14:textId="77777777" w:rsidR="007C72BA" w:rsidRDefault="007C72BA" w:rsidP="007C72BA">
      <w:pPr>
        <w:snapToGrid w:val="0"/>
        <w:spacing w:line="360" w:lineRule="auto"/>
        <w:rPr>
          <w:sz w:val="24"/>
        </w:rPr>
      </w:pPr>
      <w:r w:rsidRPr="002E5FBA">
        <w:rPr>
          <w:sz w:val="24"/>
        </w:rPr>
        <w:t>（</w:t>
      </w:r>
      <w:r>
        <w:rPr>
          <w:sz w:val="24"/>
        </w:rPr>
        <w:t>3</w:t>
      </w:r>
      <w:r w:rsidRPr="002E5FBA">
        <w:rPr>
          <w:sz w:val="24"/>
        </w:rPr>
        <w:t>）</w:t>
      </w:r>
      <w:r w:rsidRPr="00DB3203">
        <w:rPr>
          <w:rFonts w:hint="eastAsia"/>
          <w:sz w:val="24"/>
        </w:rPr>
        <w:t xml:space="preserve">  </w:t>
      </w:r>
      <w:r w:rsidRPr="00F65680">
        <w:rPr>
          <w:rFonts w:hint="eastAsia"/>
          <w:sz w:val="24"/>
        </w:rPr>
        <w:t>求解</w:t>
      </w:r>
      <w:r w:rsidRPr="00F65680">
        <w:rPr>
          <w:rFonts w:hint="eastAsia"/>
          <w:sz w:val="24"/>
        </w:rPr>
        <w:t>N</w:t>
      </w:r>
      <w:r w:rsidRPr="00F65680">
        <w:rPr>
          <w:rFonts w:hint="eastAsia"/>
          <w:sz w:val="24"/>
        </w:rPr>
        <w:t>皇后问题，即在</w:t>
      </w:r>
      <w:r w:rsidRPr="00F65680">
        <w:rPr>
          <w:rFonts w:hint="eastAsia"/>
          <w:sz w:val="24"/>
        </w:rPr>
        <w:t>N</w:t>
      </w:r>
      <w:r w:rsidRPr="00F65680">
        <w:rPr>
          <w:rFonts w:hint="eastAsia"/>
          <w:sz w:val="24"/>
        </w:rPr>
        <w:t>×</w:t>
      </w:r>
      <w:r w:rsidRPr="00F65680">
        <w:rPr>
          <w:rFonts w:hint="eastAsia"/>
          <w:sz w:val="24"/>
        </w:rPr>
        <w:t>N</w:t>
      </w:r>
      <w:r w:rsidRPr="00F65680">
        <w:rPr>
          <w:rFonts w:hint="eastAsia"/>
          <w:sz w:val="24"/>
        </w:rPr>
        <w:t>的棋盘上摆放</w:t>
      </w:r>
      <w:r w:rsidRPr="00F65680">
        <w:rPr>
          <w:rFonts w:hint="eastAsia"/>
          <w:sz w:val="24"/>
        </w:rPr>
        <w:t>N</w:t>
      </w:r>
      <w:proofErr w:type="gramStart"/>
      <w:r w:rsidRPr="00F65680">
        <w:rPr>
          <w:rFonts w:hint="eastAsia"/>
          <w:sz w:val="24"/>
        </w:rPr>
        <w:t>个</w:t>
      </w:r>
      <w:proofErr w:type="gramEnd"/>
      <w:r w:rsidRPr="00F65680">
        <w:rPr>
          <w:rFonts w:hint="eastAsia"/>
          <w:sz w:val="24"/>
        </w:rPr>
        <w:t>皇后，要求任意两个皇后不能在同一行、同一列、同一对角线上。输入棋盘的大小</w:t>
      </w:r>
      <w:r w:rsidRPr="00F65680">
        <w:rPr>
          <w:rFonts w:hint="eastAsia"/>
          <w:sz w:val="24"/>
        </w:rPr>
        <w:t>N</w:t>
      </w:r>
      <w:r w:rsidRPr="00F65680">
        <w:rPr>
          <w:rFonts w:hint="eastAsia"/>
          <w:sz w:val="24"/>
        </w:rPr>
        <w:t>（</w:t>
      </w:r>
      <w:proofErr w:type="spellStart"/>
      <w:r w:rsidRPr="00F65680">
        <w:rPr>
          <w:rFonts w:hint="eastAsia"/>
          <w:sz w:val="24"/>
        </w:rPr>
        <w:t>N</w:t>
      </w:r>
      <w:proofErr w:type="spellEnd"/>
      <w:r w:rsidRPr="00F65680">
        <w:rPr>
          <w:rFonts w:hint="eastAsia"/>
          <w:sz w:val="24"/>
        </w:rPr>
        <w:t>取值</w:t>
      </w:r>
      <w:r w:rsidRPr="00F65680">
        <w:rPr>
          <w:rFonts w:hint="eastAsia"/>
          <w:sz w:val="24"/>
        </w:rPr>
        <w:t>1-10</w:t>
      </w:r>
      <w:r w:rsidRPr="00F65680">
        <w:rPr>
          <w:rFonts w:hint="eastAsia"/>
          <w:sz w:val="24"/>
        </w:rPr>
        <w:t>），如果能满足摆放要求，则输出所有可能的摆放法的数量，否则输出“无解。”</w:t>
      </w:r>
    </w:p>
    <w:p w14:paraId="3E1E3752" w14:textId="77777777" w:rsidR="007C72BA" w:rsidRPr="008E2B3F" w:rsidRDefault="007C72BA" w:rsidP="007C72BA">
      <w:pPr>
        <w:snapToGrid w:val="0"/>
        <w:spacing w:line="360" w:lineRule="auto"/>
        <w:rPr>
          <w:b/>
          <w:bCs/>
          <w:sz w:val="24"/>
        </w:rPr>
      </w:pPr>
      <w:r w:rsidRPr="008E2B3F">
        <w:rPr>
          <w:b/>
          <w:bCs/>
          <w:sz w:val="24"/>
        </w:rPr>
        <w:t>解答：</w:t>
      </w:r>
    </w:p>
    <w:p w14:paraId="283D15F0" w14:textId="77777777" w:rsidR="007C72BA" w:rsidRPr="00E87C57" w:rsidRDefault="007C72BA" w:rsidP="007C72BA">
      <w:pPr>
        <w:pStyle w:val="af6"/>
        <w:numPr>
          <w:ilvl w:val="0"/>
          <w:numId w:val="4"/>
        </w:numPr>
        <w:snapToGrid w:val="0"/>
        <w:spacing w:line="300" w:lineRule="auto"/>
        <w:ind w:firstLineChars="0"/>
        <w:rPr>
          <w:sz w:val="24"/>
        </w:rPr>
      </w:pPr>
      <w:r w:rsidRPr="00423FA7">
        <w:rPr>
          <w:sz w:val="24"/>
        </w:rPr>
        <w:t>解题思路：</w:t>
      </w:r>
    </w:p>
    <w:p w14:paraId="4A7F6729" w14:textId="77777777" w:rsidR="007C72BA" w:rsidRPr="007F2F9D" w:rsidRDefault="007C72BA" w:rsidP="007C72BA">
      <w:pPr>
        <w:snapToGrid w:val="0"/>
        <w:spacing w:line="300" w:lineRule="auto"/>
        <w:ind w:left="420" w:firstLine="420"/>
        <w:rPr>
          <w:sz w:val="24"/>
        </w:rPr>
      </w:pPr>
      <w:r>
        <w:rPr>
          <w:rFonts w:hint="eastAsia"/>
          <w:sz w:val="24"/>
        </w:rPr>
        <w:t>用回溯法</w:t>
      </w:r>
      <w:r w:rsidRPr="007F2F9D">
        <w:rPr>
          <w:rFonts w:hint="eastAsia"/>
          <w:sz w:val="24"/>
        </w:rPr>
        <w:t>在递归</w:t>
      </w:r>
      <w:proofErr w:type="gramStart"/>
      <w:r w:rsidRPr="007F2F9D">
        <w:rPr>
          <w:rFonts w:hint="eastAsia"/>
          <w:sz w:val="24"/>
        </w:rPr>
        <w:t>时判断</w:t>
      </w:r>
      <w:proofErr w:type="gramEnd"/>
      <w:r w:rsidRPr="007F2F9D">
        <w:rPr>
          <w:rFonts w:hint="eastAsia"/>
          <w:sz w:val="24"/>
        </w:rPr>
        <w:t>是否满足条件，如果不满足，则不用递归下去，</w:t>
      </w:r>
      <w:r w:rsidRPr="007F2F9D">
        <w:rPr>
          <w:rFonts w:hint="eastAsia"/>
          <w:sz w:val="24"/>
        </w:rPr>
        <w:lastRenderedPageBreak/>
        <w:t>返回上一层进行处理。递归</w:t>
      </w:r>
      <w:proofErr w:type="gramStart"/>
      <w:r w:rsidRPr="007F2F9D">
        <w:rPr>
          <w:rFonts w:hint="eastAsia"/>
          <w:sz w:val="24"/>
        </w:rPr>
        <w:t>时判断</w:t>
      </w:r>
      <w:proofErr w:type="gramEnd"/>
      <w:r w:rsidRPr="007F2F9D">
        <w:rPr>
          <w:rFonts w:hint="eastAsia"/>
          <w:sz w:val="24"/>
        </w:rPr>
        <w:t>当前的皇后是否和前面的皇后在一条对角线上，如果在一条直线上，就不需要递归下去了，返回上一层；如果不在，就继续递归，下一个继续进行判断，直到满足条件为止。</w:t>
      </w:r>
    </w:p>
    <w:p w14:paraId="14A57AF8" w14:textId="77777777" w:rsidR="007C72BA" w:rsidRPr="008E2B3F" w:rsidRDefault="007C72BA" w:rsidP="007C72BA">
      <w:pPr>
        <w:snapToGrid w:val="0"/>
        <w:spacing w:line="300" w:lineRule="auto"/>
        <w:rPr>
          <w:sz w:val="24"/>
        </w:rPr>
      </w:pPr>
      <w:r w:rsidRPr="008E2B3F">
        <w:rPr>
          <w:sz w:val="24"/>
        </w:rPr>
        <w:t xml:space="preserve">  2</w:t>
      </w:r>
      <w:r w:rsidRPr="008E2B3F">
        <w:rPr>
          <w:sz w:val="24"/>
        </w:rPr>
        <w:t>）程序清单</w:t>
      </w:r>
    </w:p>
    <w:p w14:paraId="2B6B453A" w14:textId="77777777" w:rsidR="007C72BA" w:rsidRPr="00353848" w:rsidRDefault="007C72BA" w:rsidP="007C72BA">
      <w:pPr>
        <w:snapToGrid w:val="0"/>
        <w:rPr>
          <w:sz w:val="24"/>
        </w:rPr>
      </w:pPr>
      <w:r w:rsidRPr="00353848">
        <w:rPr>
          <w:sz w:val="24"/>
        </w:rPr>
        <w:t>#include &lt;</w:t>
      </w:r>
      <w:proofErr w:type="spellStart"/>
      <w:r w:rsidRPr="00353848">
        <w:rPr>
          <w:sz w:val="24"/>
        </w:rPr>
        <w:t>stdio.h</w:t>
      </w:r>
      <w:proofErr w:type="spellEnd"/>
      <w:r w:rsidRPr="00353848">
        <w:rPr>
          <w:sz w:val="24"/>
        </w:rPr>
        <w:t>&gt;</w:t>
      </w:r>
    </w:p>
    <w:p w14:paraId="4D4B8056" w14:textId="77777777" w:rsidR="007C72BA" w:rsidRPr="00353848" w:rsidRDefault="007C72BA" w:rsidP="007C72BA">
      <w:pPr>
        <w:snapToGrid w:val="0"/>
        <w:rPr>
          <w:sz w:val="24"/>
        </w:rPr>
      </w:pPr>
      <w:r w:rsidRPr="00353848">
        <w:rPr>
          <w:sz w:val="24"/>
        </w:rPr>
        <w:t xml:space="preserve">int N, tot, </w:t>
      </w:r>
      <w:proofErr w:type="gramStart"/>
      <w:r w:rsidRPr="00353848">
        <w:rPr>
          <w:sz w:val="24"/>
        </w:rPr>
        <w:t>row[</w:t>
      </w:r>
      <w:proofErr w:type="gramEnd"/>
      <w:r w:rsidRPr="00353848">
        <w:rPr>
          <w:sz w:val="24"/>
        </w:rPr>
        <w:t>100], lex[100], rex[100];</w:t>
      </w:r>
    </w:p>
    <w:p w14:paraId="64873AE8" w14:textId="77777777" w:rsidR="007C72BA" w:rsidRPr="00353848" w:rsidRDefault="007C72BA" w:rsidP="007C72BA">
      <w:pPr>
        <w:snapToGrid w:val="0"/>
        <w:rPr>
          <w:sz w:val="24"/>
        </w:rPr>
      </w:pPr>
      <w:r w:rsidRPr="00353848">
        <w:rPr>
          <w:sz w:val="24"/>
        </w:rPr>
        <w:t xml:space="preserve">int </w:t>
      </w:r>
      <w:proofErr w:type="spellStart"/>
      <w:proofErr w:type="gramStart"/>
      <w:r w:rsidRPr="00353848">
        <w:rPr>
          <w:sz w:val="24"/>
        </w:rPr>
        <w:t>maplex</w:t>
      </w:r>
      <w:proofErr w:type="spellEnd"/>
      <w:r w:rsidRPr="00353848">
        <w:rPr>
          <w:sz w:val="24"/>
        </w:rPr>
        <w:t>[</w:t>
      </w:r>
      <w:proofErr w:type="gramEnd"/>
      <w:r w:rsidRPr="00353848">
        <w:rPr>
          <w:sz w:val="24"/>
        </w:rPr>
        <w:t xml:space="preserve">100][100], </w:t>
      </w:r>
      <w:proofErr w:type="spellStart"/>
      <w:r w:rsidRPr="00353848">
        <w:rPr>
          <w:sz w:val="24"/>
        </w:rPr>
        <w:t>maprex</w:t>
      </w:r>
      <w:proofErr w:type="spellEnd"/>
      <w:r w:rsidRPr="00353848">
        <w:rPr>
          <w:sz w:val="24"/>
        </w:rPr>
        <w:t>[100][100];</w:t>
      </w:r>
    </w:p>
    <w:p w14:paraId="32EBC40D" w14:textId="77777777" w:rsidR="007C72BA" w:rsidRPr="00353848" w:rsidRDefault="007C72BA" w:rsidP="007C72BA">
      <w:pPr>
        <w:snapToGrid w:val="0"/>
        <w:rPr>
          <w:sz w:val="24"/>
        </w:rPr>
      </w:pPr>
      <w:r w:rsidRPr="00353848">
        <w:rPr>
          <w:sz w:val="24"/>
        </w:rPr>
        <w:t>void pre () {</w:t>
      </w:r>
    </w:p>
    <w:p w14:paraId="19CD0489" w14:textId="77777777" w:rsidR="007C72BA" w:rsidRPr="00353848" w:rsidRDefault="007C72BA" w:rsidP="007C72BA">
      <w:pPr>
        <w:snapToGrid w:val="0"/>
        <w:rPr>
          <w:sz w:val="24"/>
        </w:rPr>
      </w:pPr>
      <w:r w:rsidRPr="00353848">
        <w:rPr>
          <w:sz w:val="24"/>
        </w:rPr>
        <w:tab/>
        <w:t>int count = 0;</w:t>
      </w:r>
    </w:p>
    <w:p w14:paraId="6933BF21" w14:textId="77777777" w:rsidR="007C72BA" w:rsidRPr="00353848" w:rsidRDefault="007C72BA" w:rsidP="007C72BA">
      <w:pPr>
        <w:snapToGrid w:val="0"/>
        <w:rPr>
          <w:sz w:val="24"/>
        </w:rPr>
      </w:pPr>
      <w:r w:rsidRPr="00353848">
        <w:rPr>
          <w:sz w:val="24"/>
        </w:rPr>
        <w:tab/>
      </w:r>
      <w:proofErr w:type="gramStart"/>
      <w:r w:rsidRPr="00353848">
        <w:rPr>
          <w:sz w:val="24"/>
        </w:rPr>
        <w:t>for(</w:t>
      </w:r>
      <w:proofErr w:type="gramEnd"/>
      <w:r w:rsidRPr="00353848">
        <w:rPr>
          <w:sz w:val="24"/>
        </w:rPr>
        <w:t xml:space="preserve">int </w:t>
      </w:r>
      <w:proofErr w:type="spellStart"/>
      <w:r w:rsidRPr="00353848">
        <w:rPr>
          <w:sz w:val="24"/>
        </w:rPr>
        <w:t>i</w:t>
      </w:r>
      <w:proofErr w:type="spellEnd"/>
      <w:r w:rsidRPr="00353848">
        <w:rPr>
          <w:sz w:val="24"/>
        </w:rPr>
        <w:t xml:space="preserve"> = 1; </w:t>
      </w:r>
      <w:proofErr w:type="spellStart"/>
      <w:r w:rsidRPr="00353848">
        <w:rPr>
          <w:sz w:val="24"/>
        </w:rPr>
        <w:t>i</w:t>
      </w:r>
      <w:proofErr w:type="spellEnd"/>
      <w:r w:rsidRPr="00353848">
        <w:rPr>
          <w:sz w:val="24"/>
        </w:rPr>
        <w:t xml:space="preserve"> &lt;= N; </w:t>
      </w:r>
      <w:proofErr w:type="spellStart"/>
      <w:r w:rsidRPr="00353848">
        <w:rPr>
          <w:sz w:val="24"/>
        </w:rPr>
        <w:t>i</w:t>
      </w:r>
      <w:proofErr w:type="spellEnd"/>
      <w:r w:rsidRPr="00353848">
        <w:rPr>
          <w:sz w:val="24"/>
        </w:rPr>
        <w:t>++) {</w:t>
      </w:r>
    </w:p>
    <w:p w14:paraId="01383A25" w14:textId="77777777" w:rsidR="007C72BA" w:rsidRPr="00353848" w:rsidRDefault="007C72BA" w:rsidP="007C72BA">
      <w:pPr>
        <w:snapToGrid w:val="0"/>
        <w:rPr>
          <w:sz w:val="24"/>
        </w:rPr>
      </w:pPr>
      <w:r w:rsidRPr="00353848">
        <w:rPr>
          <w:sz w:val="24"/>
        </w:rPr>
        <w:tab/>
      </w:r>
      <w:r w:rsidRPr="00353848">
        <w:rPr>
          <w:sz w:val="24"/>
        </w:rPr>
        <w:tab/>
        <w:t>count ++;</w:t>
      </w:r>
    </w:p>
    <w:p w14:paraId="651B5928" w14:textId="77777777" w:rsidR="007C72BA" w:rsidRPr="00353848" w:rsidRDefault="007C72BA" w:rsidP="007C72BA">
      <w:pPr>
        <w:snapToGrid w:val="0"/>
        <w:rPr>
          <w:sz w:val="24"/>
        </w:rPr>
      </w:pPr>
      <w:r w:rsidRPr="00353848">
        <w:rPr>
          <w:sz w:val="24"/>
        </w:rPr>
        <w:tab/>
      </w:r>
      <w:r w:rsidRPr="00353848">
        <w:rPr>
          <w:sz w:val="24"/>
        </w:rPr>
        <w:tab/>
      </w:r>
      <w:proofErr w:type="gramStart"/>
      <w:r w:rsidRPr="00353848">
        <w:rPr>
          <w:sz w:val="24"/>
        </w:rPr>
        <w:t>for(</w:t>
      </w:r>
      <w:proofErr w:type="gramEnd"/>
      <w:r w:rsidRPr="00353848">
        <w:rPr>
          <w:sz w:val="24"/>
        </w:rPr>
        <w:t xml:space="preserve">int j = 1; j &lt;= </w:t>
      </w:r>
      <w:proofErr w:type="spellStart"/>
      <w:r w:rsidRPr="00353848">
        <w:rPr>
          <w:sz w:val="24"/>
        </w:rPr>
        <w:t>i</w:t>
      </w:r>
      <w:proofErr w:type="spellEnd"/>
      <w:r w:rsidRPr="00353848">
        <w:rPr>
          <w:sz w:val="24"/>
        </w:rPr>
        <w:t xml:space="preserve">; </w:t>
      </w:r>
      <w:proofErr w:type="spellStart"/>
      <w:r w:rsidRPr="00353848">
        <w:rPr>
          <w:sz w:val="24"/>
        </w:rPr>
        <w:t>j++</w:t>
      </w:r>
      <w:proofErr w:type="spellEnd"/>
      <w:r w:rsidRPr="00353848">
        <w:rPr>
          <w:sz w:val="24"/>
        </w:rPr>
        <w:t>)</w:t>
      </w:r>
    </w:p>
    <w:p w14:paraId="65384AD1" w14:textId="77777777" w:rsidR="007C72BA" w:rsidRPr="00353848" w:rsidRDefault="007C72BA" w:rsidP="007C72BA">
      <w:pPr>
        <w:snapToGrid w:val="0"/>
        <w:rPr>
          <w:sz w:val="24"/>
        </w:rPr>
      </w:pPr>
      <w:r w:rsidRPr="00353848">
        <w:rPr>
          <w:sz w:val="24"/>
        </w:rPr>
        <w:tab/>
      </w:r>
      <w:r w:rsidRPr="00353848">
        <w:rPr>
          <w:sz w:val="24"/>
        </w:rPr>
        <w:tab/>
      </w:r>
      <w:r w:rsidRPr="00353848">
        <w:rPr>
          <w:sz w:val="24"/>
        </w:rPr>
        <w:tab/>
      </w:r>
      <w:proofErr w:type="spellStart"/>
      <w:r w:rsidRPr="00353848">
        <w:rPr>
          <w:sz w:val="24"/>
        </w:rPr>
        <w:t>maplex</w:t>
      </w:r>
      <w:proofErr w:type="spellEnd"/>
      <w:r w:rsidRPr="00353848">
        <w:rPr>
          <w:sz w:val="24"/>
        </w:rPr>
        <w:t>[j][</w:t>
      </w:r>
      <w:proofErr w:type="spellStart"/>
      <w:r w:rsidRPr="00353848">
        <w:rPr>
          <w:sz w:val="24"/>
        </w:rPr>
        <w:t>N-i+j</w:t>
      </w:r>
      <w:proofErr w:type="spellEnd"/>
      <w:r w:rsidRPr="00353848">
        <w:rPr>
          <w:sz w:val="24"/>
        </w:rPr>
        <w:t>] = count;</w:t>
      </w:r>
      <w:r w:rsidRPr="00353848">
        <w:rPr>
          <w:sz w:val="24"/>
        </w:rPr>
        <w:tab/>
      </w:r>
    </w:p>
    <w:p w14:paraId="3B9B1FD3" w14:textId="77777777" w:rsidR="007C72BA" w:rsidRPr="00353848" w:rsidRDefault="007C72BA" w:rsidP="007C72BA">
      <w:pPr>
        <w:snapToGrid w:val="0"/>
        <w:rPr>
          <w:sz w:val="24"/>
        </w:rPr>
      </w:pPr>
      <w:r w:rsidRPr="00353848">
        <w:rPr>
          <w:sz w:val="24"/>
        </w:rPr>
        <w:tab/>
        <w:t>}</w:t>
      </w:r>
    </w:p>
    <w:p w14:paraId="4920AAB5" w14:textId="77777777" w:rsidR="007C72BA" w:rsidRPr="00353848" w:rsidRDefault="007C72BA" w:rsidP="007C72BA">
      <w:pPr>
        <w:snapToGrid w:val="0"/>
        <w:rPr>
          <w:sz w:val="24"/>
        </w:rPr>
      </w:pPr>
      <w:r w:rsidRPr="00353848">
        <w:rPr>
          <w:sz w:val="24"/>
        </w:rPr>
        <w:tab/>
      </w:r>
      <w:proofErr w:type="gramStart"/>
      <w:r w:rsidRPr="00353848">
        <w:rPr>
          <w:sz w:val="24"/>
        </w:rPr>
        <w:t>for(</w:t>
      </w:r>
      <w:proofErr w:type="gramEnd"/>
      <w:r w:rsidRPr="00353848">
        <w:rPr>
          <w:sz w:val="24"/>
        </w:rPr>
        <w:t xml:space="preserve">int </w:t>
      </w:r>
      <w:proofErr w:type="spellStart"/>
      <w:r w:rsidRPr="00353848">
        <w:rPr>
          <w:sz w:val="24"/>
        </w:rPr>
        <w:t>i</w:t>
      </w:r>
      <w:proofErr w:type="spellEnd"/>
      <w:r w:rsidRPr="00353848">
        <w:rPr>
          <w:sz w:val="24"/>
        </w:rPr>
        <w:t xml:space="preserve"> = 2; </w:t>
      </w:r>
      <w:proofErr w:type="spellStart"/>
      <w:r w:rsidRPr="00353848">
        <w:rPr>
          <w:sz w:val="24"/>
        </w:rPr>
        <w:t>i</w:t>
      </w:r>
      <w:proofErr w:type="spellEnd"/>
      <w:r w:rsidRPr="00353848">
        <w:rPr>
          <w:sz w:val="24"/>
        </w:rPr>
        <w:t xml:space="preserve"> &lt;= N; </w:t>
      </w:r>
      <w:proofErr w:type="spellStart"/>
      <w:r w:rsidRPr="00353848">
        <w:rPr>
          <w:sz w:val="24"/>
        </w:rPr>
        <w:t>i</w:t>
      </w:r>
      <w:proofErr w:type="spellEnd"/>
      <w:r w:rsidRPr="00353848">
        <w:rPr>
          <w:sz w:val="24"/>
        </w:rPr>
        <w:t>++) {</w:t>
      </w:r>
    </w:p>
    <w:p w14:paraId="0541BF6B" w14:textId="77777777" w:rsidR="007C72BA" w:rsidRPr="00353848" w:rsidRDefault="007C72BA" w:rsidP="007C72BA">
      <w:pPr>
        <w:snapToGrid w:val="0"/>
        <w:rPr>
          <w:sz w:val="24"/>
        </w:rPr>
      </w:pPr>
      <w:r w:rsidRPr="00353848">
        <w:rPr>
          <w:sz w:val="24"/>
        </w:rPr>
        <w:tab/>
      </w:r>
      <w:r w:rsidRPr="00353848">
        <w:rPr>
          <w:sz w:val="24"/>
        </w:rPr>
        <w:tab/>
        <w:t>count ++;</w:t>
      </w:r>
    </w:p>
    <w:p w14:paraId="4659214B" w14:textId="77777777" w:rsidR="007C72BA" w:rsidRPr="00353848" w:rsidRDefault="007C72BA" w:rsidP="007C72BA">
      <w:pPr>
        <w:snapToGrid w:val="0"/>
        <w:rPr>
          <w:sz w:val="24"/>
        </w:rPr>
      </w:pPr>
      <w:r w:rsidRPr="00353848">
        <w:rPr>
          <w:sz w:val="24"/>
        </w:rPr>
        <w:tab/>
      </w:r>
      <w:r w:rsidRPr="00353848">
        <w:rPr>
          <w:sz w:val="24"/>
        </w:rPr>
        <w:tab/>
      </w:r>
      <w:proofErr w:type="gramStart"/>
      <w:r w:rsidRPr="00353848">
        <w:rPr>
          <w:sz w:val="24"/>
        </w:rPr>
        <w:t>for(</w:t>
      </w:r>
      <w:proofErr w:type="gramEnd"/>
      <w:r w:rsidRPr="00353848">
        <w:rPr>
          <w:sz w:val="24"/>
        </w:rPr>
        <w:t xml:space="preserve">int j = 1; j &lt;= N - </w:t>
      </w:r>
      <w:proofErr w:type="spellStart"/>
      <w:r w:rsidRPr="00353848">
        <w:rPr>
          <w:sz w:val="24"/>
        </w:rPr>
        <w:t>i</w:t>
      </w:r>
      <w:proofErr w:type="spellEnd"/>
      <w:r w:rsidRPr="00353848">
        <w:rPr>
          <w:sz w:val="24"/>
        </w:rPr>
        <w:t xml:space="preserve"> + 1; </w:t>
      </w:r>
      <w:proofErr w:type="spellStart"/>
      <w:r w:rsidRPr="00353848">
        <w:rPr>
          <w:sz w:val="24"/>
        </w:rPr>
        <w:t>j++</w:t>
      </w:r>
      <w:proofErr w:type="spellEnd"/>
      <w:r w:rsidRPr="00353848">
        <w:rPr>
          <w:sz w:val="24"/>
        </w:rPr>
        <w:t>)</w:t>
      </w:r>
    </w:p>
    <w:p w14:paraId="645F27A4" w14:textId="77777777" w:rsidR="007C72BA" w:rsidRPr="00353848" w:rsidRDefault="007C72BA" w:rsidP="007C72BA">
      <w:pPr>
        <w:snapToGrid w:val="0"/>
        <w:rPr>
          <w:sz w:val="24"/>
        </w:rPr>
      </w:pPr>
      <w:r w:rsidRPr="00353848">
        <w:rPr>
          <w:sz w:val="24"/>
        </w:rPr>
        <w:tab/>
      </w:r>
      <w:r w:rsidRPr="00353848">
        <w:rPr>
          <w:sz w:val="24"/>
        </w:rPr>
        <w:tab/>
      </w:r>
      <w:r w:rsidRPr="00353848">
        <w:rPr>
          <w:sz w:val="24"/>
        </w:rPr>
        <w:tab/>
      </w:r>
      <w:proofErr w:type="spellStart"/>
      <w:r w:rsidRPr="00353848">
        <w:rPr>
          <w:sz w:val="24"/>
        </w:rPr>
        <w:t>maplex</w:t>
      </w:r>
      <w:proofErr w:type="spellEnd"/>
      <w:r w:rsidRPr="00353848">
        <w:rPr>
          <w:sz w:val="24"/>
        </w:rPr>
        <w:t>[i+j-</w:t>
      </w:r>
      <w:proofErr w:type="gramStart"/>
      <w:r w:rsidRPr="00353848">
        <w:rPr>
          <w:sz w:val="24"/>
        </w:rPr>
        <w:t>1][</w:t>
      </w:r>
      <w:proofErr w:type="gramEnd"/>
      <w:r w:rsidRPr="00353848">
        <w:rPr>
          <w:sz w:val="24"/>
        </w:rPr>
        <w:t>j] = count;</w:t>
      </w:r>
    </w:p>
    <w:p w14:paraId="31809FE9" w14:textId="77777777" w:rsidR="007C72BA" w:rsidRPr="00353848" w:rsidRDefault="007C72BA" w:rsidP="007C72BA">
      <w:pPr>
        <w:snapToGrid w:val="0"/>
        <w:rPr>
          <w:sz w:val="24"/>
        </w:rPr>
      </w:pPr>
      <w:r w:rsidRPr="00353848">
        <w:rPr>
          <w:sz w:val="24"/>
        </w:rPr>
        <w:tab/>
        <w:t>}</w:t>
      </w:r>
    </w:p>
    <w:p w14:paraId="2E83859D" w14:textId="77777777" w:rsidR="007C72BA" w:rsidRPr="00353848" w:rsidRDefault="007C72BA" w:rsidP="007C72BA">
      <w:pPr>
        <w:snapToGrid w:val="0"/>
        <w:rPr>
          <w:sz w:val="24"/>
        </w:rPr>
      </w:pPr>
      <w:r w:rsidRPr="00353848">
        <w:rPr>
          <w:sz w:val="24"/>
        </w:rPr>
        <w:tab/>
      </w:r>
      <w:proofErr w:type="gramStart"/>
      <w:r w:rsidRPr="00353848">
        <w:rPr>
          <w:sz w:val="24"/>
        </w:rPr>
        <w:t>for(</w:t>
      </w:r>
      <w:proofErr w:type="gramEnd"/>
      <w:r w:rsidRPr="00353848">
        <w:rPr>
          <w:sz w:val="24"/>
        </w:rPr>
        <w:t xml:space="preserve">int </w:t>
      </w:r>
      <w:proofErr w:type="spellStart"/>
      <w:r w:rsidRPr="00353848">
        <w:rPr>
          <w:sz w:val="24"/>
        </w:rPr>
        <w:t>i</w:t>
      </w:r>
      <w:proofErr w:type="spellEnd"/>
      <w:r w:rsidRPr="00353848">
        <w:rPr>
          <w:sz w:val="24"/>
        </w:rPr>
        <w:t xml:space="preserve"> = 1; </w:t>
      </w:r>
      <w:proofErr w:type="spellStart"/>
      <w:r w:rsidRPr="00353848">
        <w:rPr>
          <w:sz w:val="24"/>
        </w:rPr>
        <w:t>i</w:t>
      </w:r>
      <w:proofErr w:type="spellEnd"/>
      <w:r w:rsidRPr="00353848">
        <w:rPr>
          <w:sz w:val="24"/>
        </w:rPr>
        <w:t xml:space="preserve"> &lt;= N; </w:t>
      </w:r>
      <w:proofErr w:type="spellStart"/>
      <w:r w:rsidRPr="00353848">
        <w:rPr>
          <w:sz w:val="24"/>
        </w:rPr>
        <w:t>i</w:t>
      </w:r>
      <w:proofErr w:type="spellEnd"/>
      <w:r w:rsidRPr="00353848">
        <w:rPr>
          <w:sz w:val="24"/>
        </w:rPr>
        <w:t xml:space="preserve">++) </w:t>
      </w:r>
    </w:p>
    <w:p w14:paraId="06A994F5" w14:textId="77777777" w:rsidR="007C72BA" w:rsidRPr="00353848" w:rsidRDefault="007C72BA" w:rsidP="007C72BA">
      <w:pPr>
        <w:snapToGrid w:val="0"/>
        <w:rPr>
          <w:sz w:val="24"/>
        </w:rPr>
      </w:pPr>
      <w:r w:rsidRPr="00353848">
        <w:rPr>
          <w:sz w:val="24"/>
        </w:rPr>
        <w:tab/>
      </w:r>
      <w:r w:rsidRPr="00353848">
        <w:rPr>
          <w:sz w:val="24"/>
        </w:rPr>
        <w:tab/>
      </w:r>
      <w:proofErr w:type="gramStart"/>
      <w:r w:rsidRPr="00353848">
        <w:rPr>
          <w:sz w:val="24"/>
        </w:rPr>
        <w:t>for(</w:t>
      </w:r>
      <w:proofErr w:type="gramEnd"/>
      <w:r w:rsidRPr="00353848">
        <w:rPr>
          <w:sz w:val="24"/>
        </w:rPr>
        <w:t xml:space="preserve">int j = 1; j &lt;= N; </w:t>
      </w:r>
      <w:proofErr w:type="spellStart"/>
      <w:r w:rsidRPr="00353848">
        <w:rPr>
          <w:sz w:val="24"/>
        </w:rPr>
        <w:t>j++</w:t>
      </w:r>
      <w:proofErr w:type="spellEnd"/>
      <w:r w:rsidRPr="00353848">
        <w:rPr>
          <w:sz w:val="24"/>
        </w:rPr>
        <w:t>)</w:t>
      </w:r>
    </w:p>
    <w:p w14:paraId="32C421F8" w14:textId="77777777" w:rsidR="007C72BA" w:rsidRPr="00353848" w:rsidRDefault="007C72BA" w:rsidP="007C72BA">
      <w:pPr>
        <w:snapToGrid w:val="0"/>
        <w:rPr>
          <w:sz w:val="24"/>
        </w:rPr>
      </w:pPr>
      <w:r w:rsidRPr="00353848">
        <w:rPr>
          <w:sz w:val="24"/>
        </w:rPr>
        <w:tab/>
      </w:r>
      <w:r w:rsidRPr="00353848">
        <w:rPr>
          <w:sz w:val="24"/>
        </w:rPr>
        <w:tab/>
      </w:r>
      <w:r w:rsidRPr="00353848">
        <w:rPr>
          <w:sz w:val="24"/>
        </w:rPr>
        <w:tab/>
      </w:r>
      <w:proofErr w:type="spellStart"/>
      <w:r w:rsidRPr="00353848">
        <w:rPr>
          <w:sz w:val="24"/>
        </w:rPr>
        <w:t>maprex</w:t>
      </w:r>
      <w:proofErr w:type="spellEnd"/>
      <w:r w:rsidRPr="00353848">
        <w:rPr>
          <w:sz w:val="24"/>
        </w:rPr>
        <w:t>[</w:t>
      </w:r>
      <w:proofErr w:type="spellStart"/>
      <w:r w:rsidRPr="00353848">
        <w:rPr>
          <w:sz w:val="24"/>
        </w:rPr>
        <w:t>i</w:t>
      </w:r>
      <w:proofErr w:type="spellEnd"/>
      <w:r w:rsidRPr="00353848">
        <w:rPr>
          <w:sz w:val="24"/>
        </w:rPr>
        <w:t xml:space="preserve">][j] = </w:t>
      </w:r>
      <w:proofErr w:type="spellStart"/>
      <w:r w:rsidRPr="00353848">
        <w:rPr>
          <w:sz w:val="24"/>
        </w:rPr>
        <w:t>maplex</w:t>
      </w:r>
      <w:proofErr w:type="spellEnd"/>
      <w:r w:rsidRPr="00353848">
        <w:rPr>
          <w:sz w:val="24"/>
        </w:rPr>
        <w:t>[</w:t>
      </w:r>
      <w:proofErr w:type="spellStart"/>
      <w:r w:rsidRPr="00353848">
        <w:rPr>
          <w:sz w:val="24"/>
        </w:rPr>
        <w:t>i</w:t>
      </w:r>
      <w:proofErr w:type="spellEnd"/>
      <w:r w:rsidRPr="00353848">
        <w:rPr>
          <w:sz w:val="24"/>
        </w:rPr>
        <w:t>][N-j+1];</w:t>
      </w:r>
    </w:p>
    <w:p w14:paraId="2957EBF4" w14:textId="77777777" w:rsidR="007C72BA" w:rsidRPr="00353848" w:rsidRDefault="007C72BA" w:rsidP="007C72BA">
      <w:pPr>
        <w:snapToGrid w:val="0"/>
        <w:rPr>
          <w:sz w:val="24"/>
        </w:rPr>
      </w:pPr>
      <w:r w:rsidRPr="00353848">
        <w:rPr>
          <w:sz w:val="24"/>
        </w:rPr>
        <w:t>}</w:t>
      </w:r>
    </w:p>
    <w:p w14:paraId="2D03C6B5" w14:textId="77777777" w:rsidR="007C72BA" w:rsidRPr="00353848" w:rsidRDefault="007C72BA" w:rsidP="007C72BA">
      <w:pPr>
        <w:snapToGrid w:val="0"/>
        <w:rPr>
          <w:sz w:val="24"/>
        </w:rPr>
      </w:pPr>
      <w:r w:rsidRPr="00353848">
        <w:rPr>
          <w:sz w:val="24"/>
        </w:rPr>
        <w:t xml:space="preserve">void </w:t>
      </w:r>
      <w:proofErr w:type="spellStart"/>
      <w:r w:rsidRPr="00353848">
        <w:rPr>
          <w:sz w:val="24"/>
        </w:rPr>
        <w:t>dfs</w:t>
      </w:r>
      <w:proofErr w:type="spellEnd"/>
      <w:r w:rsidRPr="00353848">
        <w:rPr>
          <w:sz w:val="24"/>
        </w:rPr>
        <w:t xml:space="preserve"> (int n) {</w:t>
      </w:r>
    </w:p>
    <w:p w14:paraId="04EAEA25" w14:textId="77777777" w:rsidR="007C72BA" w:rsidRPr="00353848" w:rsidRDefault="007C72BA" w:rsidP="007C72BA">
      <w:pPr>
        <w:snapToGrid w:val="0"/>
        <w:rPr>
          <w:sz w:val="24"/>
        </w:rPr>
      </w:pPr>
      <w:r w:rsidRPr="00353848">
        <w:rPr>
          <w:sz w:val="24"/>
        </w:rPr>
        <w:tab/>
      </w:r>
      <w:proofErr w:type="gramStart"/>
      <w:r w:rsidRPr="00353848">
        <w:rPr>
          <w:sz w:val="24"/>
        </w:rPr>
        <w:t>if(</w:t>
      </w:r>
      <w:proofErr w:type="gramEnd"/>
      <w:r w:rsidRPr="00353848">
        <w:rPr>
          <w:sz w:val="24"/>
        </w:rPr>
        <w:t>n == N + 1) {</w:t>
      </w:r>
    </w:p>
    <w:p w14:paraId="43253F7E" w14:textId="77777777" w:rsidR="007C72BA" w:rsidRPr="00353848" w:rsidRDefault="007C72BA" w:rsidP="007C72BA">
      <w:pPr>
        <w:snapToGrid w:val="0"/>
        <w:rPr>
          <w:sz w:val="24"/>
        </w:rPr>
      </w:pPr>
      <w:r w:rsidRPr="00353848">
        <w:rPr>
          <w:sz w:val="24"/>
        </w:rPr>
        <w:tab/>
      </w:r>
      <w:r w:rsidRPr="00353848">
        <w:rPr>
          <w:sz w:val="24"/>
        </w:rPr>
        <w:tab/>
        <w:t>tot ++;</w:t>
      </w:r>
    </w:p>
    <w:p w14:paraId="0701AB81" w14:textId="77777777" w:rsidR="007C72BA" w:rsidRPr="00353848" w:rsidRDefault="007C72BA" w:rsidP="007C72BA">
      <w:pPr>
        <w:snapToGrid w:val="0"/>
        <w:rPr>
          <w:sz w:val="24"/>
        </w:rPr>
      </w:pPr>
      <w:r w:rsidRPr="00353848">
        <w:rPr>
          <w:sz w:val="24"/>
        </w:rPr>
        <w:tab/>
      </w:r>
      <w:r w:rsidRPr="00353848">
        <w:rPr>
          <w:sz w:val="24"/>
        </w:rPr>
        <w:tab/>
      </w:r>
      <w:proofErr w:type="gramStart"/>
      <w:r w:rsidRPr="00353848">
        <w:rPr>
          <w:sz w:val="24"/>
        </w:rPr>
        <w:t>return ;</w:t>
      </w:r>
      <w:proofErr w:type="gramEnd"/>
    </w:p>
    <w:p w14:paraId="661D2876" w14:textId="77777777" w:rsidR="007C72BA" w:rsidRPr="00353848" w:rsidRDefault="007C72BA" w:rsidP="007C72BA">
      <w:pPr>
        <w:snapToGrid w:val="0"/>
        <w:rPr>
          <w:sz w:val="24"/>
        </w:rPr>
      </w:pPr>
      <w:r w:rsidRPr="00353848">
        <w:rPr>
          <w:sz w:val="24"/>
        </w:rPr>
        <w:tab/>
        <w:t>}</w:t>
      </w:r>
    </w:p>
    <w:p w14:paraId="07A62457" w14:textId="77777777" w:rsidR="007C72BA" w:rsidRPr="00353848" w:rsidRDefault="007C72BA" w:rsidP="007C72BA">
      <w:pPr>
        <w:snapToGrid w:val="0"/>
        <w:rPr>
          <w:sz w:val="24"/>
        </w:rPr>
      </w:pPr>
      <w:r w:rsidRPr="00353848">
        <w:rPr>
          <w:sz w:val="24"/>
        </w:rPr>
        <w:tab/>
      </w:r>
      <w:proofErr w:type="gramStart"/>
      <w:r w:rsidRPr="00353848">
        <w:rPr>
          <w:sz w:val="24"/>
        </w:rPr>
        <w:t>for(</w:t>
      </w:r>
      <w:proofErr w:type="gramEnd"/>
      <w:r w:rsidRPr="00353848">
        <w:rPr>
          <w:sz w:val="24"/>
        </w:rPr>
        <w:t>int j = 1; j &lt;= N; j ++) {</w:t>
      </w:r>
    </w:p>
    <w:p w14:paraId="0BCCDF8C" w14:textId="77777777" w:rsidR="007C72BA" w:rsidRPr="00353848" w:rsidRDefault="007C72BA" w:rsidP="007C72BA">
      <w:pPr>
        <w:snapToGrid w:val="0"/>
        <w:rPr>
          <w:sz w:val="24"/>
        </w:rPr>
      </w:pPr>
      <w:r w:rsidRPr="00353848">
        <w:rPr>
          <w:sz w:val="24"/>
        </w:rPr>
        <w:tab/>
      </w:r>
      <w:r w:rsidRPr="00353848">
        <w:rPr>
          <w:sz w:val="24"/>
        </w:rPr>
        <w:tab/>
        <w:t>if(</w:t>
      </w:r>
      <w:proofErr w:type="gramStart"/>
      <w:r w:rsidRPr="00353848">
        <w:rPr>
          <w:sz w:val="24"/>
        </w:rPr>
        <w:t>(!row</w:t>
      </w:r>
      <w:proofErr w:type="gramEnd"/>
      <w:r w:rsidRPr="00353848">
        <w:rPr>
          <w:sz w:val="24"/>
        </w:rPr>
        <w:t>[j]) &amp;&amp; (!lex[</w:t>
      </w:r>
      <w:proofErr w:type="spellStart"/>
      <w:r w:rsidRPr="00353848">
        <w:rPr>
          <w:sz w:val="24"/>
        </w:rPr>
        <w:t>maplex</w:t>
      </w:r>
      <w:proofErr w:type="spellEnd"/>
      <w:r w:rsidRPr="00353848">
        <w:rPr>
          <w:sz w:val="24"/>
        </w:rPr>
        <w:t>[n][j]]) &amp;&amp; (!rex[</w:t>
      </w:r>
      <w:proofErr w:type="spellStart"/>
      <w:r w:rsidRPr="00353848">
        <w:rPr>
          <w:sz w:val="24"/>
        </w:rPr>
        <w:t>maprex</w:t>
      </w:r>
      <w:proofErr w:type="spellEnd"/>
      <w:r w:rsidRPr="00353848">
        <w:rPr>
          <w:sz w:val="24"/>
        </w:rPr>
        <w:t>[n][j]])) {</w:t>
      </w:r>
    </w:p>
    <w:p w14:paraId="4DA8AB57" w14:textId="77777777" w:rsidR="007C72BA" w:rsidRPr="00353848" w:rsidRDefault="007C72BA" w:rsidP="007C72BA">
      <w:pPr>
        <w:snapToGrid w:val="0"/>
        <w:rPr>
          <w:sz w:val="24"/>
        </w:rPr>
      </w:pPr>
      <w:r w:rsidRPr="00353848">
        <w:rPr>
          <w:sz w:val="24"/>
        </w:rPr>
        <w:tab/>
      </w:r>
      <w:r w:rsidRPr="00353848">
        <w:rPr>
          <w:sz w:val="24"/>
        </w:rPr>
        <w:tab/>
      </w:r>
      <w:r w:rsidRPr="00353848">
        <w:rPr>
          <w:sz w:val="24"/>
        </w:rPr>
        <w:tab/>
        <w:t>row[j] = lex[</w:t>
      </w:r>
      <w:proofErr w:type="spellStart"/>
      <w:r w:rsidRPr="00353848">
        <w:rPr>
          <w:sz w:val="24"/>
        </w:rPr>
        <w:t>maplex</w:t>
      </w:r>
      <w:proofErr w:type="spellEnd"/>
      <w:r w:rsidRPr="00353848">
        <w:rPr>
          <w:sz w:val="24"/>
        </w:rPr>
        <w:t>[n][j]] = rex[</w:t>
      </w:r>
      <w:proofErr w:type="spellStart"/>
      <w:r w:rsidRPr="00353848">
        <w:rPr>
          <w:sz w:val="24"/>
        </w:rPr>
        <w:t>maprex</w:t>
      </w:r>
      <w:proofErr w:type="spellEnd"/>
      <w:r w:rsidRPr="00353848">
        <w:rPr>
          <w:sz w:val="24"/>
        </w:rPr>
        <w:t>[n][j]] = 1;</w:t>
      </w:r>
    </w:p>
    <w:p w14:paraId="5AC20C42" w14:textId="77777777" w:rsidR="007C72BA" w:rsidRPr="00353848" w:rsidRDefault="007C72BA" w:rsidP="007C72BA">
      <w:pPr>
        <w:snapToGrid w:val="0"/>
        <w:rPr>
          <w:sz w:val="24"/>
        </w:rPr>
      </w:pPr>
      <w:r w:rsidRPr="00353848">
        <w:rPr>
          <w:sz w:val="24"/>
        </w:rPr>
        <w:tab/>
      </w:r>
      <w:r w:rsidRPr="00353848">
        <w:rPr>
          <w:sz w:val="24"/>
        </w:rPr>
        <w:tab/>
      </w:r>
      <w:r w:rsidRPr="00353848">
        <w:rPr>
          <w:sz w:val="24"/>
        </w:rPr>
        <w:tab/>
      </w:r>
      <w:proofErr w:type="spellStart"/>
      <w:r w:rsidRPr="00353848">
        <w:rPr>
          <w:sz w:val="24"/>
        </w:rPr>
        <w:t>dfs</w:t>
      </w:r>
      <w:proofErr w:type="spellEnd"/>
      <w:r w:rsidRPr="00353848">
        <w:rPr>
          <w:sz w:val="24"/>
        </w:rPr>
        <w:t>(n+1);</w:t>
      </w:r>
    </w:p>
    <w:p w14:paraId="615D3024" w14:textId="77777777" w:rsidR="007C72BA" w:rsidRPr="00353848" w:rsidRDefault="007C72BA" w:rsidP="007C72BA">
      <w:pPr>
        <w:snapToGrid w:val="0"/>
        <w:rPr>
          <w:sz w:val="24"/>
        </w:rPr>
      </w:pPr>
      <w:r w:rsidRPr="00353848">
        <w:rPr>
          <w:sz w:val="24"/>
        </w:rPr>
        <w:tab/>
      </w:r>
      <w:r w:rsidRPr="00353848">
        <w:rPr>
          <w:sz w:val="24"/>
        </w:rPr>
        <w:tab/>
      </w:r>
      <w:r w:rsidRPr="00353848">
        <w:rPr>
          <w:sz w:val="24"/>
        </w:rPr>
        <w:tab/>
        <w:t>row[j] = lex[</w:t>
      </w:r>
      <w:proofErr w:type="spellStart"/>
      <w:r w:rsidRPr="00353848">
        <w:rPr>
          <w:sz w:val="24"/>
        </w:rPr>
        <w:t>maplex</w:t>
      </w:r>
      <w:proofErr w:type="spellEnd"/>
      <w:r w:rsidRPr="00353848">
        <w:rPr>
          <w:sz w:val="24"/>
        </w:rPr>
        <w:t>[n][j]] = rex[</w:t>
      </w:r>
      <w:proofErr w:type="spellStart"/>
      <w:r w:rsidRPr="00353848">
        <w:rPr>
          <w:sz w:val="24"/>
        </w:rPr>
        <w:t>maprex</w:t>
      </w:r>
      <w:proofErr w:type="spellEnd"/>
      <w:r w:rsidRPr="00353848">
        <w:rPr>
          <w:sz w:val="24"/>
        </w:rPr>
        <w:t>[n][j]] = 0;</w:t>
      </w:r>
    </w:p>
    <w:p w14:paraId="4F0CD20F" w14:textId="77777777" w:rsidR="007C72BA" w:rsidRPr="00353848" w:rsidRDefault="007C72BA" w:rsidP="007C72BA">
      <w:pPr>
        <w:snapToGrid w:val="0"/>
        <w:rPr>
          <w:sz w:val="24"/>
        </w:rPr>
      </w:pPr>
      <w:r w:rsidRPr="00353848">
        <w:rPr>
          <w:sz w:val="24"/>
        </w:rPr>
        <w:tab/>
      </w:r>
      <w:r w:rsidRPr="00353848">
        <w:rPr>
          <w:sz w:val="24"/>
        </w:rPr>
        <w:tab/>
        <w:t>}</w:t>
      </w:r>
    </w:p>
    <w:p w14:paraId="39E36264" w14:textId="77777777" w:rsidR="007C72BA" w:rsidRPr="00353848" w:rsidRDefault="007C72BA" w:rsidP="007C72BA">
      <w:pPr>
        <w:snapToGrid w:val="0"/>
        <w:rPr>
          <w:sz w:val="24"/>
        </w:rPr>
      </w:pPr>
      <w:r w:rsidRPr="00353848">
        <w:rPr>
          <w:sz w:val="24"/>
        </w:rPr>
        <w:tab/>
        <w:t>}</w:t>
      </w:r>
    </w:p>
    <w:p w14:paraId="6342611B" w14:textId="77777777" w:rsidR="007C72BA" w:rsidRPr="00353848" w:rsidRDefault="007C72BA" w:rsidP="007C72BA">
      <w:pPr>
        <w:snapToGrid w:val="0"/>
        <w:rPr>
          <w:sz w:val="24"/>
        </w:rPr>
      </w:pPr>
      <w:r w:rsidRPr="00353848">
        <w:rPr>
          <w:sz w:val="24"/>
        </w:rPr>
        <w:t>}</w:t>
      </w:r>
    </w:p>
    <w:p w14:paraId="04942D4B" w14:textId="77777777" w:rsidR="007C72BA" w:rsidRPr="00353848" w:rsidRDefault="007C72BA" w:rsidP="007C72BA">
      <w:pPr>
        <w:snapToGrid w:val="0"/>
        <w:rPr>
          <w:sz w:val="24"/>
        </w:rPr>
      </w:pPr>
      <w:r w:rsidRPr="00353848">
        <w:rPr>
          <w:sz w:val="24"/>
        </w:rPr>
        <w:t>int main () {</w:t>
      </w:r>
    </w:p>
    <w:p w14:paraId="439A399D" w14:textId="77777777" w:rsidR="007C72BA" w:rsidRPr="00353848" w:rsidRDefault="007C72BA" w:rsidP="007C72BA">
      <w:pPr>
        <w:snapToGrid w:val="0"/>
        <w:rPr>
          <w:sz w:val="24"/>
        </w:rPr>
      </w:pPr>
      <w:r w:rsidRPr="00353848">
        <w:rPr>
          <w:sz w:val="24"/>
        </w:rPr>
        <w:tab/>
      </w:r>
      <w:proofErr w:type="spellStart"/>
      <w:proofErr w:type="gramStart"/>
      <w:r w:rsidRPr="00353848">
        <w:rPr>
          <w:sz w:val="24"/>
        </w:rPr>
        <w:t>scanf</w:t>
      </w:r>
      <w:proofErr w:type="spellEnd"/>
      <w:r w:rsidRPr="00353848">
        <w:rPr>
          <w:sz w:val="24"/>
        </w:rPr>
        <w:t>(</w:t>
      </w:r>
      <w:proofErr w:type="gramEnd"/>
      <w:r w:rsidRPr="00353848">
        <w:rPr>
          <w:sz w:val="24"/>
        </w:rPr>
        <w:t>"%d", &amp;N);</w:t>
      </w:r>
    </w:p>
    <w:p w14:paraId="0EA10BB0" w14:textId="77777777" w:rsidR="007C72BA" w:rsidRPr="00353848" w:rsidRDefault="007C72BA" w:rsidP="007C72BA">
      <w:pPr>
        <w:snapToGrid w:val="0"/>
        <w:rPr>
          <w:sz w:val="24"/>
        </w:rPr>
      </w:pPr>
      <w:r w:rsidRPr="00353848">
        <w:rPr>
          <w:sz w:val="24"/>
        </w:rPr>
        <w:tab/>
      </w:r>
      <w:proofErr w:type="gramStart"/>
      <w:r w:rsidRPr="00353848">
        <w:rPr>
          <w:sz w:val="24"/>
        </w:rPr>
        <w:t>pre(</w:t>
      </w:r>
      <w:proofErr w:type="gramEnd"/>
      <w:r w:rsidRPr="00353848">
        <w:rPr>
          <w:sz w:val="24"/>
        </w:rPr>
        <w:t>);</w:t>
      </w:r>
    </w:p>
    <w:p w14:paraId="534A15A2" w14:textId="77777777" w:rsidR="007C72BA" w:rsidRPr="00353848" w:rsidRDefault="007C72BA" w:rsidP="007C72BA">
      <w:pPr>
        <w:snapToGrid w:val="0"/>
        <w:rPr>
          <w:sz w:val="24"/>
        </w:rPr>
      </w:pPr>
      <w:r w:rsidRPr="00353848">
        <w:rPr>
          <w:sz w:val="24"/>
        </w:rPr>
        <w:tab/>
      </w:r>
      <w:proofErr w:type="spellStart"/>
      <w:proofErr w:type="gramStart"/>
      <w:r w:rsidRPr="00353848">
        <w:rPr>
          <w:sz w:val="24"/>
        </w:rPr>
        <w:t>dfs</w:t>
      </w:r>
      <w:proofErr w:type="spellEnd"/>
      <w:r w:rsidRPr="00353848">
        <w:rPr>
          <w:sz w:val="24"/>
        </w:rPr>
        <w:t>(</w:t>
      </w:r>
      <w:proofErr w:type="gramEnd"/>
      <w:r w:rsidRPr="00353848">
        <w:rPr>
          <w:sz w:val="24"/>
        </w:rPr>
        <w:t>1);</w:t>
      </w:r>
    </w:p>
    <w:p w14:paraId="5C2CD89E" w14:textId="77777777" w:rsidR="007C72BA" w:rsidRPr="00353848" w:rsidRDefault="007C72BA" w:rsidP="007C72BA">
      <w:pPr>
        <w:snapToGrid w:val="0"/>
        <w:rPr>
          <w:sz w:val="24"/>
        </w:rPr>
      </w:pPr>
      <w:r w:rsidRPr="00353848">
        <w:rPr>
          <w:sz w:val="24"/>
        </w:rPr>
        <w:tab/>
      </w:r>
      <w:proofErr w:type="gramStart"/>
      <w:r w:rsidRPr="00353848">
        <w:rPr>
          <w:sz w:val="24"/>
        </w:rPr>
        <w:t>if(</w:t>
      </w:r>
      <w:proofErr w:type="gramEnd"/>
      <w:r w:rsidRPr="00353848">
        <w:rPr>
          <w:sz w:val="24"/>
        </w:rPr>
        <w:t>tot == 0)</w:t>
      </w:r>
    </w:p>
    <w:p w14:paraId="3F7F0D66" w14:textId="77777777" w:rsidR="007C72BA" w:rsidRPr="00353848" w:rsidRDefault="007C72BA" w:rsidP="007C72BA">
      <w:pPr>
        <w:snapToGrid w:val="0"/>
        <w:rPr>
          <w:sz w:val="24"/>
        </w:rPr>
      </w:pPr>
      <w:r w:rsidRPr="00353848">
        <w:rPr>
          <w:rFonts w:hint="eastAsia"/>
          <w:sz w:val="24"/>
        </w:rPr>
        <w:tab/>
      </w:r>
      <w:r w:rsidRPr="00353848">
        <w:rPr>
          <w:rFonts w:hint="eastAsia"/>
          <w:sz w:val="24"/>
        </w:rPr>
        <w:tab/>
      </w:r>
      <w:proofErr w:type="spellStart"/>
      <w:r w:rsidRPr="00353848">
        <w:rPr>
          <w:rFonts w:hint="eastAsia"/>
          <w:sz w:val="24"/>
        </w:rPr>
        <w:t>printf</w:t>
      </w:r>
      <w:proofErr w:type="spellEnd"/>
      <w:r w:rsidRPr="00353848">
        <w:rPr>
          <w:rFonts w:hint="eastAsia"/>
          <w:sz w:val="24"/>
        </w:rPr>
        <w:t>("</w:t>
      </w:r>
      <w:r w:rsidRPr="00353848">
        <w:rPr>
          <w:rFonts w:hint="eastAsia"/>
          <w:sz w:val="24"/>
        </w:rPr>
        <w:t>无解</w:t>
      </w:r>
      <w:r w:rsidRPr="00353848">
        <w:rPr>
          <w:rFonts w:hint="eastAsia"/>
          <w:sz w:val="24"/>
        </w:rPr>
        <w:t>");</w:t>
      </w:r>
    </w:p>
    <w:p w14:paraId="0831E065" w14:textId="77777777" w:rsidR="007C72BA" w:rsidRPr="00353848" w:rsidRDefault="007C72BA" w:rsidP="007C72BA">
      <w:pPr>
        <w:snapToGrid w:val="0"/>
        <w:rPr>
          <w:sz w:val="24"/>
        </w:rPr>
      </w:pPr>
      <w:r w:rsidRPr="00353848">
        <w:rPr>
          <w:sz w:val="24"/>
        </w:rPr>
        <w:tab/>
        <w:t>else</w:t>
      </w:r>
    </w:p>
    <w:p w14:paraId="7C7A2A1A" w14:textId="77777777" w:rsidR="007C72BA" w:rsidRPr="00353848" w:rsidRDefault="007C72BA" w:rsidP="007C72BA">
      <w:pPr>
        <w:snapToGrid w:val="0"/>
        <w:rPr>
          <w:sz w:val="24"/>
        </w:rPr>
      </w:pPr>
      <w:r w:rsidRPr="00353848">
        <w:rPr>
          <w:sz w:val="24"/>
        </w:rPr>
        <w:tab/>
      </w:r>
      <w:r w:rsidRPr="00353848">
        <w:rPr>
          <w:sz w:val="24"/>
        </w:rPr>
        <w:tab/>
      </w:r>
      <w:proofErr w:type="spellStart"/>
      <w:proofErr w:type="gramStart"/>
      <w:r w:rsidRPr="00353848">
        <w:rPr>
          <w:sz w:val="24"/>
        </w:rPr>
        <w:t>printf</w:t>
      </w:r>
      <w:proofErr w:type="spellEnd"/>
      <w:r w:rsidRPr="00353848">
        <w:rPr>
          <w:sz w:val="24"/>
        </w:rPr>
        <w:t>(</w:t>
      </w:r>
      <w:proofErr w:type="gramEnd"/>
      <w:r w:rsidRPr="00353848">
        <w:rPr>
          <w:sz w:val="24"/>
        </w:rPr>
        <w:t>"%d\n", tot);</w:t>
      </w:r>
    </w:p>
    <w:p w14:paraId="75AE161D" w14:textId="77777777" w:rsidR="007C72BA" w:rsidRPr="00353848" w:rsidRDefault="007C72BA" w:rsidP="007C72BA">
      <w:pPr>
        <w:snapToGrid w:val="0"/>
        <w:rPr>
          <w:sz w:val="24"/>
        </w:rPr>
      </w:pPr>
      <w:r w:rsidRPr="00353848">
        <w:rPr>
          <w:sz w:val="24"/>
        </w:rPr>
        <w:tab/>
        <w:t>return 0;</w:t>
      </w:r>
    </w:p>
    <w:p w14:paraId="32933B51" w14:textId="77777777" w:rsidR="007C72BA" w:rsidRDefault="007C72BA" w:rsidP="007C72BA">
      <w:pPr>
        <w:snapToGrid w:val="0"/>
        <w:rPr>
          <w:sz w:val="24"/>
        </w:rPr>
      </w:pPr>
      <w:r w:rsidRPr="00353848">
        <w:rPr>
          <w:sz w:val="24"/>
        </w:rPr>
        <w:t>}</w:t>
      </w:r>
      <w:r w:rsidRPr="001E2127">
        <w:rPr>
          <w:sz w:val="24"/>
        </w:rPr>
        <w:t xml:space="preserve"> </w:t>
      </w:r>
      <w:r w:rsidRPr="00885843">
        <w:rPr>
          <w:sz w:val="24"/>
        </w:rPr>
        <w:t xml:space="preserve">  </w:t>
      </w:r>
    </w:p>
    <w:p w14:paraId="555751BD" w14:textId="77777777" w:rsidR="007C72BA" w:rsidRPr="00885843" w:rsidRDefault="007C72BA" w:rsidP="007C72BA">
      <w:pPr>
        <w:snapToGrid w:val="0"/>
        <w:rPr>
          <w:sz w:val="24"/>
        </w:rPr>
      </w:pPr>
      <w:r w:rsidRPr="00885843">
        <w:rPr>
          <w:sz w:val="24"/>
        </w:rPr>
        <w:t>3</w:t>
      </w:r>
      <w:r w:rsidRPr="00885843">
        <w:rPr>
          <w:rFonts w:hAnsi="宋体"/>
          <w:sz w:val="24"/>
        </w:rPr>
        <w:t>）测试</w:t>
      </w:r>
    </w:p>
    <w:p w14:paraId="11E7AC29" w14:textId="77777777" w:rsidR="007C72BA" w:rsidRDefault="007C72BA" w:rsidP="007C72BA">
      <w:pPr>
        <w:rPr>
          <w:sz w:val="24"/>
        </w:rPr>
      </w:pPr>
      <w:r w:rsidRPr="00885843">
        <w:rPr>
          <w:sz w:val="24"/>
        </w:rPr>
        <w:t xml:space="preserve">  </w:t>
      </w:r>
      <w:r w:rsidRPr="00885843">
        <w:rPr>
          <w:sz w:val="24"/>
        </w:rPr>
        <w:t>（</w:t>
      </w:r>
      <w:r w:rsidRPr="00885843">
        <w:rPr>
          <w:sz w:val="24"/>
        </w:rPr>
        <w:t>a</w:t>
      </w:r>
      <w:r w:rsidRPr="00885843">
        <w:rPr>
          <w:sz w:val="24"/>
        </w:rPr>
        <w:t>）</w:t>
      </w:r>
      <w:r w:rsidRPr="00885843">
        <w:rPr>
          <w:sz w:val="24"/>
        </w:rPr>
        <w:t xml:space="preserve"> </w:t>
      </w:r>
      <w:r w:rsidRPr="00885843">
        <w:rPr>
          <w:sz w:val="24"/>
        </w:rPr>
        <w:t>测试数据：</w:t>
      </w:r>
    </w:p>
    <w:p w14:paraId="7FC454F7" w14:textId="77777777" w:rsidR="007C72BA" w:rsidRDefault="007C72BA" w:rsidP="007C72BA">
      <w:pPr>
        <w:rPr>
          <w:sz w:val="24"/>
        </w:rPr>
      </w:pPr>
      <w:r>
        <w:rPr>
          <w:sz w:val="24"/>
        </w:rPr>
        <w:lastRenderedPageBreak/>
        <w:tab/>
      </w:r>
      <w:r>
        <w:rPr>
          <w:sz w:val="24"/>
        </w:rPr>
        <w:tab/>
      </w:r>
      <w:r>
        <w:rPr>
          <w:sz w:val="24"/>
        </w:rPr>
        <w:tab/>
        <w:t>1</w:t>
      </w:r>
    </w:p>
    <w:p w14:paraId="29FC9127" w14:textId="77777777" w:rsidR="007C72BA" w:rsidRDefault="007C72BA" w:rsidP="007C72BA">
      <w:pPr>
        <w:rPr>
          <w:sz w:val="24"/>
        </w:rPr>
      </w:pPr>
      <w:r>
        <w:rPr>
          <w:sz w:val="24"/>
        </w:rPr>
        <w:tab/>
      </w:r>
      <w:r>
        <w:rPr>
          <w:sz w:val="24"/>
        </w:rPr>
        <w:tab/>
      </w:r>
      <w:r>
        <w:rPr>
          <w:sz w:val="24"/>
        </w:rPr>
        <w:tab/>
        <w:t>2</w:t>
      </w:r>
    </w:p>
    <w:p w14:paraId="59593DBD" w14:textId="77777777" w:rsidR="007C72BA" w:rsidRDefault="007C72BA" w:rsidP="007C72BA">
      <w:pPr>
        <w:rPr>
          <w:sz w:val="24"/>
        </w:rPr>
      </w:pPr>
      <w:r>
        <w:rPr>
          <w:sz w:val="24"/>
        </w:rPr>
        <w:tab/>
      </w:r>
      <w:r>
        <w:rPr>
          <w:sz w:val="24"/>
        </w:rPr>
        <w:tab/>
      </w:r>
      <w:r>
        <w:rPr>
          <w:sz w:val="24"/>
        </w:rPr>
        <w:tab/>
        <w:t>6</w:t>
      </w:r>
    </w:p>
    <w:p w14:paraId="4FA25AD2" w14:textId="77777777" w:rsidR="007C72BA" w:rsidRDefault="007C72BA" w:rsidP="007C72BA">
      <w:pPr>
        <w:rPr>
          <w:sz w:val="24"/>
        </w:rPr>
      </w:pPr>
      <w:r>
        <w:rPr>
          <w:sz w:val="24"/>
        </w:rPr>
        <w:tab/>
      </w:r>
      <w:r>
        <w:rPr>
          <w:sz w:val="24"/>
        </w:rPr>
        <w:tab/>
      </w:r>
      <w:r>
        <w:rPr>
          <w:sz w:val="24"/>
        </w:rPr>
        <w:tab/>
        <w:t>10</w:t>
      </w:r>
    </w:p>
    <w:p w14:paraId="2282F7FE" w14:textId="77777777" w:rsidR="007C72BA" w:rsidRPr="00885843" w:rsidRDefault="007C72BA" w:rsidP="007C72BA">
      <w:pPr>
        <w:spacing w:line="360" w:lineRule="auto"/>
        <w:rPr>
          <w:sz w:val="24"/>
        </w:rPr>
      </w:pPr>
      <w:r w:rsidRPr="00885843">
        <w:rPr>
          <w:sz w:val="24"/>
        </w:rPr>
        <w:t xml:space="preserve">  </w:t>
      </w:r>
      <w:r w:rsidRPr="00885843">
        <w:rPr>
          <w:sz w:val="24"/>
        </w:rPr>
        <w:t>（</w:t>
      </w:r>
      <w:r w:rsidRPr="00885843">
        <w:rPr>
          <w:sz w:val="24"/>
        </w:rPr>
        <w:t>b</w:t>
      </w:r>
      <w:r w:rsidRPr="00885843">
        <w:rPr>
          <w:sz w:val="24"/>
        </w:rPr>
        <w:t>）</w:t>
      </w:r>
      <w:r w:rsidRPr="00885843">
        <w:rPr>
          <w:sz w:val="24"/>
        </w:rPr>
        <w:t xml:space="preserve"> </w:t>
      </w:r>
      <w:r w:rsidRPr="00885843">
        <w:rPr>
          <w:sz w:val="24"/>
        </w:rPr>
        <w:t>对应测试</w:t>
      </w:r>
      <w:r>
        <w:rPr>
          <w:rFonts w:hint="eastAsia"/>
          <w:sz w:val="24"/>
        </w:rPr>
        <w:t>测试用例</w:t>
      </w:r>
      <w:r>
        <w:rPr>
          <w:rFonts w:hint="eastAsia"/>
          <w:sz w:val="24"/>
        </w:rPr>
        <w:t>1</w:t>
      </w:r>
      <w:r w:rsidRPr="00885843">
        <w:rPr>
          <w:sz w:val="24"/>
        </w:rPr>
        <w:t>的运行结果如图</w:t>
      </w:r>
      <w:r>
        <w:rPr>
          <w:sz w:val="24"/>
        </w:rPr>
        <w:t>5</w:t>
      </w:r>
      <w:r w:rsidRPr="00885843">
        <w:rPr>
          <w:sz w:val="24"/>
        </w:rPr>
        <w:t>-</w:t>
      </w:r>
      <w:r>
        <w:rPr>
          <w:sz w:val="24"/>
        </w:rPr>
        <w:t>4</w:t>
      </w:r>
      <w:r w:rsidRPr="00885843">
        <w:rPr>
          <w:sz w:val="24"/>
        </w:rPr>
        <w:t>所示。</w:t>
      </w:r>
    </w:p>
    <w:p w14:paraId="15708C9D" w14:textId="77777777" w:rsidR="007C72BA" w:rsidRPr="00885843" w:rsidRDefault="007C72BA" w:rsidP="007C72BA">
      <w:pPr>
        <w:jc w:val="center"/>
      </w:pPr>
      <w:r>
        <w:rPr>
          <w:noProof/>
        </w:rPr>
        <w:drawing>
          <wp:inline distT="0" distB="0" distL="0" distR="0" wp14:anchorId="2AA4AE2C" wp14:editId="0ABA9971">
            <wp:extent cx="624894" cy="449619"/>
            <wp:effectExtent l="0" t="0" r="3810" b="762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24894" cy="449619"/>
                    </a:xfrm>
                    <a:prstGeom prst="rect">
                      <a:avLst/>
                    </a:prstGeom>
                  </pic:spPr>
                </pic:pic>
              </a:graphicData>
            </a:graphic>
          </wp:inline>
        </w:drawing>
      </w:r>
    </w:p>
    <w:p w14:paraId="19CF2580" w14:textId="77777777" w:rsidR="007C72BA" w:rsidRPr="00885843" w:rsidRDefault="007C72BA" w:rsidP="007C72BA">
      <w:pPr>
        <w:jc w:val="center"/>
        <w:rPr>
          <w:rFonts w:eastAsia="黑体"/>
          <w:sz w:val="24"/>
        </w:rPr>
      </w:pPr>
      <w:r w:rsidRPr="00885843">
        <w:rPr>
          <w:rFonts w:eastAsia="黑体"/>
          <w:sz w:val="24"/>
        </w:rPr>
        <w:t>图</w:t>
      </w:r>
      <w:r>
        <w:rPr>
          <w:rFonts w:eastAsia="黑体"/>
          <w:sz w:val="24"/>
        </w:rPr>
        <w:t>5</w:t>
      </w:r>
      <w:r w:rsidRPr="00885843">
        <w:rPr>
          <w:rFonts w:eastAsia="黑体"/>
          <w:sz w:val="24"/>
        </w:rPr>
        <w:t>-</w:t>
      </w:r>
      <w:r>
        <w:rPr>
          <w:rFonts w:eastAsia="黑体"/>
          <w:sz w:val="24"/>
        </w:rPr>
        <w:t>4</w:t>
      </w:r>
      <w:r w:rsidRPr="00885843">
        <w:rPr>
          <w:rFonts w:eastAsia="黑体"/>
          <w:sz w:val="24"/>
        </w:rPr>
        <w:t xml:space="preserve"> </w:t>
      </w:r>
      <w:r w:rsidRPr="00885843">
        <w:rPr>
          <w:rFonts w:eastAsia="黑体"/>
          <w:sz w:val="24"/>
        </w:rPr>
        <w:t>编程题</w:t>
      </w:r>
      <w:r>
        <w:rPr>
          <w:rFonts w:eastAsia="黑体"/>
          <w:sz w:val="24"/>
        </w:rPr>
        <w:t>3</w:t>
      </w:r>
      <w:r w:rsidRPr="00885843">
        <w:rPr>
          <w:rFonts w:eastAsia="黑体"/>
          <w:sz w:val="24"/>
        </w:rPr>
        <w:t>的测试用例</w:t>
      </w:r>
      <w:proofErr w:type="gramStart"/>
      <w:r w:rsidRPr="00885843">
        <w:rPr>
          <w:rFonts w:eastAsia="黑体"/>
          <w:sz w:val="24"/>
        </w:rPr>
        <w:t>一</w:t>
      </w:r>
      <w:proofErr w:type="gramEnd"/>
      <w:r w:rsidRPr="00885843">
        <w:rPr>
          <w:rFonts w:eastAsia="黑体"/>
          <w:sz w:val="24"/>
        </w:rPr>
        <w:t>的运行结果</w:t>
      </w:r>
    </w:p>
    <w:p w14:paraId="7ECBAADC" w14:textId="77777777" w:rsidR="007C72BA" w:rsidRDefault="007C72BA" w:rsidP="007C72BA">
      <w:pPr>
        <w:snapToGrid w:val="0"/>
        <w:rPr>
          <w:noProof/>
        </w:rPr>
      </w:pPr>
    </w:p>
    <w:p w14:paraId="6666ACB6" w14:textId="77777777" w:rsidR="007C72BA" w:rsidRDefault="007C72BA" w:rsidP="007C72BA">
      <w:pPr>
        <w:snapToGrid w:val="0"/>
        <w:spacing w:line="360" w:lineRule="auto"/>
        <w:ind w:firstLine="420"/>
        <w:jc w:val="left"/>
        <w:rPr>
          <w:sz w:val="24"/>
        </w:rPr>
      </w:pPr>
      <w:r w:rsidRPr="00885843">
        <w:rPr>
          <w:sz w:val="24"/>
        </w:rPr>
        <w:t>对应测试</w:t>
      </w:r>
      <w:r>
        <w:rPr>
          <w:rFonts w:hint="eastAsia"/>
          <w:sz w:val="24"/>
        </w:rPr>
        <w:t>测试用例</w:t>
      </w:r>
      <w:r>
        <w:rPr>
          <w:rFonts w:hint="eastAsia"/>
          <w:sz w:val="24"/>
        </w:rPr>
        <w:t>2</w:t>
      </w:r>
      <w:r w:rsidRPr="00885843">
        <w:rPr>
          <w:sz w:val="24"/>
        </w:rPr>
        <w:t>的运行结果如图</w:t>
      </w:r>
      <w:r>
        <w:rPr>
          <w:sz w:val="24"/>
        </w:rPr>
        <w:t>5</w:t>
      </w:r>
      <w:r w:rsidRPr="00885843">
        <w:rPr>
          <w:sz w:val="24"/>
        </w:rPr>
        <w:t>-</w:t>
      </w:r>
      <w:r>
        <w:rPr>
          <w:sz w:val="24"/>
        </w:rPr>
        <w:t>5</w:t>
      </w:r>
      <w:r w:rsidRPr="00885843">
        <w:rPr>
          <w:sz w:val="24"/>
        </w:rPr>
        <w:t>所示。</w:t>
      </w:r>
    </w:p>
    <w:p w14:paraId="0BFCA673" w14:textId="77777777" w:rsidR="007C72BA" w:rsidRDefault="007C72BA" w:rsidP="007C72BA">
      <w:pPr>
        <w:snapToGrid w:val="0"/>
        <w:spacing w:line="360" w:lineRule="auto"/>
        <w:jc w:val="left"/>
        <w:rPr>
          <w:sz w:val="24"/>
        </w:rPr>
      </w:pPr>
    </w:p>
    <w:p w14:paraId="768A4591" w14:textId="77777777" w:rsidR="007C72BA" w:rsidRPr="00885843" w:rsidRDefault="007C72BA" w:rsidP="007C72BA">
      <w:pPr>
        <w:snapToGrid w:val="0"/>
        <w:spacing w:line="360" w:lineRule="auto"/>
        <w:jc w:val="center"/>
      </w:pPr>
      <w:r>
        <w:rPr>
          <w:noProof/>
        </w:rPr>
        <w:drawing>
          <wp:inline distT="0" distB="0" distL="0" distR="0" wp14:anchorId="339D3428" wp14:editId="30E6AD89">
            <wp:extent cx="662997" cy="381033"/>
            <wp:effectExtent l="0" t="0" r="381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62997" cy="381033"/>
                    </a:xfrm>
                    <a:prstGeom prst="rect">
                      <a:avLst/>
                    </a:prstGeom>
                  </pic:spPr>
                </pic:pic>
              </a:graphicData>
            </a:graphic>
          </wp:inline>
        </w:drawing>
      </w:r>
    </w:p>
    <w:p w14:paraId="319BC9EE" w14:textId="77777777" w:rsidR="007C72BA" w:rsidRPr="00885843" w:rsidRDefault="007C72BA" w:rsidP="007C72BA">
      <w:pPr>
        <w:jc w:val="center"/>
        <w:rPr>
          <w:rFonts w:eastAsia="楷体_GB2312"/>
          <w:color w:val="FF0000"/>
        </w:rPr>
      </w:pPr>
      <w:r w:rsidRPr="00885843">
        <w:rPr>
          <w:rFonts w:eastAsia="黑体"/>
          <w:sz w:val="24"/>
        </w:rPr>
        <w:t>图</w:t>
      </w:r>
      <w:r>
        <w:rPr>
          <w:rFonts w:eastAsia="黑体"/>
          <w:sz w:val="24"/>
        </w:rPr>
        <w:t>5</w:t>
      </w:r>
      <w:r w:rsidRPr="00885843">
        <w:rPr>
          <w:rFonts w:eastAsia="黑体"/>
          <w:sz w:val="24"/>
        </w:rPr>
        <w:t>-</w:t>
      </w:r>
      <w:r>
        <w:rPr>
          <w:rFonts w:eastAsia="黑体"/>
          <w:sz w:val="24"/>
        </w:rPr>
        <w:t>5</w:t>
      </w:r>
      <w:r w:rsidRPr="00885843">
        <w:rPr>
          <w:rFonts w:eastAsia="黑体"/>
          <w:sz w:val="24"/>
        </w:rPr>
        <w:t xml:space="preserve"> </w:t>
      </w:r>
      <w:r w:rsidRPr="00885843">
        <w:rPr>
          <w:rFonts w:eastAsia="黑体"/>
          <w:sz w:val="24"/>
        </w:rPr>
        <w:t>编程题</w:t>
      </w:r>
      <w:r>
        <w:rPr>
          <w:rFonts w:eastAsia="黑体"/>
          <w:sz w:val="24"/>
        </w:rPr>
        <w:t>3</w:t>
      </w:r>
      <w:r w:rsidRPr="00885843">
        <w:rPr>
          <w:rFonts w:eastAsia="黑体"/>
          <w:sz w:val="24"/>
        </w:rPr>
        <w:t>的测试用例二的运行结果</w:t>
      </w:r>
    </w:p>
    <w:p w14:paraId="409E8BD9" w14:textId="77777777" w:rsidR="007C72BA" w:rsidRDefault="007C72BA" w:rsidP="007C72BA">
      <w:pPr>
        <w:snapToGrid w:val="0"/>
        <w:rPr>
          <w:sz w:val="24"/>
        </w:rPr>
      </w:pPr>
      <w:r>
        <w:rPr>
          <w:rFonts w:hint="eastAsia"/>
          <w:sz w:val="24"/>
        </w:rPr>
        <w:tab/>
      </w:r>
      <w:r w:rsidRPr="00885843">
        <w:rPr>
          <w:sz w:val="24"/>
        </w:rPr>
        <w:t>对应测试</w:t>
      </w:r>
      <w:r>
        <w:rPr>
          <w:rFonts w:hint="eastAsia"/>
          <w:sz w:val="24"/>
        </w:rPr>
        <w:t>测试用例</w:t>
      </w:r>
      <w:r>
        <w:rPr>
          <w:rFonts w:hint="eastAsia"/>
          <w:sz w:val="24"/>
        </w:rPr>
        <w:t>3</w:t>
      </w:r>
      <w:r w:rsidRPr="00885843">
        <w:rPr>
          <w:sz w:val="24"/>
        </w:rPr>
        <w:t>的运行结果如图</w:t>
      </w:r>
      <w:r>
        <w:rPr>
          <w:sz w:val="24"/>
        </w:rPr>
        <w:t>5-6</w:t>
      </w:r>
      <w:r w:rsidRPr="00885843">
        <w:rPr>
          <w:sz w:val="24"/>
        </w:rPr>
        <w:t>所示。</w:t>
      </w:r>
    </w:p>
    <w:p w14:paraId="1D67DC40" w14:textId="77777777" w:rsidR="007C72BA" w:rsidRDefault="007C72BA" w:rsidP="007C72BA">
      <w:pPr>
        <w:snapToGrid w:val="0"/>
        <w:rPr>
          <w:sz w:val="24"/>
        </w:rPr>
      </w:pPr>
    </w:p>
    <w:p w14:paraId="3479439D" w14:textId="77777777" w:rsidR="007C72BA" w:rsidRPr="00885843" w:rsidRDefault="007C72BA" w:rsidP="007C72BA">
      <w:pPr>
        <w:snapToGrid w:val="0"/>
        <w:jc w:val="center"/>
      </w:pPr>
      <w:r>
        <w:rPr>
          <w:noProof/>
        </w:rPr>
        <w:drawing>
          <wp:inline distT="0" distB="0" distL="0" distR="0" wp14:anchorId="1C9C33CB" wp14:editId="2F7BB01D">
            <wp:extent cx="525826" cy="457240"/>
            <wp:effectExtent l="0" t="0" r="762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5826" cy="457240"/>
                    </a:xfrm>
                    <a:prstGeom prst="rect">
                      <a:avLst/>
                    </a:prstGeom>
                  </pic:spPr>
                </pic:pic>
              </a:graphicData>
            </a:graphic>
          </wp:inline>
        </w:drawing>
      </w:r>
    </w:p>
    <w:p w14:paraId="2B23B900" w14:textId="77777777" w:rsidR="007C72BA" w:rsidRPr="00885843" w:rsidRDefault="007C72BA" w:rsidP="007C72BA">
      <w:pPr>
        <w:snapToGrid w:val="0"/>
      </w:pPr>
    </w:p>
    <w:p w14:paraId="147CFC1C" w14:textId="77777777" w:rsidR="007C72BA" w:rsidRDefault="007C72BA" w:rsidP="007C72BA">
      <w:pPr>
        <w:jc w:val="center"/>
        <w:rPr>
          <w:rFonts w:eastAsia="黑体"/>
          <w:sz w:val="24"/>
        </w:rPr>
      </w:pPr>
      <w:r w:rsidRPr="00885843">
        <w:rPr>
          <w:rFonts w:eastAsia="黑体"/>
          <w:sz w:val="24"/>
        </w:rPr>
        <w:t>图</w:t>
      </w:r>
      <w:r>
        <w:rPr>
          <w:rFonts w:eastAsia="黑体"/>
          <w:sz w:val="24"/>
        </w:rPr>
        <w:t>5</w:t>
      </w:r>
      <w:r w:rsidRPr="00885843">
        <w:rPr>
          <w:rFonts w:eastAsia="黑体"/>
          <w:sz w:val="24"/>
        </w:rPr>
        <w:t>-</w:t>
      </w:r>
      <w:r>
        <w:rPr>
          <w:rFonts w:eastAsia="黑体"/>
          <w:sz w:val="24"/>
        </w:rPr>
        <w:t>6</w:t>
      </w:r>
      <w:r w:rsidRPr="00885843">
        <w:rPr>
          <w:rFonts w:eastAsia="黑体"/>
          <w:sz w:val="24"/>
        </w:rPr>
        <w:t xml:space="preserve"> </w:t>
      </w:r>
      <w:r w:rsidRPr="00885843">
        <w:rPr>
          <w:rFonts w:eastAsia="黑体"/>
          <w:sz w:val="24"/>
        </w:rPr>
        <w:t>编程题</w:t>
      </w:r>
      <w:r>
        <w:rPr>
          <w:rFonts w:eastAsia="黑体"/>
          <w:sz w:val="24"/>
        </w:rPr>
        <w:t>3</w:t>
      </w:r>
      <w:r w:rsidRPr="00885843">
        <w:rPr>
          <w:rFonts w:eastAsia="黑体"/>
          <w:sz w:val="24"/>
        </w:rPr>
        <w:t>的测试用例三的运行结果</w:t>
      </w:r>
    </w:p>
    <w:p w14:paraId="19E0801D" w14:textId="77777777" w:rsidR="007C72BA" w:rsidRPr="00885843" w:rsidRDefault="007C72BA" w:rsidP="007C72BA">
      <w:pPr>
        <w:jc w:val="center"/>
        <w:rPr>
          <w:rFonts w:eastAsia="黑体"/>
          <w:sz w:val="24"/>
        </w:rPr>
      </w:pPr>
    </w:p>
    <w:p w14:paraId="549F8604" w14:textId="77777777" w:rsidR="007C72BA" w:rsidRDefault="007C72BA" w:rsidP="007C72BA">
      <w:pPr>
        <w:snapToGrid w:val="0"/>
        <w:ind w:firstLine="420"/>
        <w:rPr>
          <w:sz w:val="24"/>
        </w:rPr>
      </w:pPr>
      <w:r w:rsidRPr="00885843">
        <w:rPr>
          <w:sz w:val="24"/>
        </w:rPr>
        <w:t>对应测试</w:t>
      </w:r>
      <w:r>
        <w:rPr>
          <w:rFonts w:hint="eastAsia"/>
          <w:sz w:val="24"/>
        </w:rPr>
        <w:t>测试用例</w:t>
      </w:r>
      <w:r>
        <w:rPr>
          <w:sz w:val="24"/>
        </w:rPr>
        <w:t>4</w:t>
      </w:r>
      <w:r w:rsidRPr="00885843">
        <w:rPr>
          <w:sz w:val="24"/>
        </w:rPr>
        <w:t>的运行结果如图</w:t>
      </w:r>
      <w:r>
        <w:rPr>
          <w:sz w:val="24"/>
        </w:rPr>
        <w:t>5-7</w:t>
      </w:r>
      <w:r w:rsidRPr="00885843">
        <w:rPr>
          <w:sz w:val="24"/>
        </w:rPr>
        <w:t>所示。</w:t>
      </w:r>
    </w:p>
    <w:p w14:paraId="06E52B1D" w14:textId="77777777" w:rsidR="007C72BA" w:rsidRDefault="007C72BA" w:rsidP="007C72BA">
      <w:pPr>
        <w:snapToGrid w:val="0"/>
        <w:rPr>
          <w:sz w:val="24"/>
        </w:rPr>
      </w:pPr>
    </w:p>
    <w:p w14:paraId="20B39AFA" w14:textId="77777777" w:rsidR="007C72BA" w:rsidRPr="00885843" w:rsidRDefault="007C72BA" w:rsidP="007C72BA">
      <w:pPr>
        <w:snapToGrid w:val="0"/>
        <w:jc w:val="center"/>
      </w:pPr>
      <w:r>
        <w:rPr>
          <w:noProof/>
        </w:rPr>
        <w:drawing>
          <wp:inline distT="0" distB="0" distL="0" distR="0" wp14:anchorId="3720194F" wp14:editId="6577BE31">
            <wp:extent cx="731583" cy="480102"/>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731583" cy="480102"/>
                    </a:xfrm>
                    <a:prstGeom prst="rect">
                      <a:avLst/>
                    </a:prstGeom>
                  </pic:spPr>
                </pic:pic>
              </a:graphicData>
            </a:graphic>
          </wp:inline>
        </w:drawing>
      </w:r>
    </w:p>
    <w:p w14:paraId="254D3F70" w14:textId="77777777" w:rsidR="007C72BA" w:rsidRPr="00885843" w:rsidRDefault="007C72BA" w:rsidP="007C72BA">
      <w:pPr>
        <w:snapToGrid w:val="0"/>
      </w:pPr>
    </w:p>
    <w:p w14:paraId="1F8784A1" w14:textId="77777777" w:rsidR="007C72BA" w:rsidRPr="00885843" w:rsidRDefault="007C72BA" w:rsidP="007C72BA">
      <w:pPr>
        <w:jc w:val="center"/>
        <w:rPr>
          <w:rFonts w:eastAsia="黑体"/>
          <w:sz w:val="24"/>
        </w:rPr>
      </w:pPr>
      <w:r w:rsidRPr="00885843">
        <w:rPr>
          <w:rFonts w:eastAsia="黑体"/>
          <w:sz w:val="24"/>
        </w:rPr>
        <w:t>图</w:t>
      </w:r>
      <w:r>
        <w:rPr>
          <w:rFonts w:eastAsia="黑体"/>
          <w:sz w:val="24"/>
        </w:rPr>
        <w:t>5</w:t>
      </w:r>
      <w:r w:rsidRPr="00885843">
        <w:rPr>
          <w:rFonts w:eastAsia="黑体"/>
          <w:sz w:val="24"/>
        </w:rPr>
        <w:t>-</w:t>
      </w:r>
      <w:r>
        <w:rPr>
          <w:rFonts w:eastAsia="黑体"/>
          <w:sz w:val="24"/>
        </w:rPr>
        <w:t>7</w:t>
      </w:r>
      <w:r w:rsidRPr="00885843">
        <w:rPr>
          <w:rFonts w:eastAsia="黑体"/>
          <w:sz w:val="24"/>
        </w:rPr>
        <w:t xml:space="preserve"> </w:t>
      </w:r>
      <w:r w:rsidRPr="00885843">
        <w:rPr>
          <w:rFonts w:eastAsia="黑体"/>
          <w:sz w:val="24"/>
        </w:rPr>
        <w:t>编程题</w:t>
      </w:r>
      <w:r>
        <w:rPr>
          <w:rFonts w:eastAsia="黑体"/>
          <w:sz w:val="24"/>
        </w:rPr>
        <w:t>3</w:t>
      </w:r>
      <w:r w:rsidRPr="00885843">
        <w:rPr>
          <w:rFonts w:eastAsia="黑体"/>
          <w:sz w:val="24"/>
        </w:rPr>
        <w:t>的测试用例</w:t>
      </w:r>
      <w:r>
        <w:rPr>
          <w:rFonts w:eastAsia="黑体" w:hint="eastAsia"/>
          <w:sz w:val="24"/>
        </w:rPr>
        <w:t>四</w:t>
      </w:r>
      <w:r w:rsidRPr="00885843">
        <w:rPr>
          <w:rFonts w:eastAsia="黑体"/>
          <w:sz w:val="24"/>
        </w:rPr>
        <w:t>的运行结果</w:t>
      </w:r>
    </w:p>
    <w:p w14:paraId="2CF7DF45" w14:textId="77777777" w:rsidR="007C72BA" w:rsidRDefault="007C72BA" w:rsidP="007C72BA">
      <w:pPr>
        <w:snapToGrid w:val="0"/>
        <w:rPr>
          <w:sz w:val="24"/>
        </w:rPr>
      </w:pPr>
    </w:p>
    <w:p w14:paraId="3C3D182F" w14:textId="77777777" w:rsidR="007C72BA" w:rsidRPr="00885843" w:rsidRDefault="007C72BA" w:rsidP="007C72BA">
      <w:pPr>
        <w:pStyle w:val="2"/>
        <w:rPr>
          <w:rFonts w:ascii="Times New Roman" w:eastAsiaTheme="majorEastAsia" w:hAnsi="Times New Roman"/>
          <w:sz w:val="28"/>
          <w:szCs w:val="28"/>
        </w:rPr>
      </w:pPr>
      <w:bookmarkStart w:id="31" w:name="_Toc91425383"/>
      <w:r>
        <w:rPr>
          <w:rFonts w:ascii="Times New Roman" w:eastAsiaTheme="majorEastAsia" w:hAnsi="Times New Roman"/>
          <w:sz w:val="28"/>
          <w:szCs w:val="28"/>
        </w:rPr>
        <w:t>5.</w:t>
      </w:r>
      <w:r>
        <w:rPr>
          <w:rFonts w:ascii="Times New Roman" w:eastAsiaTheme="majorEastAsia" w:hAnsi="Times New Roman" w:hint="eastAsia"/>
          <w:sz w:val="28"/>
          <w:szCs w:val="28"/>
        </w:rPr>
        <w:t>3</w:t>
      </w:r>
      <w:r w:rsidRPr="00885843">
        <w:rPr>
          <w:rFonts w:ascii="Times New Roman" w:eastAsiaTheme="majorEastAsia" w:hAnsi="Times New Roman"/>
          <w:sz w:val="28"/>
          <w:szCs w:val="28"/>
        </w:rPr>
        <w:t xml:space="preserve"> </w:t>
      </w:r>
      <w:r w:rsidRPr="00885843">
        <w:rPr>
          <w:rFonts w:ascii="Times New Roman" w:eastAsiaTheme="majorEastAsia" w:hAnsiTheme="majorEastAsia"/>
          <w:sz w:val="28"/>
          <w:szCs w:val="28"/>
        </w:rPr>
        <w:t>实验小结</w:t>
      </w:r>
      <w:bookmarkEnd w:id="31"/>
    </w:p>
    <w:p w14:paraId="0ED58CCF" w14:textId="77777777" w:rsidR="007C72BA" w:rsidRDefault="007C72BA" w:rsidP="007C72BA">
      <w:pPr>
        <w:snapToGrid w:val="0"/>
        <w:spacing w:line="360" w:lineRule="auto"/>
        <w:ind w:firstLine="432"/>
        <w:rPr>
          <w:sz w:val="24"/>
        </w:rPr>
      </w:pPr>
      <w:r w:rsidRPr="00944D53">
        <w:rPr>
          <w:rFonts w:hAnsi="宋体"/>
          <w:sz w:val="24"/>
        </w:rPr>
        <w:t>主要叙述实验过程中遇到的问题，如何解决的，通过分析、结果问题后的体会。</w:t>
      </w:r>
    </w:p>
    <w:p w14:paraId="5A1ED0D4" w14:textId="2DE44A47" w:rsidR="00E43FE5" w:rsidRPr="00B131FB" w:rsidRDefault="007C72BA" w:rsidP="00B131FB">
      <w:pPr>
        <w:snapToGrid w:val="0"/>
        <w:spacing w:line="360" w:lineRule="auto"/>
        <w:ind w:firstLine="432"/>
        <w:rPr>
          <w:sz w:val="24"/>
        </w:rPr>
      </w:pPr>
      <w:r>
        <w:rPr>
          <w:rFonts w:hint="eastAsia"/>
          <w:sz w:val="24"/>
        </w:rPr>
        <w:t>在源程序完善和修改替换中，我知道了要如何解决约</w:t>
      </w:r>
      <w:proofErr w:type="gramStart"/>
      <w:r>
        <w:rPr>
          <w:rFonts w:hint="eastAsia"/>
          <w:sz w:val="24"/>
        </w:rPr>
        <w:t>瑟</w:t>
      </w:r>
      <w:proofErr w:type="gramEnd"/>
      <w:r>
        <w:rPr>
          <w:rFonts w:hint="eastAsia"/>
          <w:sz w:val="24"/>
        </w:rPr>
        <w:t>夫问题，并通过改进算法减小了算法的复杂度。在编程题</w:t>
      </w:r>
      <w:r>
        <w:rPr>
          <w:rFonts w:hint="eastAsia"/>
          <w:sz w:val="24"/>
        </w:rPr>
        <w:t>1</w:t>
      </w:r>
      <w:r>
        <w:rPr>
          <w:rFonts w:hint="eastAsia"/>
          <w:sz w:val="24"/>
        </w:rPr>
        <w:t>中我加深巩固了正数和负数的二进制存储方法以及二进制的运算；在编程题</w:t>
      </w:r>
      <w:r>
        <w:rPr>
          <w:rFonts w:hint="eastAsia"/>
          <w:sz w:val="24"/>
        </w:rPr>
        <w:t>3</w:t>
      </w:r>
      <w:r>
        <w:rPr>
          <w:rFonts w:hint="eastAsia"/>
          <w:sz w:val="24"/>
        </w:rPr>
        <w:t>中了解了如何求解</w:t>
      </w:r>
      <w:r>
        <w:rPr>
          <w:rFonts w:hint="eastAsia"/>
          <w:sz w:val="24"/>
        </w:rPr>
        <w:t>N</w:t>
      </w:r>
      <w:r>
        <w:rPr>
          <w:rFonts w:hint="eastAsia"/>
          <w:sz w:val="24"/>
        </w:rPr>
        <w:t>皇后问题，并对回溯算法有了一定的理解，增强了我解决问题的能力</w:t>
      </w:r>
      <w:r>
        <w:rPr>
          <w:rFonts w:hAnsi="宋体" w:hint="eastAsia"/>
          <w:sz w:val="24"/>
        </w:rPr>
        <w:t>，也学会了合理设计函数，用以简化程序的编写。</w:t>
      </w:r>
    </w:p>
    <w:p w14:paraId="16A55F77" w14:textId="54697C73" w:rsidR="007C72BA" w:rsidRPr="00885843" w:rsidRDefault="007C72BA" w:rsidP="007C72BA">
      <w:pPr>
        <w:pStyle w:val="1"/>
        <w:jc w:val="center"/>
        <w:rPr>
          <w:rFonts w:eastAsia="黑体"/>
          <w:kern w:val="0"/>
          <w:sz w:val="36"/>
          <w:szCs w:val="36"/>
        </w:rPr>
      </w:pPr>
      <w:r>
        <w:lastRenderedPageBreak/>
        <w:t xml:space="preserve"> </w:t>
      </w:r>
      <w:bookmarkStart w:id="32" w:name="_Toc91425384"/>
      <w:r>
        <w:rPr>
          <w:rFonts w:eastAsia="黑体"/>
          <w:kern w:val="0"/>
          <w:sz w:val="36"/>
          <w:szCs w:val="36"/>
        </w:rPr>
        <w:t>6</w:t>
      </w:r>
      <w:r w:rsidRPr="00885843">
        <w:rPr>
          <w:rFonts w:eastAsia="黑体"/>
          <w:kern w:val="0"/>
          <w:sz w:val="36"/>
          <w:szCs w:val="36"/>
        </w:rPr>
        <w:t xml:space="preserve">  </w:t>
      </w:r>
      <w:r>
        <w:rPr>
          <w:rFonts w:eastAsia="黑体" w:hint="eastAsia"/>
          <w:kern w:val="0"/>
          <w:sz w:val="36"/>
          <w:szCs w:val="36"/>
        </w:rPr>
        <w:t>指针试验</w:t>
      </w:r>
      <w:bookmarkEnd w:id="32"/>
    </w:p>
    <w:p w14:paraId="614C2016" w14:textId="77777777" w:rsidR="007C72BA" w:rsidRPr="009A3DD7" w:rsidRDefault="007C72BA" w:rsidP="007C72BA">
      <w:pPr>
        <w:spacing w:beforeLines="50" w:before="156"/>
        <w:ind w:leftChars="-67" w:left="-141"/>
        <w:jc w:val="left"/>
        <w:outlineLvl w:val="1"/>
        <w:rPr>
          <w:rFonts w:eastAsia="黑体"/>
          <w:b/>
          <w:bCs/>
          <w:sz w:val="28"/>
          <w:szCs w:val="32"/>
        </w:rPr>
      </w:pPr>
      <w:bookmarkStart w:id="33" w:name="_Toc91425385"/>
      <w:r w:rsidRPr="009A3DD7">
        <w:rPr>
          <w:rFonts w:eastAsia="黑体" w:hint="eastAsia"/>
          <w:b/>
          <w:bCs/>
          <w:sz w:val="28"/>
          <w:szCs w:val="32"/>
        </w:rPr>
        <w:t>6.1</w:t>
      </w:r>
      <w:r w:rsidRPr="009A3DD7">
        <w:rPr>
          <w:rFonts w:eastAsia="黑体" w:hint="eastAsia"/>
          <w:b/>
          <w:bCs/>
          <w:sz w:val="28"/>
          <w:szCs w:val="32"/>
        </w:rPr>
        <w:t>实验目的</w:t>
      </w:r>
      <w:bookmarkEnd w:id="33"/>
    </w:p>
    <w:p w14:paraId="4077CD40" w14:textId="77777777" w:rsidR="007C72BA" w:rsidRPr="009A3DD7" w:rsidRDefault="007C72BA" w:rsidP="007C72BA">
      <w:pPr>
        <w:spacing w:line="360" w:lineRule="auto"/>
        <w:jc w:val="left"/>
        <w:rPr>
          <w:sz w:val="24"/>
          <w:szCs w:val="22"/>
        </w:rPr>
      </w:pPr>
      <w:r w:rsidRPr="009A3DD7">
        <w:rPr>
          <w:rFonts w:hint="eastAsia"/>
          <w:sz w:val="24"/>
          <w:szCs w:val="22"/>
        </w:rPr>
        <w:t>（</w:t>
      </w:r>
      <w:r w:rsidRPr="009A3DD7">
        <w:rPr>
          <w:rFonts w:hint="eastAsia"/>
          <w:sz w:val="24"/>
          <w:szCs w:val="22"/>
        </w:rPr>
        <w:t>1</w:t>
      </w:r>
      <w:r w:rsidRPr="009A3DD7">
        <w:rPr>
          <w:rFonts w:hint="eastAsia"/>
          <w:sz w:val="24"/>
          <w:szCs w:val="22"/>
        </w:rPr>
        <w:t>）熟练掌握指针的说明、赋值、使用。</w:t>
      </w:r>
    </w:p>
    <w:p w14:paraId="4F09E13F" w14:textId="77777777" w:rsidR="007C72BA" w:rsidRPr="009A3DD7" w:rsidRDefault="007C72BA" w:rsidP="007C72BA">
      <w:pPr>
        <w:spacing w:line="360" w:lineRule="auto"/>
        <w:jc w:val="left"/>
        <w:rPr>
          <w:sz w:val="24"/>
          <w:szCs w:val="22"/>
        </w:rPr>
      </w:pPr>
      <w:r w:rsidRPr="009A3DD7">
        <w:rPr>
          <w:rFonts w:hint="eastAsia"/>
          <w:sz w:val="24"/>
          <w:szCs w:val="22"/>
        </w:rPr>
        <w:t>（</w:t>
      </w:r>
      <w:r w:rsidRPr="009A3DD7">
        <w:rPr>
          <w:rFonts w:hint="eastAsia"/>
          <w:sz w:val="24"/>
          <w:szCs w:val="22"/>
        </w:rPr>
        <w:t>2</w:t>
      </w:r>
      <w:r w:rsidRPr="009A3DD7">
        <w:rPr>
          <w:rFonts w:hint="eastAsia"/>
          <w:sz w:val="24"/>
          <w:szCs w:val="22"/>
        </w:rPr>
        <w:t>）掌握用指针引用数组的元素，熟悉指向数组的指针的使用。</w:t>
      </w:r>
    </w:p>
    <w:p w14:paraId="4913154A" w14:textId="77777777" w:rsidR="007C72BA" w:rsidRPr="009A3DD7" w:rsidRDefault="007C72BA" w:rsidP="007C72BA">
      <w:pPr>
        <w:spacing w:line="360" w:lineRule="auto"/>
        <w:jc w:val="left"/>
        <w:rPr>
          <w:sz w:val="24"/>
          <w:szCs w:val="22"/>
        </w:rPr>
      </w:pPr>
      <w:r w:rsidRPr="009A3DD7">
        <w:rPr>
          <w:rFonts w:hint="eastAsia"/>
          <w:sz w:val="24"/>
          <w:szCs w:val="22"/>
        </w:rPr>
        <w:t>（</w:t>
      </w:r>
      <w:r w:rsidRPr="009A3DD7">
        <w:rPr>
          <w:rFonts w:hint="eastAsia"/>
          <w:sz w:val="24"/>
          <w:szCs w:val="22"/>
        </w:rPr>
        <w:t>3</w:t>
      </w:r>
      <w:r w:rsidRPr="009A3DD7">
        <w:rPr>
          <w:rFonts w:hint="eastAsia"/>
          <w:sz w:val="24"/>
          <w:szCs w:val="22"/>
        </w:rPr>
        <w:t>）熟练掌握字符数组与字符串的使用，掌握指针数组及字符指针数组的用法。</w:t>
      </w:r>
    </w:p>
    <w:p w14:paraId="7C2484D5" w14:textId="77777777" w:rsidR="007C72BA" w:rsidRPr="009A3DD7" w:rsidRDefault="007C72BA" w:rsidP="007C72BA">
      <w:pPr>
        <w:spacing w:line="360" w:lineRule="auto"/>
        <w:jc w:val="left"/>
        <w:rPr>
          <w:sz w:val="24"/>
          <w:szCs w:val="22"/>
        </w:rPr>
      </w:pPr>
      <w:r w:rsidRPr="009A3DD7">
        <w:rPr>
          <w:rFonts w:hint="eastAsia"/>
          <w:sz w:val="24"/>
          <w:szCs w:val="22"/>
        </w:rPr>
        <w:t>（</w:t>
      </w:r>
      <w:r w:rsidRPr="009A3DD7">
        <w:rPr>
          <w:rFonts w:hint="eastAsia"/>
          <w:sz w:val="24"/>
          <w:szCs w:val="22"/>
        </w:rPr>
        <w:t>4</w:t>
      </w:r>
      <w:r w:rsidRPr="009A3DD7">
        <w:rPr>
          <w:rFonts w:hint="eastAsia"/>
          <w:sz w:val="24"/>
          <w:szCs w:val="22"/>
        </w:rPr>
        <w:t>）掌握指针函数与函数指针的用法。</w:t>
      </w:r>
    </w:p>
    <w:p w14:paraId="2008CE20" w14:textId="77777777" w:rsidR="007C72BA" w:rsidRPr="009A3DD7" w:rsidRDefault="007C72BA" w:rsidP="007C72BA">
      <w:pPr>
        <w:spacing w:line="360" w:lineRule="auto"/>
        <w:jc w:val="left"/>
        <w:rPr>
          <w:sz w:val="24"/>
          <w:szCs w:val="22"/>
        </w:rPr>
      </w:pPr>
      <w:r w:rsidRPr="009A3DD7">
        <w:rPr>
          <w:rFonts w:hint="eastAsia"/>
          <w:sz w:val="24"/>
          <w:szCs w:val="22"/>
        </w:rPr>
        <w:t>（</w:t>
      </w:r>
      <w:r w:rsidRPr="009A3DD7">
        <w:rPr>
          <w:rFonts w:hint="eastAsia"/>
          <w:sz w:val="24"/>
          <w:szCs w:val="22"/>
        </w:rPr>
        <w:t>5</w:t>
      </w:r>
      <w:r w:rsidRPr="009A3DD7">
        <w:rPr>
          <w:rFonts w:hint="eastAsia"/>
          <w:sz w:val="24"/>
          <w:szCs w:val="22"/>
        </w:rPr>
        <w:t>）掌握带有参数的</w:t>
      </w:r>
      <w:r w:rsidRPr="009A3DD7">
        <w:rPr>
          <w:rFonts w:hint="eastAsia"/>
          <w:sz w:val="24"/>
          <w:szCs w:val="22"/>
        </w:rPr>
        <w:t>main</w:t>
      </w:r>
      <w:r w:rsidRPr="009A3DD7">
        <w:rPr>
          <w:rFonts w:hint="eastAsia"/>
          <w:sz w:val="24"/>
          <w:szCs w:val="22"/>
        </w:rPr>
        <w:t>函数的用法。</w:t>
      </w:r>
    </w:p>
    <w:p w14:paraId="0CD86716" w14:textId="77777777" w:rsidR="007C72BA" w:rsidRPr="00885843" w:rsidRDefault="007C72BA" w:rsidP="007C72BA">
      <w:pPr>
        <w:pStyle w:val="2"/>
        <w:spacing w:beforeLines="50" w:before="156" w:afterLines="50" w:after="156"/>
        <w:rPr>
          <w:rFonts w:ascii="Times New Roman" w:hAnsi="Times New Roman"/>
          <w:sz w:val="28"/>
          <w:szCs w:val="28"/>
        </w:rPr>
      </w:pPr>
      <w:bookmarkStart w:id="34" w:name="_Toc91425386"/>
      <w:r>
        <w:rPr>
          <w:rFonts w:ascii="Times New Roman" w:hAnsi="Times New Roman"/>
          <w:sz w:val="28"/>
          <w:szCs w:val="28"/>
        </w:rPr>
        <w:t>6</w:t>
      </w:r>
      <w:r w:rsidRPr="00885843">
        <w:rPr>
          <w:rFonts w:ascii="Times New Roman" w:eastAsiaTheme="minorEastAsia" w:hAnsi="Times New Roman"/>
          <w:sz w:val="28"/>
          <w:szCs w:val="28"/>
        </w:rPr>
        <w:t xml:space="preserve">.2 </w:t>
      </w:r>
      <w:r w:rsidRPr="00885843">
        <w:rPr>
          <w:rFonts w:ascii="Times New Roman" w:eastAsiaTheme="minorEastAsia" w:hAnsiTheme="minorEastAsia"/>
          <w:sz w:val="28"/>
          <w:szCs w:val="28"/>
        </w:rPr>
        <w:t>实验内容</w:t>
      </w:r>
      <w:bookmarkEnd w:id="34"/>
    </w:p>
    <w:p w14:paraId="64F77914" w14:textId="77777777" w:rsidR="007C72BA" w:rsidRPr="00885843" w:rsidRDefault="007C72BA" w:rsidP="007C72BA">
      <w:pPr>
        <w:snapToGrid w:val="0"/>
        <w:spacing w:afterLines="25" w:after="78"/>
        <w:rPr>
          <w:color w:val="FF0000"/>
          <w:sz w:val="24"/>
        </w:rPr>
      </w:pPr>
      <w:r>
        <w:rPr>
          <w:b/>
          <w:sz w:val="24"/>
        </w:rPr>
        <w:t>6</w:t>
      </w:r>
      <w:r w:rsidRPr="00885843">
        <w:rPr>
          <w:b/>
          <w:sz w:val="24"/>
        </w:rPr>
        <w:t xml:space="preserve">.2.1  </w:t>
      </w:r>
      <w:r w:rsidRPr="00885843">
        <w:rPr>
          <w:rFonts w:hAnsi="宋体"/>
          <w:b/>
          <w:sz w:val="24"/>
        </w:rPr>
        <w:t>源程序改错</w:t>
      </w:r>
      <w:r w:rsidRPr="00885843">
        <w:rPr>
          <w:b/>
          <w:sz w:val="24"/>
        </w:rPr>
        <w:t xml:space="preserve"> </w:t>
      </w:r>
    </w:p>
    <w:p w14:paraId="04ECD60D" w14:textId="77777777" w:rsidR="007C72BA" w:rsidRDefault="007C72BA" w:rsidP="007C72BA">
      <w:pPr>
        <w:spacing w:line="360" w:lineRule="auto"/>
        <w:ind w:firstLine="420"/>
        <w:rPr>
          <w:b/>
          <w:sz w:val="24"/>
        </w:rPr>
      </w:pPr>
      <w:r>
        <w:rPr>
          <w:b/>
          <w:sz w:val="24"/>
        </w:rPr>
        <w:t>1</w:t>
      </w:r>
      <w:r>
        <w:rPr>
          <w:rFonts w:hAnsi="宋体"/>
          <w:b/>
          <w:sz w:val="24"/>
        </w:rPr>
        <w:t>．程序改错</w:t>
      </w:r>
    </w:p>
    <w:p w14:paraId="0CDC65C6" w14:textId="77777777" w:rsidR="007C72BA" w:rsidRPr="005F1090" w:rsidRDefault="007C72BA" w:rsidP="007C72BA">
      <w:pPr>
        <w:spacing w:line="360" w:lineRule="auto"/>
        <w:rPr>
          <w:rFonts w:hAnsi="宋体"/>
          <w:sz w:val="24"/>
        </w:rPr>
      </w:pPr>
      <w:r>
        <w:rPr>
          <w:rFonts w:hAnsi="宋体" w:hint="eastAsia"/>
          <w:sz w:val="24"/>
        </w:rPr>
        <w:tab/>
      </w:r>
      <w:r w:rsidRPr="005F1090">
        <w:rPr>
          <w:rFonts w:hAnsi="宋体" w:hint="eastAsia"/>
          <w:sz w:val="24"/>
        </w:rPr>
        <w:t>在下面所给的源程序中，函数</w:t>
      </w:r>
      <w:proofErr w:type="spellStart"/>
      <w:r w:rsidRPr="005F1090">
        <w:rPr>
          <w:rFonts w:hAnsi="宋体" w:hint="eastAsia"/>
          <w:sz w:val="24"/>
        </w:rPr>
        <w:t>strcopy</w:t>
      </w:r>
      <w:proofErr w:type="spellEnd"/>
      <w:r w:rsidRPr="005F1090">
        <w:rPr>
          <w:rFonts w:hAnsi="宋体" w:hint="eastAsia"/>
          <w:sz w:val="24"/>
        </w:rPr>
        <w:t>(t, s)</w:t>
      </w:r>
      <w:r w:rsidRPr="005F1090">
        <w:rPr>
          <w:rFonts w:hAnsi="宋体" w:hint="eastAsia"/>
          <w:sz w:val="24"/>
        </w:rPr>
        <w:t>的功能是将字符串</w:t>
      </w:r>
      <w:r w:rsidRPr="005F1090">
        <w:rPr>
          <w:rFonts w:hAnsi="宋体" w:hint="eastAsia"/>
          <w:sz w:val="24"/>
        </w:rPr>
        <w:t>s</w:t>
      </w:r>
      <w:r w:rsidRPr="005F1090">
        <w:rPr>
          <w:rFonts w:hAnsi="宋体" w:hint="eastAsia"/>
          <w:sz w:val="24"/>
        </w:rPr>
        <w:t>复制给字符串</w:t>
      </w:r>
      <w:r w:rsidRPr="005F1090">
        <w:rPr>
          <w:rFonts w:hAnsi="宋体" w:hint="eastAsia"/>
          <w:sz w:val="24"/>
        </w:rPr>
        <w:t>t</w:t>
      </w:r>
      <w:r w:rsidRPr="005F1090">
        <w:rPr>
          <w:rFonts w:hAnsi="宋体" w:hint="eastAsia"/>
          <w:sz w:val="24"/>
        </w:rPr>
        <w:t>，并且返回串</w:t>
      </w:r>
      <w:r w:rsidRPr="005F1090">
        <w:rPr>
          <w:rFonts w:hAnsi="宋体" w:hint="eastAsia"/>
          <w:sz w:val="24"/>
        </w:rPr>
        <w:t>t</w:t>
      </w:r>
      <w:r w:rsidRPr="005F1090">
        <w:rPr>
          <w:rFonts w:hAnsi="宋体" w:hint="eastAsia"/>
          <w:sz w:val="24"/>
        </w:rPr>
        <w:t>的首地址。请单步跟踪程序，根据程序运行时出现的现象或观察到的字符串的值，分析并排除源程序的逻辑错误，使之能按照要求输出如下结果：</w:t>
      </w:r>
    </w:p>
    <w:p w14:paraId="7E39277B" w14:textId="77777777" w:rsidR="007C72BA" w:rsidRPr="005F1090" w:rsidRDefault="007C72BA" w:rsidP="007C72BA">
      <w:pPr>
        <w:spacing w:line="360" w:lineRule="auto"/>
        <w:ind w:leftChars="200" w:left="420"/>
        <w:rPr>
          <w:rFonts w:hAnsi="宋体"/>
          <w:sz w:val="24"/>
        </w:rPr>
      </w:pPr>
      <w:r w:rsidRPr="005F1090">
        <w:rPr>
          <w:rFonts w:hAnsi="宋体"/>
          <w:sz w:val="24"/>
        </w:rPr>
        <w:t>Input a string:</w:t>
      </w:r>
    </w:p>
    <w:p w14:paraId="71AC8F9E" w14:textId="77777777" w:rsidR="007C72BA" w:rsidRPr="005F1090" w:rsidRDefault="007C72BA" w:rsidP="007C72BA">
      <w:pPr>
        <w:spacing w:line="360" w:lineRule="auto"/>
        <w:ind w:leftChars="200" w:left="420"/>
        <w:rPr>
          <w:rFonts w:hAnsi="宋体"/>
          <w:sz w:val="24"/>
        </w:rPr>
      </w:pPr>
      <w:r w:rsidRPr="005F1090">
        <w:rPr>
          <w:rFonts w:hAnsi="宋体" w:hint="eastAsia"/>
          <w:sz w:val="24"/>
        </w:rPr>
        <w:t>programming</w:t>
      </w:r>
      <w:r w:rsidRPr="005F1090">
        <w:rPr>
          <w:rFonts w:hAnsi="宋体" w:hint="eastAsia"/>
          <w:sz w:val="24"/>
        </w:rPr>
        <w:t>↙</w:t>
      </w:r>
      <w:r w:rsidRPr="005F1090">
        <w:rPr>
          <w:rFonts w:hAnsi="宋体" w:hint="eastAsia"/>
          <w:sz w:val="24"/>
        </w:rPr>
        <w:t xml:space="preserve"> </w:t>
      </w:r>
      <w:r w:rsidRPr="005F1090">
        <w:rPr>
          <w:rFonts w:hAnsi="宋体" w:hint="eastAsia"/>
          <w:sz w:val="24"/>
        </w:rPr>
        <w:t>（键盘输入）</w:t>
      </w:r>
    </w:p>
    <w:p w14:paraId="040E9D02" w14:textId="77777777" w:rsidR="007C72BA" w:rsidRPr="005F1090" w:rsidRDefault="007C72BA" w:rsidP="007C72BA">
      <w:pPr>
        <w:spacing w:line="360" w:lineRule="auto"/>
        <w:ind w:leftChars="200" w:left="420"/>
        <w:rPr>
          <w:rFonts w:hAnsi="宋体"/>
          <w:sz w:val="24"/>
        </w:rPr>
      </w:pPr>
      <w:r w:rsidRPr="005F1090">
        <w:rPr>
          <w:rFonts w:hAnsi="宋体"/>
          <w:sz w:val="24"/>
        </w:rPr>
        <w:t>programming</w:t>
      </w:r>
    </w:p>
    <w:p w14:paraId="3FAA0BE6" w14:textId="77777777" w:rsidR="007C72BA" w:rsidRPr="005F1090" w:rsidRDefault="007C72BA" w:rsidP="007C72BA">
      <w:pPr>
        <w:spacing w:line="360" w:lineRule="auto"/>
        <w:ind w:leftChars="200" w:left="420"/>
        <w:rPr>
          <w:rFonts w:hAnsi="宋体"/>
          <w:sz w:val="24"/>
        </w:rPr>
      </w:pPr>
      <w:r w:rsidRPr="005F1090">
        <w:rPr>
          <w:rFonts w:hAnsi="宋体"/>
          <w:sz w:val="24"/>
        </w:rPr>
        <w:t>Input a string again:</w:t>
      </w:r>
    </w:p>
    <w:p w14:paraId="79975CE7" w14:textId="77777777" w:rsidR="007C72BA" w:rsidRPr="005F1090" w:rsidRDefault="007C72BA" w:rsidP="007C72BA">
      <w:pPr>
        <w:spacing w:line="360" w:lineRule="auto"/>
        <w:ind w:leftChars="200" w:left="420"/>
        <w:rPr>
          <w:rFonts w:hAnsi="宋体"/>
          <w:sz w:val="24"/>
        </w:rPr>
      </w:pPr>
      <w:r w:rsidRPr="005F1090">
        <w:rPr>
          <w:rFonts w:hAnsi="宋体" w:hint="eastAsia"/>
          <w:sz w:val="24"/>
        </w:rPr>
        <w:t>language</w:t>
      </w:r>
      <w:r w:rsidRPr="005F1090">
        <w:rPr>
          <w:rFonts w:hAnsi="宋体" w:hint="eastAsia"/>
          <w:sz w:val="24"/>
        </w:rPr>
        <w:t>↙</w:t>
      </w:r>
      <w:r w:rsidRPr="005F1090">
        <w:rPr>
          <w:rFonts w:hAnsi="宋体" w:hint="eastAsia"/>
          <w:sz w:val="24"/>
        </w:rPr>
        <w:t xml:space="preserve"> </w:t>
      </w:r>
      <w:r w:rsidRPr="005F1090">
        <w:rPr>
          <w:rFonts w:hAnsi="宋体" w:hint="eastAsia"/>
          <w:sz w:val="24"/>
        </w:rPr>
        <w:t>（键盘输入）</w:t>
      </w:r>
    </w:p>
    <w:p w14:paraId="3ED40EC4" w14:textId="77777777" w:rsidR="007C72BA" w:rsidRPr="005F1090" w:rsidRDefault="007C72BA" w:rsidP="007C72BA">
      <w:pPr>
        <w:spacing w:line="360" w:lineRule="auto"/>
        <w:ind w:leftChars="200" w:left="420"/>
        <w:rPr>
          <w:rFonts w:hAnsi="宋体"/>
          <w:sz w:val="24"/>
        </w:rPr>
      </w:pPr>
      <w:r w:rsidRPr="005F1090">
        <w:rPr>
          <w:rFonts w:hAnsi="宋体"/>
          <w:sz w:val="24"/>
        </w:rPr>
        <w:t>language</w:t>
      </w:r>
    </w:p>
    <w:p w14:paraId="684750FD" w14:textId="77777777" w:rsidR="007C72BA" w:rsidRPr="005F1090" w:rsidRDefault="007C72BA" w:rsidP="007C72BA">
      <w:pPr>
        <w:spacing w:line="360" w:lineRule="auto"/>
        <w:ind w:leftChars="200" w:left="420"/>
        <w:rPr>
          <w:rFonts w:hAnsi="宋体"/>
          <w:sz w:val="24"/>
        </w:rPr>
      </w:pPr>
    </w:p>
    <w:p w14:paraId="12FAE74F" w14:textId="77777777" w:rsidR="007C72BA" w:rsidRPr="005F1090" w:rsidRDefault="007C72BA" w:rsidP="007C72BA">
      <w:pPr>
        <w:spacing w:line="360" w:lineRule="auto"/>
        <w:ind w:leftChars="200" w:left="420"/>
        <w:rPr>
          <w:rFonts w:hAnsi="宋体"/>
          <w:sz w:val="24"/>
        </w:rPr>
      </w:pPr>
      <w:r w:rsidRPr="005F1090">
        <w:rPr>
          <w:rFonts w:hAnsi="宋体"/>
          <w:sz w:val="24"/>
        </w:rPr>
        <w:t>#include&lt;stdio.h&gt;</w:t>
      </w:r>
    </w:p>
    <w:p w14:paraId="3E887CAB" w14:textId="77777777" w:rsidR="007C72BA" w:rsidRPr="005F1090" w:rsidRDefault="007C72BA" w:rsidP="007C72BA">
      <w:pPr>
        <w:spacing w:line="360" w:lineRule="auto"/>
        <w:ind w:leftChars="200" w:left="420"/>
        <w:rPr>
          <w:rFonts w:hAnsi="宋体"/>
          <w:sz w:val="24"/>
        </w:rPr>
      </w:pPr>
      <w:r w:rsidRPr="005F1090">
        <w:rPr>
          <w:rFonts w:hAnsi="宋体"/>
          <w:sz w:val="24"/>
        </w:rPr>
        <w:t>char *</w:t>
      </w:r>
      <w:proofErr w:type="spellStart"/>
      <w:proofErr w:type="gramStart"/>
      <w:r w:rsidRPr="005F1090">
        <w:rPr>
          <w:rFonts w:hAnsi="宋体"/>
          <w:sz w:val="24"/>
        </w:rPr>
        <w:t>strcopy</w:t>
      </w:r>
      <w:proofErr w:type="spellEnd"/>
      <w:r w:rsidRPr="005F1090">
        <w:rPr>
          <w:rFonts w:hAnsi="宋体"/>
          <w:sz w:val="24"/>
        </w:rPr>
        <w:t>(</w:t>
      </w:r>
      <w:proofErr w:type="gramEnd"/>
      <w:r w:rsidRPr="005F1090">
        <w:rPr>
          <w:rFonts w:hAnsi="宋体"/>
          <w:sz w:val="24"/>
        </w:rPr>
        <w:t>char *, const char *);</w:t>
      </w:r>
    </w:p>
    <w:p w14:paraId="15238417" w14:textId="77777777" w:rsidR="007C72BA" w:rsidRPr="005F1090" w:rsidRDefault="007C72BA" w:rsidP="007C72BA">
      <w:pPr>
        <w:spacing w:line="360" w:lineRule="auto"/>
        <w:ind w:leftChars="200" w:left="420"/>
        <w:rPr>
          <w:rFonts w:hAnsi="宋体"/>
          <w:sz w:val="24"/>
        </w:rPr>
      </w:pPr>
      <w:r w:rsidRPr="005F1090">
        <w:rPr>
          <w:rFonts w:hAnsi="宋体"/>
          <w:sz w:val="24"/>
        </w:rPr>
        <w:t>int main(void)</w:t>
      </w:r>
    </w:p>
    <w:p w14:paraId="0E8F2347" w14:textId="77777777" w:rsidR="007C72BA" w:rsidRPr="005F1090" w:rsidRDefault="007C72BA" w:rsidP="007C72BA">
      <w:pPr>
        <w:spacing w:line="360" w:lineRule="auto"/>
        <w:ind w:leftChars="200" w:left="420"/>
        <w:rPr>
          <w:rFonts w:hAnsi="宋体"/>
          <w:sz w:val="24"/>
        </w:rPr>
      </w:pPr>
      <w:r w:rsidRPr="005F1090">
        <w:rPr>
          <w:rFonts w:hAnsi="宋体"/>
          <w:sz w:val="24"/>
        </w:rPr>
        <w:t>{</w:t>
      </w:r>
    </w:p>
    <w:p w14:paraId="244901C2" w14:textId="77777777" w:rsidR="007C72BA" w:rsidRPr="005F1090" w:rsidRDefault="007C72BA" w:rsidP="007C72BA">
      <w:pPr>
        <w:spacing w:line="360" w:lineRule="auto"/>
        <w:ind w:leftChars="200" w:left="420"/>
        <w:rPr>
          <w:rFonts w:hAnsi="宋体"/>
          <w:sz w:val="24"/>
        </w:rPr>
      </w:pPr>
      <w:r w:rsidRPr="005F1090">
        <w:rPr>
          <w:rFonts w:hAnsi="宋体"/>
          <w:sz w:val="24"/>
        </w:rPr>
        <w:tab/>
        <w:t>char *s1, *s2, *s3;</w:t>
      </w:r>
    </w:p>
    <w:p w14:paraId="1FD53457" w14:textId="77777777" w:rsidR="007C72BA" w:rsidRPr="005F1090" w:rsidRDefault="007C72BA" w:rsidP="007C72BA">
      <w:pPr>
        <w:spacing w:line="360" w:lineRule="auto"/>
        <w:ind w:leftChars="200" w:left="420"/>
        <w:rPr>
          <w:rFonts w:hAnsi="宋体"/>
          <w:sz w:val="24"/>
        </w:rPr>
      </w:pPr>
      <w:r w:rsidRPr="005F1090">
        <w:rPr>
          <w:rFonts w:hAnsi="宋体"/>
          <w:sz w:val="24"/>
        </w:rPr>
        <w:tab/>
      </w:r>
      <w:proofErr w:type="spellStart"/>
      <w:proofErr w:type="gramStart"/>
      <w:r w:rsidRPr="005F1090">
        <w:rPr>
          <w:rFonts w:hAnsi="宋体"/>
          <w:sz w:val="24"/>
        </w:rPr>
        <w:t>printf</w:t>
      </w:r>
      <w:proofErr w:type="spellEnd"/>
      <w:r w:rsidRPr="005F1090">
        <w:rPr>
          <w:rFonts w:hAnsi="宋体"/>
          <w:sz w:val="24"/>
        </w:rPr>
        <w:t>(</w:t>
      </w:r>
      <w:proofErr w:type="gramEnd"/>
      <w:r w:rsidRPr="005F1090">
        <w:rPr>
          <w:rFonts w:hAnsi="宋体"/>
          <w:sz w:val="24"/>
        </w:rPr>
        <w:t>"Input a string:\n", s2);</w:t>
      </w:r>
    </w:p>
    <w:p w14:paraId="51459E4F" w14:textId="77777777" w:rsidR="007C72BA" w:rsidRPr="005F1090" w:rsidRDefault="007C72BA" w:rsidP="007C72BA">
      <w:pPr>
        <w:spacing w:line="360" w:lineRule="auto"/>
        <w:ind w:leftChars="200" w:left="420"/>
        <w:rPr>
          <w:rFonts w:hAnsi="宋体"/>
          <w:sz w:val="24"/>
        </w:rPr>
      </w:pPr>
      <w:r w:rsidRPr="005F1090">
        <w:rPr>
          <w:rFonts w:hAnsi="宋体"/>
          <w:sz w:val="24"/>
        </w:rPr>
        <w:tab/>
      </w:r>
      <w:proofErr w:type="spellStart"/>
      <w:proofErr w:type="gramStart"/>
      <w:r w:rsidRPr="005F1090">
        <w:rPr>
          <w:rFonts w:hAnsi="宋体"/>
          <w:sz w:val="24"/>
        </w:rPr>
        <w:t>scanf</w:t>
      </w:r>
      <w:proofErr w:type="spellEnd"/>
      <w:r w:rsidRPr="005F1090">
        <w:rPr>
          <w:rFonts w:hAnsi="宋体"/>
          <w:sz w:val="24"/>
        </w:rPr>
        <w:t>(</w:t>
      </w:r>
      <w:proofErr w:type="gramEnd"/>
      <w:r w:rsidRPr="005F1090">
        <w:rPr>
          <w:rFonts w:hAnsi="宋体"/>
          <w:sz w:val="24"/>
        </w:rPr>
        <w:t>"%s", s2);</w:t>
      </w:r>
    </w:p>
    <w:p w14:paraId="76D71915" w14:textId="77777777" w:rsidR="007C72BA" w:rsidRPr="005F1090" w:rsidRDefault="007C72BA" w:rsidP="007C72BA">
      <w:pPr>
        <w:spacing w:line="360" w:lineRule="auto"/>
        <w:ind w:leftChars="200" w:left="420"/>
        <w:rPr>
          <w:rFonts w:hAnsi="宋体"/>
          <w:sz w:val="24"/>
        </w:rPr>
      </w:pPr>
      <w:r w:rsidRPr="005F1090">
        <w:rPr>
          <w:rFonts w:hAnsi="宋体"/>
          <w:sz w:val="24"/>
        </w:rPr>
        <w:lastRenderedPageBreak/>
        <w:tab/>
      </w:r>
      <w:proofErr w:type="spellStart"/>
      <w:proofErr w:type="gramStart"/>
      <w:r w:rsidRPr="005F1090">
        <w:rPr>
          <w:rFonts w:hAnsi="宋体"/>
          <w:sz w:val="24"/>
        </w:rPr>
        <w:t>strcopy</w:t>
      </w:r>
      <w:proofErr w:type="spellEnd"/>
      <w:r w:rsidRPr="005F1090">
        <w:rPr>
          <w:rFonts w:hAnsi="宋体"/>
          <w:sz w:val="24"/>
        </w:rPr>
        <w:t>(</w:t>
      </w:r>
      <w:proofErr w:type="gramEnd"/>
      <w:r w:rsidRPr="005F1090">
        <w:rPr>
          <w:rFonts w:hAnsi="宋体"/>
          <w:sz w:val="24"/>
        </w:rPr>
        <w:t>s1, s2);</w:t>
      </w:r>
    </w:p>
    <w:p w14:paraId="34EA3969" w14:textId="77777777" w:rsidR="007C72BA" w:rsidRPr="005F1090" w:rsidRDefault="007C72BA" w:rsidP="007C72BA">
      <w:pPr>
        <w:spacing w:line="360" w:lineRule="auto"/>
        <w:ind w:leftChars="200" w:left="420"/>
        <w:rPr>
          <w:rFonts w:hAnsi="宋体"/>
          <w:sz w:val="24"/>
        </w:rPr>
      </w:pPr>
      <w:r w:rsidRPr="005F1090">
        <w:rPr>
          <w:rFonts w:hAnsi="宋体"/>
          <w:sz w:val="24"/>
        </w:rPr>
        <w:tab/>
      </w:r>
      <w:proofErr w:type="spellStart"/>
      <w:proofErr w:type="gramStart"/>
      <w:r w:rsidRPr="005F1090">
        <w:rPr>
          <w:rFonts w:hAnsi="宋体"/>
          <w:sz w:val="24"/>
        </w:rPr>
        <w:t>printf</w:t>
      </w:r>
      <w:proofErr w:type="spellEnd"/>
      <w:r w:rsidRPr="005F1090">
        <w:rPr>
          <w:rFonts w:hAnsi="宋体"/>
          <w:sz w:val="24"/>
        </w:rPr>
        <w:t>(</w:t>
      </w:r>
      <w:proofErr w:type="gramEnd"/>
      <w:r w:rsidRPr="005F1090">
        <w:rPr>
          <w:rFonts w:hAnsi="宋体"/>
          <w:sz w:val="24"/>
        </w:rPr>
        <w:t>"%s\n", s1);</w:t>
      </w:r>
    </w:p>
    <w:p w14:paraId="18A93183" w14:textId="77777777" w:rsidR="007C72BA" w:rsidRPr="005F1090" w:rsidRDefault="007C72BA" w:rsidP="007C72BA">
      <w:pPr>
        <w:spacing w:line="360" w:lineRule="auto"/>
        <w:ind w:leftChars="200" w:left="420"/>
        <w:rPr>
          <w:rFonts w:hAnsi="宋体"/>
          <w:sz w:val="24"/>
        </w:rPr>
      </w:pPr>
      <w:r w:rsidRPr="005F1090">
        <w:rPr>
          <w:rFonts w:hAnsi="宋体"/>
          <w:sz w:val="24"/>
        </w:rPr>
        <w:tab/>
      </w:r>
      <w:proofErr w:type="spellStart"/>
      <w:proofErr w:type="gramStart"/>
      <w:r w:rsidRPr="005F1090">
        <w:rPr>
          <w:rFonts w:hAnsi="宋体"/>
          <w:sz w:val="24"/>
        </w:rPr>
        <w:t>printf</w:t>
      </w:r>
      <w:proofErr w:type="spellEnd"/>
      <w:r w:rsidRPr="005F1090">
        <w:rPr>
          <w:rFonts w:hAnsi="宋体"/>
          <w:sz w:val="24"/>
        </w:rPr>
        <w:t>(</w:t>
      </w:r>
      <w:proofErr w:type="gramEnd"/>
      <w:r w:rsidRPr="005F1090">
        <w:rPr>
          <w:rFonts w:hAnsi="宋体"/>
          <w:sz w:val="24"/>
        </w:rPr>
        <w:t>"Input a string again:\n", s2);</w:t>
      </w:r>
    </w:p>
    <w:p w14:paraId="2DDD2331" w14:textId="77777777" w:rsidR="007C72BA" w:rsidRPr="005F1090" w:rsidRDefault="007C72BA" w:rsidP="007C72BA">
      <w:pPr>
        <w:spacing w:line="360" w:lineRule="auto"/>
        <w:ind w:leftChars="200" w:left="420"/>
        <w:rPr>
          <w:rFonts w:hAnsi="宋体"/>
          <w:sz w:val="24"/>
        </w:rPr>
      </w:pPr>
      <w:r w:rsidRPr="005F1090">
        <w:rPr>
          <w:rFonts w:hAnsi="宋体"/>
          <w:sz w:val="24"/>
        </w:rPr>
        <w:tab/>
      </w:r>
      <w:proofErr w:type="spellStart"/>
      <w:proofErr w:type="gramStart"/>
      <w:r w:rsidRPr="005F1090">
        <w:rPr>
          <w:rFonts w:hAnsi="宋体"/>
          <w:sz w:val="24"/>
        </w:rPr>
        <w:t>scanf</w:t>
      </w:r>
      <w:proofErr w:type="spellEnd"/>
      <w:r w:rsidRPr="005F1090">
        <w:rPr>
          <w:rFonts w:hAnsi="宋体"/>
          <w:sz w:val="24"/>
        </w:rPr>
        <w:t>(</w:t>
      </w:r>
      <w:proofErr w:type="gramEnd"/>
      <w:r w:rsidRPr="005F1090">
        <w:rPr>
          <w:rFonts w:hAnsi="宋体"/>
          <w:sz w:val="24"/>
        </w:rPr>
        <w:t>"%s", s2);</w:t>
      </w:r>
    </w:p>
    <w:p w14:paraId="179BD5E9" w14:textId="77777777" w:rsidR="007C72BA" w:rsidRPr="005F1090" w:rsidRDefault="007C72BA" w:rsidP="007C72BA">
      <w:pPr>
        <w:spacing w:line="360" w:lineRule="auto"/>
        <w:ind w:leftChars="200" w:left="420"/>
        <w:rPr>
          <w:rFonts w:hAnsi="宋体"/>
          <w:sz w:val="24"/>
        </w:rPr>
      </w:pPr>
      <w:r w:rsidRPr="005F1090">
        <w:rPr>
          <w:rFonts w:hAnsi="宋体"/>
          <w:sz w:val="24"/>
        </w:rPr>
        <w:tab/>
        <w:t xml:space="preserve">s3 = </w:t>
      </w:r>
      <w:proofErr w:type="spellStart"/>
      <w:proofErr w:type="gramStart"/>
      <w:r w:rsidRPr="005F1090">
        <w:rPr>
          <w:rFonts w:hAnsi="宋体"/>
          <w:sz w:val="24"/>
        </w:rPr>
        <w:t>strcopy</w:t>
      </w:r>
      <w:proofErr w:type="spellEnd"/>
      <w:r w:rsidRPr="005F1090">
        <w:rPr>
          <w:rFonts w:hAnsi="宋体"/>
          <w:sz w:val="24"/>
        </w:rPr>
        <w:t>(</w:t>
      </w:r>
      <w:proofErr w:type="gramEnd"/>
      <w:r w:rsidRPr="005F1090">
        <w:rPr>
          <w:rFonts w:hAnsi="宋体"/>
          <w:sz w:val="24"/>
        </w:rPr>
        <w:t>s1, s2);</w:t>
      </w:r>
    </w:p>
    <w:p w14:paraId="506A0D95" w14:textId="77777777" w:rsidR="007C72BA" w:rsidRPr="005F1090" w:rsidRDefault="007C72BA" w:rsidP="007C72BA">
      <w:pPr>
        <w:spacing w:line="360" w:lineRule="auto"/>
        <w:ind w:leftChars="200" w:left="420"/>
        <w:rPr>
          <w:rFonts w:hAnsi="宋体"/>
          <w:sz w:val="24"/>
        </w:rPr>
      </w:pPr>
      <w:r w:rsidRPr="005F1090">
        <w:rPr>
          <w:rFonts w:hAnsi="宋体"/>
          <w:sz w:val="24"/>
        </w:rPr>
        <w:tab/>
      </w:r>
      <w:proofErr w:type="spellStart"/>
      <w:proofErr w:type="gramStart"/>
      <w:r w:rsidRPr="005F1090">
        <w:rPr>
          <w:rFonts w:hAnsi="宋体"/>
          <w:sz w:val="24"/>
        </w:rPr>
        <w:t>printf</w:t>
      </w:r>
      <w:proofErr w:type="spellEnd"/>
      <w:r w:rsidRPr="005F1090">
        <w:rPr>
          <w:rFonts w:hAnsi="宋体"/>
          <w:sz w:val="24"/>
        </w:rPr>
        <w:t>(</w:t>
      </w:r>
      <w:proofErr w:type="gramEnd"/>
      <w:r w:rsidRPr="005F1090">
        <w:rPr>
          <w:rFonts w:hAnsi="宋体"/>
          <w:sz w:val="24"/>
        </w:rPr>
        <w:t>"%s\n", s3);</w:t>
      </w:r>
    </w:p>
    <w:p w14:paraId="0F97E0FA" w14:textId="77777777" w:rsidR="007C72BA" w:rsidRPr="005F1090" w:rsidRDefault="007C72BA" w:rsidP="007C72BA">
      <w:pPr>
        <w:spacing w:line="360" w:lineRule="auto"/>
        <w:ind w:leftChars="200" w:left="420"/>
        <w:rPr>
          <w:rFonts w:hAnsi="宋体"/>
          <w:sz w:val="24"/>
        </w:rPr>
      </w:pPr>
      <w:r w:rsidRPr="005F1090">
        <w:rPr>
          <w:rFonts w:hAnsi="宋体"/>
          <w:sz w:val="24"/>
        </w:rPr>
        <w:tab/>
        <w:t>return 0;</w:t>
      </w:r>
    </w:p>
    <w:p w14:paraId="509E941C" w14:textId="77777777" w:rsidR="007C72BA" w:rsidRPr="005F1090" w:rsidRDefault="007C72BA" w:rsidP="007C72BA">
      <w:pPr>
        <w:spacing w:line="360" w:lineRule="auto"/>
        <w:ind w:leftChars="200" w:left="420"/>
        <w:rPr>
          <w:rFonts w:hAnsi="宋体"/>
          <w:sz w:val="24"/>
        </w:rPr>
      </w:pPr>
      <w:r w:rsidRPr="005F1090">
        <w:rPr>
          <w:rFonts w:hAnsi="宋体"/>
          <w:sz w:val="24"/>
        </w:rPr>
        <w:t>}</w:t>
      </w:r>
    </w:p>
    <w:p w14:paraId="6EA4E656" w14:textId="77777777" w:rsidR="007C72BA" w:rsidRPr="005F1090" w:rsidRDefault="007C72BA" w:rsidP="007C72BA">
      <w:pPr>
        <w:spacing w:line="360" w:lineRule="auto"/>
        <w:ind w:leftChars="200" w:left="420"/>
        <w:rPr>
          <w:rFonts w:hAnsi="宋体"/>
          <w:sz w:val="24"/>
        </w:rPr>
      </w:pPr>
    </w:p>
    <w:p w14:paraId="47256E39" w14:textId="77777777" w:rsidR="007C72BA" w:rsidRPr="005F1090" w:rsidRDefault="007C72BA" w:rsidP="007C72BA">
      <w:pPr>
        <w:spacing w:line="360" w:lineRule="auto"/>
        <w:ind w:leftChars="200" w:left="420"/>
        <w:rPr>
          <w:rFonts w:hAnsi="宋体"/>
          <w:sz w:val="24"/>
        </w:rPr>
      </w:pPr>
      <w:r w:rsidRPr="005F1090">
        <w:rPr>
          <w:rFonts w:hAnsi="宋体" w:hint="eastAsia"/>
          <w:sz w:val="24"/>
        </w:rPr>
        <w:t>/*</w:t>
      </w:r>
      <w:r w:rsidRPr="005F1090">
        <w:rPr>
          <w:rFonts w:hAnsi="宋体" w:hint="eastAsia"/>
          <w:sz w:val="24"/>
        </w:rPr>
        <w:t>将字符串</w:t>
      </w:r>
      <w:r w:rsidRPr="005F1090">
        <w:rPr>
          <w:rFonts w:hAnsi="宋体" w:hint="eastAsia"/>
          <w:sz w:val="24"/>
        </w:rPr>
        <w:t>s</w:t>
      </w:r>
      <w:r w:rsidRPr="005F1090">
        <w:rPr>
          <w:rFonts w:hAnsi="宋体" w:hint="eastAsia"/>
          <w:sz w:val="24"/>
        </w:rPr>
        <w:t>复制给字符串</w:t>
      </w:r>
      <w:r w:rsidRPr="005F1090">
        <w:rPr>
          <w:rFonts w:hAnsi="宋体" w:hint="eastAsia"/>
          <w:sz w:val="24"/>
        </w:rPr>
        <w:t>t</w:t>
      </w:r>
      <w:r w:rsidRPr="005F1090">
        <w:rPr>
          <w:rFonts w:hAnsi="宋体" w:hint="eastAsia"/>
          <w:sz w:val="24"/>
        </w:rPr>
        <w:t>，并且返回串</w:t>
      </w:r>
      <w:r w:rsidRPr="005F1090">
        <w:rPr>
          <w:rFonts w:hAnsi="宋体" w:hint="eastAsia"/>
          <w:sz w:val="24"/>
        </w:rPr>
        <w:t>t</w:t>
      </w:r>
      <w:r w:rsidRPr="005F1090">
        <w:rPr>
          <w:rFonts w:hAnsi="宋体" w:hint="eastAsia"/>
          <w:sz w:val="24"/>
        </w:rPr>
        <w:t>的首地址</w:t>
      </w:r>
      <w:r w:rsidRPr="005F1090">
        <w:rPr>
          <w:rFonts w:hAnsi="宋体" w:hint="eastAsia"/>
          <w:sz w:val="24"/>
        </w:rPr>
        <w:t>*/</w:t>
      </w:r>
    </w:p>
    <w:p w14:paraId="020259A7" w14:textId="77777777" w:rsidR="007C72BA" w:rsidRPr="005F1090" w:rsidRDefault="007C72BA" w:rsidP="007C72BA">
      <w:pPr>
        <w:spacing w:line="360" w:lineRule="auto"/>
        <w:ind w:leftChars="200" w:left="420"/>
        <w:rPr>
          <w:rFonts w:hAnsi="宋体"/>
          <w:sz w:val="24"/>
        </w:rPr>
      </w:pPr>
      <w:r w:rsidRPr="005F1090">
        <w:rPr>
          <w:rFonts w:hAnsi="宋体"/>
          <w:sz w:val="24"/>
        </w:rPr>
        <w:t xml:space="preserve">char * </w:t>
      </w:r>
      <w:proofErr w:type="spellStart"/>
      <w:proofErr w:type="gramStart"/>
      <w:r w:rsidRPr="005F1090">
        <w:rPr>
          <w:rFonts w:hAnsi="宋体"/>
          <w:sz w:val="24"/>
        </w:rPr>
        <w:t>strcopy</w:t>
      </w:r>
      <w:proofErr w:type="spellEnd"/>
      <w:r w:rsidRPr="005F1090">
        <w:rPr>
          <w:rFonts w:hAnsi="宋体"/>
          <w:sz w:val="24"/>
        </w:rPr>
        <w:t>(</w:t>
      </w:r>
      <w:proofErr w:type="gramEnd"/>
      <w:r w:rsidRPr="005F1090">
        <w:rPr>
          <w:rFonts w:hAnsi="宋体"/>
          <w:sz w:val="24"/>
        </w:rPr>
        <w:t>char *t, const char *s)</w:t>
      </w:r>
    </w:p>
    <w:p w14:paraId="2F360016" w14:textId="77777777" w:rsidR="007C72BA" w:rsidRPr="005F1090" w:rsidRDefault="007C72BA" w:rsidP="007C72BA">
      <w:pPr>
        <w:spacing w:line="360" w:lineRule="auto"/>
        <w:ind w:leftChars="200" w:left="420"/>
        <w:rPr>
          <w:rFonts w:hAnsi="宋体"/>
          <w:sz w:val="24"/>
        </w:rPr>
      </w:pPr>
      <w:r w:rsidRPr="005F1090">
        <w:rPr>
          <w:rFonts w:hAnsi="宋体"/>
          <w:sz w:val="24"/>
        </w:rPr>
        <w:t>{</w:t>
      </w:r>
    </w:p>
    <w:p w14:paraId="45AE0A1C" w14:textId="77777777" w:rsidR="007C72BA" w:rsidRPr="005F1090" w:rsidRDefault="007C72BA" w:rsidP="007C72BA">
      <w:pPr>
        <w:spacing w:line="360" w:lineRule="auto"/>
        <w:ind w:leftChars="200" w:left="420"/>
        <w:rPr>
          <w:rFonts w:hAnsi="宋体"/>
          <w:sz w:val="24"/>
        </w:rPr>
      </w:pPr>
      <w:r w:rsidRPr="005F1090">
        <w:rPr>
          <w:rFonts w:hAnsi="宋体"/>
          <w:sz w:val="24"/>
        </w:rPr>
        <w:tab/>
      </w:r>
      <w:proofErr w:type="gramStart"/>
      <w:r w:rsidRPr="005F1090">
        <w:rPr>
          <w:rFonts w:hAnsi="宋体"/>
          <w:sz w:val="24"/>
        </w:rPr>
        <w:t>while(</w:t>
      </w:r>
      <w:proofErr w:type="gramEnd"/>
      <w:r w:rsidRPr="005F1090">
        <w:rPr>
          <w:rFonts w:hAnsi="宋体"/>
          <w:sz w:val="24"/>
        </w:rPr>
        <w:t>*t++ = *s++);</w:t>
      </w:r>
    </w:p>
    <w:p w14:paraId="40C6B4E8" w14:textId="77777777" w:rsidR="007C72BA" w:rsidRPr="005F1090" w:rsidRDefault="007C72BA" w:rsidP="007C72BA">
      <w:pPr>
        <w:spacing w:line="360" w:lineRule="auto"/>
        <w:ind w:leftChars="200" w:left="420"/>
        <w:rPr>
          <w:rFonts w:hAnsi="宋体"/>
          <w:sz w:val="24"/>
        </w:rPr>
      </w:pPr>
      <w:r w:rsidRPr="005F1090">
        <w:rPr>
          <w:rFonts w:hAnsi="宋体"/>
          <w:sz w:val="24"/>
        </w:rPr>
        <w:tab/>
        <w:t>return (t);</w:t>
      </w:r>
    </w:p>
    <w:p w14:paraId="2216EEDE" w14:textId="77777777" w:rsidR="007C72BA" w:rsidRDefault="007C72BA" w:rsidP="007C72BA">
      <w:pPr>
        <w:spacing w:line="360" w:lineRule="auto"/>
        <w:ind w:leftChars="200" w:left="420"/>
        <w:rPr>
          <w:rFonts w:hAnsi="宋体"/>
          <w:sz w:val="24"/>
        </w:rPr>
      </w:pPr>
      <w:r w:rsidRPr="005F1090">
        <w:rPr>
          <w:rFonts w:hAnsi="宋体"/>
          <w:sz w:val="24"/>
        </w:rPr>
        <w:t>}</w:t>
      </w:r>
    </w:p>
    <w:p w14:paraId="64D6722B" w14:textId="77777777" w:rsidR="007C72BA" w:rsidRPr="000013F5" w:rsidRDefault="007C72BA" w:rsidP="007C72BA">
      <w:pPr>
        <w:spacing w:line="360" w:lineRule="auto"/>
        <w:ind w:leftChars="200" w:left="420"/>
        <w:rPr>
          <w:sz w:val="24"/>
          <w:szCs w:val="22"/>
        </w:rPr>
      </w:pPr>
    </w:p>
    <w:p w14:paraId="11E6CC51" w14:textId="77777777" w:rsidR="007C72BA" w:rsidRPr="00A15D17" w:rsidRDefault="007C72BA" w:rsidP="007C72BA">
      <w:pPr>
        <w:spacing w:line="360" w:lineRule="auto"/>
        <w:rPr>
          <w:b/>
          <w:sz w:val="24"/>
          <w:lang w:val="pt-BR"/>
        </w:rPr>
      </w:pPr>
      <w:r w:rsidRPr="00885843">
        <w:rPr>
          <w:rFonts w:hAnsi="宋体"/>
          <w:b/>
          <w:sz w:val="24"/>
        </w:rPr>
        <w:t>解答</w:t>
      </w:r>
      <w:r w:rsidRPr="00A15D17">
        <w:rPr>
          <w:rFonts w:hAnsi="宋体"/>
          <w:b/>
          <w:sz w:val="24"/>
          <w:lang w:val="pt-BR"/>
        </w:rPr>
        <w:t>：</w:t>
      </w:r>
    </w:p>
    <w:p w14:paraId="5E38FA18" w14:textId="77777777" w:rsidR="007C72BA" w:rsidRPr="00A15D17" w:rsidRDefault="007C72BA" w:rsidP="007C72BA">
      <w:pPr>
        <w:snapToGrid w:val="0"/>
        <w:spacing w:line="360" w:lineRule="auto"/>
        <w:rPr>
          <w:sz w:val="24"/>
          <w:lang w:val="pt-BR"/>
        </w:rPr>
      </w:pPr>
      <w:r w:rsidRPr="00A15D17">
        <w:rPr>
          <w:sz w:val="24"/>
          <w:lang w:val="pt-BR"/>
        </w:rPr>
        <w:t xml:space="preserve">  </w:t>
      </w:r>
      <w:r w:rsidRPr="00A15D17">
        <w:rPr>
          <w:rFonts w:hAnsi="宋体"/>
          <w:sz w:val="24"/>
          <w:lang w:val="pt-BR"/>
        </w:rPr>
        <w:t>（</w:t>
      </w:r>
      <w:r w:rsidRPr="00A15D17">
        <w:rPr>
          <w:sz w:val="24"/>
          <w:lang w:val="pt-BR"/>
        </w:rPr>
        <w:t>1</w:t>
      </w:r>
      <w:r w:rsidRPr="00A15D17">
        <w:rPr>
          <w:rFonts w:hAnsi="宋体"/>
          <w:sz w:val="24"/>
          <w:lang w:val="pt-BR"/>
        </w:rPr>
        <w:t>）</w:t>
      </w:r>
      <w:r w:rsidRPr="00885843">
        <w:rPr>
          <w:rFonts w:hAnsi="宋体"/>
          <w:sz w:val="24"/>
        </w:rPr>
        <w:t>错误修改</w:t>
      </w:r>
      <w:r w:rsidRPr="00A15D17">
        <w:rPr>
          <w:rFonts w:hAnsi="宋体"/>
          <w:sz w:val="24"/>
          <w:lang w:val="pt-BR"/>
        </w:rPr>
        <w:t>：</w:t>
      </w:r>
    </w:p>
    <w:p w14:paraId="4ADF4D2D" w14:textId="77777777" w:rsidR="007C72BA" w:rsidRDefault="007C72BA" w:rsidP="007C72BA">
      <w:pPr>
        <w:snapToGrid w:val="0"/>
        <w:spacing w:line="360" w:lineRule="auto"/>
        <w:rPr>
          <w:rFonts w:hAnsi="宋体"/>
          <w:sz w:val="24"/>
          <w:lang w:val="pt-BR"/>
        </w:rPr>
      </w:pPr>
      <w:r w:rsidRPr="00A15D17">
        <w:rPr>
          <w:sz w:val="24"/>
          <w:lang w:val="pt-BR"/>
        </w:rPr>
        <w:t xml:space="preserve">      </w:t>
      </w:r>
      <w:r w:rsidRPr="005F1090">
        <w:rPr>
          <w:sz w:val="24"/>
          <w:lang w:val="pt-BR"/>
        </w:rPr>
        <w:t>1)</w:t>
      </w:r>
      <w:r>
        <w:rPr>
          <w:rFonts w:hAnsi="宋体" w:hint="eastAsia"/>
          <w:sz w:val="24"/>
        </w:rPr>
        <w:t>第</w:t>
      </w:r>
      <w:r w:rsidRPr="005F1090">
        <w:rPr>
          <w:rFonts w:hAnsi="宋体" w:hint="eastAsia"/>
          <w:sz w:val="24"/>
          <w:lang w:val="pt-BR"/>
        </w:rPr>
        <w:t>5</w:t>
      </w:r>
      <w:r>
        <w:rPr>
          <w:rFonts w:hAnsi="宋体" w:hint="eastAsia"/>
          <w:sz w:val="24"/>
        </w:rPr>
        <w:t>行应给</w:t>
      </w:r>
      <w:r w:rsidRPr="005F1090">
        <w:rPr>
          <w:rFonts w:hAnsi="宋体" w:hint="eastAsia"/>
          <w:sz w:val="24"/>
          <w:lang w:val="pt-BR"/>
        </w:rPr>
        <w:t>s</w:t>
      </w:r>
      <w:r w:rsidRPr="005F1090">
        <w:rPr>
          <w:rFonts w:hAnsi="宋体"/>
          <w:sz w:val="24"/>
          <w:lang w:val="pt-BR"/>
        </w:rPr>
        <w:t>1,s2,s3</w:t>
      </w:r>
      <w:r>
        <w:rPr>
          <w:rFonts w:hAnsi="宋体" w:hint="eastAsia"/>
          <w:sz w:val="24"/>
        </w:rPr>
        <w:t>分配内存</w:t>
      </w:r>
      <w:r w:rsidRPr="005F1090">
        <w:rPr>
          <w:rFonts w:hAnsi="宋体" w:hint="eastAsia"/>
          <w:sz w:val="24"/>
          <w:lang w:val="pt-BR"/>
        </w:rPr>
        <w:t>，</w:t>
      </w:r>
      <w:r>
        <w:rPr>
          <w:rFonts w:hAnsi="宋体" w:hint="eastAsia"/>
          <w:sz w:val="24"/>
          <w:lang w:val="pt-BR"/>
        </w:rPr>
        <w:t>同时应引入头文件，</w:t>
      </w:r>
      <w:r w:rsidRPr="00885843">
        <w:rPr>
          <w:rFonts w:hAnsi="宋体"/>
          <w:sz w:val="24"/>
        </w:rPr>
        <w:t>正确形式为</w:t>
      </w:r>
      <w:r w:rsidRPr="005F1090">
        <w:rPr>
          <w:rFonts w:hAnsi="宋体"/>
          <w:sz w:val="24"/>
          <w:lang w:val="pt-BR"/>
        </w:rPr>
        <w:t>：</w:t>
      </w:r>
    </w:p>
    <w:p w14:paraId="73A084BF" w14:textId="77777777" w:rsidR="007C72BA" w:rsidRPr="005F1090" w:rsidRDefault="007C72BA" w:rsidP="007C72BA">
      <w:pPr>
        <w:snapToGrid w:val="0"/>
        <w:spacing w:line="360" w:lineRule="auto"/>
        <w:rPr>
          <w:sz w:val="24"/>
          <w:lang w:val="pt-BR"/>
        </w:rPr>
      </w:pPr>
      <w:r>
        <w:rPr>
          <w:rFonts w:hAnsi="宋体"/>
          <w:sz w:val="24"/>
          <w:lang w:val="pt-BR"/>
        </w:rPr>
        <w:tab/>
      </w:r>
      <w:r>
        <w:rPr>
          <w:rFonts w:hAnsi="宋体"/>
          <w:sz w:val="24"/>
          <w:lang w:val="pt-BR"/>
        </w:rPr>
        <w:tab/>
      </w:r>
      <w:r w:rsidRPr="00DE0025">
        <w:rPr>
          <w:rFonts w:hAnsi="宋体"/>
          <w:sz w:val="24"/>
          <w:lang w:val="pt-BR"/>
        </w:rPr>
        <w:t>#include&lt;stdlib.h&gt;</w:t>
      </w:r>
    </w:p>
    <w:p w14:paraId="70118593" w14:textId="77777777" w:rsidR="007C72BA" w:rsidRPr="005F1090" w:rsidRDefault="007C72BA" w:rsidP="007C72BA">
      <w:pPr>
        <w:snapToGrid w:val="0"/>
        <w:spacing w:line="360" w:lineRule="auto"/>
        <w:ind w:left="840"/>
        <w:rPr>
          <w:sz w:val="24"/>
          <w:lang w:val="pt-BR"/>
        </w:rPr>
      </w:pPr>
      <w:r w:rsidRPr="005F1090">
        <w:rPr>
          <w:sz w:val="24"/>
          <w:lang w:val="pt-BR"/>
        </w:rPr>
        <w:t>char*s1=(char*)malloc(sizeof(char)*100),*s2=(char*)malloc(sizeof(char)*100), *s3=(char*)malloc(sizeof(char) * 100);</w:t>
      </w:r>
    </w:p>
    <w:p w14:paraId="6B3E51B5" w14:textId="77777777" w:rsidR="007C72BA" w:rsidRPr="00885843" w:rsidRDefault="007C72BA" w:rsidP="007C72BA">
      <w:pPr>
        <w:snapToGrid w:val="0"/>
        <w:spacing w:line="360" w:lineRule="auto"/>
        <w:ind w:leftChars="300" w:left="870" w:hangingChars="100" w:hanging="240"/>
        <w:rPr>
          <w:sz w:val="24"/>
        </w:rPr>
      </w:pPr>
      <w:r w:rsidRPr="00885843">
        <w:rPr>
          <w:sz w:val="24"/>
        </w:rPr>
        <w:t>2)</w:t>
      </w:r>
      <w:r>
        <w:rPr>
          <w:rFonts w:hAnsi="宋体" w:hint="eastAsia"/>
          <w:sz w:val="24"/>
        </w:rPr>
        <w:t>在</w:t>
      </w:r>
      <w:proofErr w:type="spellStart"/>
      <w:r>
        <w:rPr>
          <w:rFonts w:hAnsi="宋体" w:hint="eastAsia"/>
          <w:sz w:val="24"/>
        </w:rPr>
        <w:t>s</w:t>
      </w:r>
      <w:r>
        <w:rPr>
          <w:rFonts w:hAnsi="宋体"/>
          <w:sz w:val="24"/>
        </w:rPr>
        <w:t>trcopy</w:t>
      </w:r>
      <w:proofErr w:type="spellEnd"/>
      <w:r>
        <w:rPr>
          <w:rFonts w:hAnsi="宋体" w:hint="eastAsia"/>
          <w:sz w:val="24"/>
        </w:rPr>
        <w:t>函数中</w:t>
      </w:r>
      <w:r>
        <w:rPr>
          <w:rFonts w:hAnsi="宋体" w:hint="eastAsia"/>
          <w:sz w:val="24"/>
        </w:rPr>
        <w:t>t</w:t>
      </w:r>
      <w:r>
        <w:rPr>
          <w:rFonts w:hAnsi="宋体" w:hint="eastAsia"/>
          <w:sz w:val="24"/>
        </w:rPr>
        <w:t>指针发生了变化，未能正确返回串</w:t>
      </w:r>
      <w:r>
        <w:rPr>
          <w:rFonts w:hAnsi="宋体" w:hint="eastAsia"/>
          <w:sz w:val="24"/>
        </w:rPr>
        <w:t>t</w:t>
      </w:r>
      <w:r>
        <w:rPr>
          <w:rFonts w:hAnsi="宋体" w:hint="eastAsia"/>
          <w:sz w:val="24"/>
        </w:rPr>
        <w:t>的首地址，应另设</w:t>
      </w:r>
      <w:proofErr w:type="gramStart"/>
      <w:r>
        <w:rPr>
          <w:rFonts w:hAnsi="宋体" w:hint="eastAsia"/>
          <w:sz w:val="24"/>
        </w:rPr>
        <w:t>一</w:t>
      </w:r>
      <w:proofErr w:type="gramEnd"/>
      <w:r>
        <w:rPr>
          <w:rFonts w:hAnsi="宋体" w:hint="eastAsia"/>
          <w:sz w:val="24"/>
        </w:rPr>
        <w:t>指针指向</w:t>
      </w:r>
      <w:r>
        <w:rPr>
          <w:rFonts w:hAnsi="宋体" w:hint="eastAsia"/>
          <w:sz w:val="24"/>
        </w:rPr>
        <w:t>t</w:t>
      </w:r>
      <w:r>
        <w:rPr>
          <w:rFonts w:hAnsi="宋体" w:hint="eastAsia"/>
          <w:sz w:val="24"/>
        </w:rPr>
        <w:t>的首地址，</w:t>
      </w:r>
      <w:r w:rsidRPr="00885843">
        <w:rPr>
          <w:rFonts w:hAnsi="宋体"/>
          <w:sz w:val="24"/>
        </w:rPr>
        <w:t>正确形式为：</w:t>
      </w:r>
    </w:p>
    <w:p w14:paraId="50D18FF4" w14:textId="77777777" w:rsidR="007C72BA" w:rsidRPr="008D276B" w:rsidRDefault="007C72BA" w:rsidP="007C72BA">
      <w:pPr>
        <w:snapToGrid w:val="0"/>
        <w:spacing w:line="360" w:lineRule="auto"/>
        <w:rPr>
          <w:sz w:val="24"/>
        </w:rPr>
      </w:pPr>
      <w:r w:rsidRPr="00885843">
        <w:rPr>
          <w:sz w:val="24"/>
        </w:rPr>
        <w:tab/>
      </w:r>
      <w:r w:rsidRPr="00885843">
        <w:rPr>
          <w:sz w:val="24"/>
        </w:rPr>
        <w:tab/>
      </w:r>
      <w:r w:rsidRPr="008D276B">
        <w:rPr>
          <w:sz w:val="24"/>
        </w:rPr>
        <w:t>char* p = t;</w:t>
      </w:r>
    </w:p>
    <w:p w14:paraId="128C5F95" w14:textId="77777777" w:rsidR="007C72BA" w:rsidRPr="008D276B" w:rsidRDefault="007C72BA" w:rsidP="007C72BA">
      <w:pPr>
        <w:snapToGrid w:val="0"/>
        <w:spacing w:line="360" w:lineRule="auto"/>
        <w:rPr>
          <w:sz w:val="24"/>
        </w:rPr>
      </w:pPr>
      <w:r w:rsidRPr="008D276B">
        <w:rPr>
          <w:sz w:val="24"/>
        </w:rPr>
        <w:tab/>
      </w:r>
      <w:r>
        <w:rPr>
          <w:sz w:val="24"/>
        </w:rPr>
        <w:tab/>
      </w:r>
      <w:proofErr w:type="gramStart"/>
      <w:r w:rsidRPr="008D276B">
        <w:rPr>
          <w:sz w:val="24"/>
        </w:rPr>
        <w:t>while(</w:t>
      </w:r>
      <w:proofErr w:type="gramEnd"/>
      <w:r w:rsidRPr="008D276B">
        <w:rPr>
          <w:sz w:val="24"/>
        </w:rPr>
        <w:t>*p++ = *s++);</w:t>
      </w:r>
    </w:p>
    <w:p w14:paraId="2E3B85BC" w14:textId="77777777" w:rsidR="007C72BA" w:rsidRDefault="007C72BA" w:rsidP="007C72BA">
      <w:pPr>
        <w:snapToGrid w:val="0"/>
        <w:spacing w:line="360" w:lineRule="auto"/>
        <w:rPr>
          <w:sz w:val="24"/>
        </w:rPr>
      </w:pPr>
      <w:r w:rsidRPr="008D276B">
        <w:rPr>
          <w:sz w:val="24"/>
        </w:rPr>
        <w:tab/>
      </w:r>
      <w:r>
        <w:rPr>
          <w:sz w:val="24"/>
        </w:rPr>
        <w:tab/>
      </w:r>
      <w:r w:rsidRPr="008D276B">
        <w:rPr>
          <w:sz w:val="24"/>
        </w:rPr>
        <w:t>return (t);</w:t>
      </w:r>
      <w:r w:rsidRPr="00885843">
        <w:rPr>
          <w:sz w:val="24"/>
        </w:rPr>
        <w:t xml:space="preserve">     </w:t>
      </w:r>
    </w:p>
    <w:p w14:paraId="3C865663" w14:textId="77777777" w:rsidR="007C72BA" w:rsidRDefault="007C72BA" w:rsidP="007C72BA">
      <w:pPr>
        <w:snapToGrid w:val="0"/>
        <w:spacing w:line="360" w:lineRule="auto"/>
        <w:rPr>
          <w:sz w:val="24"/>
        </w:rPr>
      </w:pPr>
      <w:r w:rsidRPr="00885843">
        <w:rPr>
          <w:sz w:val="24"/>
        </w:rPr>
        <w:t xml:space="preserve"> </w:t>
      </w:r>
    </w:p>
    <w:p w14:paraId="08ACECAF" w14:textId="77777777" w:rsidR="007C72BA" w:rsidRPr="00885843" w:rsidRDefault="007C72BA" w:rsidP="007C72BA">
      <w:pPr>
        <w:snapToGrid w:val="0"/>
        <w:spacing w:line="360" w:lineRule="auto"/>
        <w:rPr>
          <w:sz w:val="24"/>
        </w:rPr>
      </w:pPr>
      <w:r w:rsidRPr="00885843">
        <w:rPr>
          <w:sz w:val="24"/>
        </w:rPr>
        <w:t xml:space="preserve">  </w:t>
      </w:r>
      <w:r w:rsidRPr="00885843">
        <w:rPr>
          <w:rFonts w:hAnsi="宋体"/>
          <w:sz w:val="24"/>
        </w:rPr>
        <w:t>（</w:t>
      </w:r>
      <w:r w:rsidRPr="00885843">
        <w:rPr>
          <w:sz w:val="24"/>
        </w:rPr>
        <w:t>2</w:t>
      </w:r>
      <w:r w:rsidRPr="00885843">
        <w:rPr>
          <w:rFonts w:hAnsi="宋体"/>
          <w:sz w:val="24"/>
        </w:rPr>
        <w:t>）错误修改后运行结果：</w:t>
      </w:r>
    </w:p>
    <w:p w14:paraId="6D00AB72" w14:textId="77777777" w:rsidR="007C72BA" w:rsidRDefault="007C72BA" w:rsidP="007C72BA">
      <w:pPr>
        <w:snapToGrid w:val="0"/>
        <w:rPr>
          <w:sz w:val="24"/>
        </w:rPr>
      </w:pPr>
      <w:r w:rsidRPr="00885843">
        <w:rPr>
          <w:b/>
          <w:sz w:val="24"/>
        </w:rPr>
        <w:lastRenderedPageBreak/>
        <w:t xml:space="preserve">   </w:t>
      </w:r>
      <w:r w:rsidRPr="00885843">
        <w:rPr>
          <w:sz w:val="24"/>
        </w:rPr>
        <w:t xml:space="preserve">  </w:t>
      </w:r>
      <w:r>
        <w:rPr>
          <w:noProof/>
        </w:rPr>
        <w:drawing>
          <wp:inline distT="0" distB="0" distL="0" distR="0" wp14:anchorId="69B2D279" wp14:editId="0C4159E1">
            <wp:extent cx="2385267" cy="1036410"/>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385267" cy="1036410"/>
                    </a:xfrm>
                    <a:prstGeom prst="rect">
                      <a:avLst/>
                    </a:prstGeom>
                  </pic:spPr>
                </pic:pic>
              </a:graphicData>
            </a:graphic>
          </wp:inline>
        </w:drawing>
      </w:r>
    </w:p>
    <w:p w14:paraId="4DBE2541" w14:textId="77777777" w:rsidR="007C72BA" w:rsidRPr="00885843" w:rsidRDefault="007C72BA" w:rsidP="007C72BA">
      <w:pPr>
        <w:snapToGrid w:val="0"/>
        <w:rPr>
          <w:b/>
          <w:sz w:val="24"/>
        </w:rPr>
      </w:pPr>
    </w:p>
    <w:p w14:paraId="12A81DBC" w14:textId="77777777" w:rsidR="007C72BA" w:rsidRPr="00885843" w:rsidRDefault="007C72BA" w:rsidP="007C72BA">
      <w:pPr>
        <w:snapToGrid w:val="0"/>
        <w:spacing w:afterLines="25" w:after="78" w:line="360" w:lineRule="auto"/>
        <w:rPr>
          <w:b/>
          <w:sz w:val="24"/>
        </w:rPr>
      </w:pPr>
      <w:r>
        <w:rPr>
          <w:b/>
          <w:sz w:val="24"/>
        </w:rPr>
        <w:t>6</w:t>
      </w:r>
      <w:r w:rsidRPr="00885843">
        <w:rPr>
          <w:b/>
          <w:sz w:val="24"/>
        </w:rPr>
        <w:t xml:space="preserve">.2.2 </w:t>
      </w:r>
      <w:r w:rsidRPr="00885843">
        <w:rPr>
          <w:rFonts w:hAnsi="宋体"/>
          <w:b/>
          <w:sz w:val="24"/>
        </w:rPr>
        <w:t>源程序</w:t>
      </w:r>
      <w:r>
        <w:rPr>
          <w:rFonts w:hAnsi="宋体" w:hint="eastAsia"/>
          <w:b/>
          <w:sz w:val="24"/>
        </w:rPr>
        <w:t>完善和</w:t>
      </w:r>
      <w:r w:rsidRPr="00885843">
        <w:rPr>
          <w:rFonts w:hAnsi="宋体"/>
          <w:b/>
          <w:sz w:val="24"/>
        </w:rPr>
        <w:t>修改替换</w:t>
      </w:r>
    </w:p>
    <w:p w14:paraId="56897715" w14:textId="77777777" w:rsidR="007C72BA" w:rsidRPr="008D276B" w:rsidRDefault="007C72BA" w:rsidP="007C72BA">
      <w:pPr>
        <w:snapToGrid w:val="0"/>
        <w:spacing w:line="360" w:lineRule="auto"/>
        <w:rPr>
          <w:sz w:val="24"/>
          <w:szCs w:val="22"/>
        </w:rPr>
      </w:pPr>
      <w:r w:rsidRPr="008D276B">
        <w:rPr>
          <w:rFonts w:hint="eastAsia"/>
          <w:sz w:val="24"/>
          <w:szCs w:val="22"/>
        </w:rPr>
        <w:t>（</w:t>
      </w:r>
      <w:r w:rsidRPr="008D276B">
        <w:rPr>
          <w:rFonts w:hint="eastAsia"/>
          <w:sz w:val="24"/>
          <w:szCs w:val="22"/>
        </w:rPr>
        <w:t>1</w:t>
      </w:r>
      <w:r w:rsidRPr="008D276B">
        <w:rPr>
          <w:rFonts w:hint="eastAsia"/>
          <w:sz w:val="24"/>
          <w:szCs w:val="22"/>
        </w:rPr>
        <w:t>）下面程序中函数</w:t>
      </w:r>
      <w:proofErr w:type="spellStart"/>
      <w:r w:rsidRPr="008D276B">
        <w:rPr>
          <w:rFonts w:hint="eastAsia"/>
          <w:sz w:val="24"/>
          <w:szCs w:val="22"/>
        </w:rPr>
        <w:t>strsort</w:t>
      </w:r>
      <w:proofErr w:type="spellEnd"/>
      <w:r w:rsidRPr="008D276B">
        <w:rPr>
          <w:rFonts w:hint="eastAsia"/>
          <w:sz w:val="24"/>
          <w:szCs w:val="22"/>
        </w:rPr>
        <w:t>用于对字符串进行升序排序，在主函数中输入</w:t>
      </w:r>
      <w:r w:rsidRPr="008D276B">
        <w:rPr>
          <w:rFonts w:hint="eastAsia"/>
          <w:sz w:val="24"/>
          <w:szCs w:val="22"/>
        </w:rPr>
        <w:t>N</w:t>
      </w:r>
      <w:proofErr w:type="gramStart"/>
      <w:r w:rsidRPr="008D276B">
        <w:rPr>
          <w:rFonts w:hint="eastAsia"/>
          <w:sz w:val="24"/>
          <w:szCs w:val="22"/>
        </w:rPr>
        <w:t>个</w:t>
      </w:r>
      <w:proofErr w:type="gramEnd"/>
      <w:r w:rsidRPr="008D276B">
        <w:rPr>
          <w:rFonts w:hint="eastAsia"/>
          <w:sz w:val="24"/>
          <w:szCs w:val="22"/>
        </w:rPr>
        <w:t>字符串（字符串长度不超过</w:t>
      </w:r>
      <w:r w:rsidRPr="008D276B">
        <w:rPr>
          <w:rFonts w:hint="eastAsia"/>
          <w:sz w:val="24"/>
          <w:szCs w:val="22"/>
        </w:rPr>
        <w:t>49</w:t>
      </w:r>
      <w:r w:rsidRPr="008D276B">
        <w:rPr>
          <w:rFonts w:hint="eastAsia"/>
          <w:sz w:val="24"/>
          <w:szCs w:val="22"/>
        </w:rPr>
        <w:t>）存入通过</w:t>
      </w:r>
      <w:r w:rsidRPr="008D276B">
        <w:rPr>
          <w:rFonts w:hint="eastAsia"/>
          <w:sz w:val="24"/>
          <w:szCs w:val="22"/>
        </w:rPr>
        <w:t>malloc</w:t>
      </w:r>
      <w:r w:rsidRPr="008D276B">
        <w:rPr>
          <w:rFonts w:hint="eastAsia"/>
          <w:sz w:val="24"/>
          <w:szCs w:val="22"/>
        </w:rPr>
        <w:t>动态分配的存储空间，然后调用</w:t>
      </w:r>
      <w:proofErr w:type="spellStart"/>
      <w:r w:rsidRPr="008D276B">
        <w:rPr>
          <w:rFonts w:hint="eastAsia"/>
          <w:sz w:val="24"/>
          <w:szCs w:val="22"/>
        </w:rPr>
        <w:t>strsort</w:t>
      </w:r>
      <w:proofErr w:type="spellEnd"/>
      <w:r w:rsidRPr="008D276B">
        <w:rPr>
          <w:rFonts w:hint="eastAsia"/>
          <w:sz w:val="24"/>
          <w:szCs w:val="22"/>
        </w:rPr>
        <w:t>对这</w:t>
      </w:r>
      <w:r w:rsidRPr="008D276B">
        <w:rPr>
          <w:rFonts w:hint="eastAsia"/>
          <w:sz w:val="24"/>
          <w:szCs w:val="22"/>
        </w:rPr>
        <w:t>N</w:t>
      </w:r>
      <w:proofErr w:type="gramStart"/>
      <w:r w:rsidRPr="008D276B">
        <w:rPr>
          <w:rFonts w:hint="eastAsia"/>
          <w:sz w:val="24"/>
          <w:szCs w:val="22"/>
        </w:rPr>
        <w:t>个</w:t>
      </w:r>
      <w:proofErr w:type="gramEnd"/>
      <w:r w:rsidRPr="008D276B">
        <w:rPr>
          <w:rFonts w:hint="eastAsia"/>
          <w:sz w:val="24"/>
          <w:szCs w:val="22"/>
        </w:rPr>
        <w:t>串按字典序升序排序。</w:t>
      </w:r>
    </w:p>
    <w:p w14:paraId="72AA4CE6" w14:textId="77777777" w:rsidR="007C72BA" w:rsidRPr="008D276B" w:rsidRDefault="007C72BA" w:rsidP="007C72BA">
      <w:pPr>
        <w:snapToGrid w:val="0"/>
        <w:spacing w:line="360" w:lineRule="auto"/>
        <w:ind w:leftChars="200" w:left="420"/>
        <w:rPr>
          <w:sz w:val="24"/>
          <w:szCs w:val="22"/>
        </w:rPr>
      </w:pPr>
      <w:r w:rsidRPr="008D276B">
        <w:rPr>
          <w:rFonts w:hint="eastAsia"/>
          <w:sz w:val="24"/>
          <w:szCs w:val="22"/>
        </w:rPr>
        <w:t>①请在源程序中的下划线处填写合适的代码来完善该程序。</w:t>
      </w:r>
    </w:p>
    <w:p w14:paraId="0A54FF74" w14:textId="77777777" w:rsidR="007C72BA" w:rsidRPr="008D276B" w:rsidRDefault="007C72BA" w:rsidP="007C72BA">
      <w:pPr>
        <w:snapToGrid w:val="0"/>
        <w:spacing w:line="360" w:lineRule="auto"/>
        <w:ind w:leftChars="200" w:left="420"/>
        <w:rPr>
          <w:sz w:val="24"/>
          <w:szCs w:val="22"/>
        </w:rPr>
      </w:pPr>
      <w:r w:rsidRPr="008D276B">
        <w:rPr>
          <w:sz w:val="24"/>
          <w:szCs w:val="22"/>
        </w:rPr>
        <w:t>#include&lt;stdio.h&gt;</w:t>
      </w:r>
    </w:p>
    <w:p w14:paraId="79D8CE31" w14:textId="77777777" w:rsidR="007C72BA" w:rsidRPr="008D276B" w:rsidRDefault="007C72BA" w:rsidP="007C72BA">
      <w:pPr>
        <w:snapToGrid w:val="0"/>
        <w:spacing w:line="360" w:lineRule="auto"/>
        <w:ind w:leftChars="200" w:left="420"/>
        <w:rPr>
          <w:sz w:val="24"/>
          <w:szCs w:val="22"/>
        </w:rPr>
      </w:pPr>
      <w:r w:rsidRPr="008D276B">
        <w:rPr>
          <w:sz w:val="24"/>
          <w:szCs w:val="22"/>
        </w:rPr>
        <w:t>#include&lt;_________&gt;</w:t>
      </w:r>
    </w:p>
    <w:p w14:paraId="0D6B31D4" w14:textId="77777777" w:rsidR="007C72BA" w:rsidRPr="008D276B" w:rsidRDefault="007C72BA" w:rsidP="007C72BA">
      <w:pPr>
        <w:snapToGrid w:val="0"/>
        <w:spacing w:line="360" w:lineRule="auto"/>
        <w:ind w:leftChars="200" w:left="420"/>
        <w:rPr>
          <w:sz w:val="24"/>
          <w:szCs w:val="22"/>
        </w:rPr>
      </w:pPr>
      <w:r w:rsidRPr="008D276B">
        <w:rPr>
          <w:sz w:val="24"/>
          <w:szCs w:val="22"/>
        </w:rPr>
        <w:t>#include&lt;string.h&gt;</w:t>
      </w:r>
    </w:p>
    <w:p w14:paraId="64634796" w14:textId="77777777" w:rsidR="007C72BA" w:rsidRPr="008D276B" w:rsidRDefault="007C72BA" w:rsidP="007C72BA">
      <w:pPr>
        <w:snapToGrid w:val="0"/>
        <w:spacing w:line="360" w:lineRule="auto"/>
        <w:ind w:leftChars="200" w:left="420"/>
        <w:rPr>
          <w:sz w:val="24"/>
          <w:szCs w:val="22"/>
        </w:rPr>
      </w:pPr>
      <w:r w:rsidRPr="008D276B">
        <w:rPr>
          <w:sz w:val="24"/>
          <w:szCs w:val="22"/>
        </w:rPr>
        <w:t>#</w:t>
      </w:r>
      <w:proofErr w:type="gramStart"/>
      <w:r w:rsidRPr="008D276B">
        <w:rPr>
          <w:sz w:val="24"/>
          <w:szCs w:val="22"/>
        </w:rPr>
        <w:t>define</w:t>
      </w:r>
      <w:proofErr w:type="gramEnd"/>
      <w:r w:rsidRPr="008D276B">
        <w:rPr>
          <w:sz w:val="24"/>
          <w:szCs w:val="22"/>
        </w:rPr>
        <w:t xml:space="preserve"> N 4</w:t>
      </w:r>
    </w:p>
    <w:p w14:paraId="4FBE40D3" w14:textId="77777777" w:rsidR="007C72BA" w:rsidRPr="008D276B" w:rsidRDefault="007C72BA" w:rsidP="007C72BA">
      <w:pPr>
        <w:snapToGrid w:val="0"/>
        <w:spacing w:line="360" w:lineRule="auto"/>
        <w:ind w:leftChars="200" w:left="420"/>
        <w:rPr>
          <w:sz w:val="24"/>
          <w:szCs w:val="22"/>
        </w:rPr>
      </w:pPr>
      <w:r w:rsidRPr="008D276B">
        <w:rPr>
          <w:rFonts w:hint="eastAsia"/>
          <w:sz w:val="24"/>
          <w:szCs w:val="22"/>
        </w:rPr>
        <w:t>/*</w:t>
      </w:r>
      <w:r w:rsidRPr="008D276B">
        <w:rPr>
          <w:rFonts w:hint="eastAsia"/>
          <w:sz w:val="24"/>
          <w:szCs w:val="22"/>
        </w:rPr>
        <w:t>对指针数组</w:t>
      </w:r>
      <w:r w:rsidRPr="008D276B">
        <w:rPr>
          <w:rFonts w:hint="eastAsia"/>
          <w:sz w:val="24"/>
          <w:szCs w:val="22"/>
        </w:rPr>
        <w:t>s</w:t>
      </w:r>
      <w:r w:rsidRPr="008D276B">
        <w:rPr>
          <w:rFonts w:hint="eastAsia"/>
          <w:sz w:val="24"/>
          <w:szCs w:val="22"/>
        </w:rPr>
        <w:t>指向的</w:t>
      </w:r>
      <w:r w:rsidRPr="008D276B">
        <w:rPr>
          <w:rFonts w:hint="eastAsia"/>
          <w:sz w:val="24"/>
          <w:szCs w:val="22"/>
        </w:rPr>
        <w:t>size</w:t>
      </w:r>
      <w:proofErr w:type="gramStart"/>
      <w:r w:rsidRPr="008D276B">
        <w:rPr>
          <w:rFonts w:hint="eastAsia"/>
          <w:sz w:val="24"/>
          <w:szCs w:val="22"/>
        </w:rPr>
        <w:t>个</w:t>
      </w:r>
      <w:proofErr w:type="gramEnd"/>
      <w:r w:rsidRPr="008D276B">
        <w:rPr>
          <w:rFonts w:hint="eastAsia"/>
          <w:sz w:val="24"/>
          <w:szCs w:val="22"/>
        </w:rPr>
        <w:t>字符串进行升序排序</w:t>
      </w:r>
      <w:r w:rsidRPr="008D276B">
        <w:rPr>
          <w:rFonts w:hint="eastAsia"/>
          <w:sz w:val="24"/>
          <w:szCs w:val="22"/>
        </w:rPr>
        <w:t>*/</w:t>
      </w:r>
    </w:p>
    <w:p w14:paraId="50C9B7BE" w14:textId="77777777" w:rsidR="007C72BA" w:rsidRPr="008D276B" w:rsidRDefault="007C72BA" w:rsidP="007C72BA">
      <w:pPr>
        <w:snapToGrid w:val="0"/>
        <w:spacing w:line="360" w:lineRule="auto"/>
        <w:ind w:leftChars="200" w:left="420"/>
        <w:rPr>
          <w:sz w:val="24"/>
          <w:szCs w:val="22"/>
        </w:rPr>
      </w:pPr>
      <w:r w:rsidRPr="008D276B">
        <w:rPr>
          <w:sz w:val="24"/>
          <w:szCs w:val="22"/>
        </w:rPr>
        <w:t xml:space="preserve">void </w:t>
      </w:r>
      <w:proofErr w:type="spellStart"/>
      <w:proofErr w:type="gramStart"/>
      <w:r w:rsidRPr="008D276B">
        <w:rPr>
          <w:sz w:val="24"/>
          <w:szCs w:val="22"/>
        </w:rPr>
        <w:t>strsort</w:t>
      </w:r>
      <w:proofErr w:type="spellEnd"/>
      <w:r w:rsidRPr="008D276B">
        <w:rPr>
          <w:sz w:val="24"/>
          <w:szCs w:val="22"/>
        </w:rPr>
        <w:t>(</w:t>
      </w:r>
      <w:proofErr w:type="gramEnd"/>
      <w:r w:rsidRPr="008D276B">
        <w:rPr>
          <w:sz w:val="24"/>
          <w:szCs w:val="22"/>
        </w:rPr>
        <w:t>char *s[], int size)</w:t>
      </w:r>
    </w:p>
    <w:p w14:paraId="659ACCBD" w14:textId="77777777" w:rsidR="007C72BA" w:rsidRPr="008D276B" w:rsidRDefault="007C72BA" w:rsidP="007C72BA">
      <w:pPr>
        <w:snapToGrid w:val="0"/>
        <w:spacing w:line="360" w:lineRule="auto"/>
        <w:ind w:leftChars="200" w:left="420"/>
        <w:rPr>
          <w:sz w:val="24"/>
          <w:szCs w:val="22"/>
        </w:rPr>
      </w:pPr>
      <w:r w:rsidRPr="008D276B">
        <w:rPr>
          <w:sz w:val="24"/>
          <w:szCs w:val="22"/>
        </w:rPr>
        <w:t>{</w:t>
      </w:r>
    </w:p>
    <w:p w14:paraId="7EAD4AE5" w14:textId="77777777" w:rsidR="007C72BA" w:rsidRPr="008D276B" w:rsidRDefault="007C72BA" w:rsidP="007C72BA">
      <w:pPr>
        <w:snapToGrid w:val="0"/>
        <w:spacing w:line="360" w:lineRule="auto"/>
        <w:ind w:leftChars="200" w:left="420"/>
        <w:rPr>
          <w:sz w:val="24"/>
          <w:szCs w:val="22"/>
        </w:rPr>
      </w:pPr>
      <w:r w:rsidRPr="008D276B">
        <w:rPr>
          <w:sz w:val="24"/>
          <w:szCs w:val="22"/>
        </w:rPr>
        <w:tab/>
        <w:t>_______temp;</w:t>
      </w:r>
    </w:p>
    <w:p w14:paraId="591F2408" w14:textId="77777777" w:rsidR="007C72BA" w:rsidRPr="008D276B" w:rsidRDefault="007C72BA" w:rsidP="007C72BA">
      <w:pPr>
        <w:snapToGrid w:val="0"/>
        <w:spacing w:line="360" w:lineRule="auto"/>
        <w:ind w:leftChars="200" w:left="420"/>
        <w:rPr>
          <w:sz w:val="24"/>
          <w:szCs w:val="22"/>
        </w:rPr>
      </w:pPr>
      <w:r w:rsidRPr="008D276B">
        <w:rPr>
          <w:sz w:val="24"/>
          <w:szCs w:val="22"/>
        </w:rPr>
        <w:tab/>
        <w:t xml:space="preserve">int </w:t>
      </w:r>
      <w:proofErr w:type="spellStart"/>
      <w:r w:rsidRPr="008D276B">
        <w:rPr>
          <w:sz w:val="24"/>
          <w:szCs w:val="22"/>
        </w:rPr>
        <w:t>i</w:t>
      </w:r>
      <w:proofErr w:type="spellEnd"/>
      <w:r w:rsidRPr="008D276B">
        <w:rPr>
          <w:sz w:val="24"/>
          <w:szCs w:val="22"/>
        </w:rPr>
        <w:t>, j;</w:t>
      </w:r>
    </w:p>
    <w:p w14:paraId="1AB63607" w14:textId="77777777" w:rsidR="007C72BA" w:rsidRPr="008D276B" w:rsidRDefault="007C72BA" w:rsidP="007C72BA">
      <w:pPr>
        <w:snapToGrid w:val="0"/>
        <w:spacing w:line="360" w:lineRule="auto"/>
        <w:ind w:leftChars="200" w:left="420"/>
        <w:rPr>
          <w:sz w:val="24"/>
          <w:szCs w:val="22"/>
        </w:rPr>
      </w:pPr>
      <w:proofErr w:type="gramStart"/>
      <w:r w:rsidRPr="008D276B">
        <w:rPr>
          <w:sz w:val="24"/>
          <w:szCs w:val="22"/>
        </w:rPr>
        <w:t>for(</w:t>
      </w:r>
      <w:proofErr w:type="spellStart"/>
      <w:proofErr w:type="gramEnd"/>
      <w:r w:rsidRPr="008D276B">
        <w:rPr>
          <w:sz w:val="24"/>
          <w:szCs w:val="22"/>
        </w:rPr>
        <w:t>i</w:t>
      </w:r>
      <w:proofErr w:type="spellEnd"/>
      <w:r w:rsidRPr="008D276B">
        <w:rPr>
          <w:sz w:val="24"/>
          <w:szCs w:val="22"/>
        </w:rPr>
        <w:t xml:space="preserve">=0; </w:t>
      </w:r>
      <w:proofErr w:type="spellStart"/>
      <w:r w:rsidRPr="008D276B">
        <w:rPr>
          <w:sz w:val="24"/>
          <w:szCs w:val="22"/>
        </w:rPr>
        <w:t>i</w:t>
      </w:r>
      <w:proofErr w:type="spellEnd"/>
      <w:r w:rsidRPr="008D276B">
        <w:rPr>
          <w:sz w:val="24"/>
          <w:szCs w:val="22"/>
        </w:rPr>
        <w:t xml:space="preserve">&lt;size-1; </w:t>
      </w:r>
      <w:proofErr w:type="spellStart"/>
      <w:r w:rsidRPr="008D276B">
        <w:rPr>
          <w:sz w:val="24"/>
          <w:szCs w:val="22"/>
        </w:rPr>
        <w:t>i</w:t>
      </w:r>
      <w:proofErr w:type="spellEnd"/>
      <w:r w:rsidRPr="008D276B">
        <w:rPr>
          <w:sz w:val="24"/>
          <w:szCs w:val="22"/>
        </w:rPr>
        <w:t>++)</w:t>
      </w:r>
    </w:p>
    <w:p w14:paraId="5B436C54" w14:textId="77777777" w:rsidR="007C72BA" w:rsidRPr="008D276B" w:rsidRDefault="007C72BA" w:rsidP="007C72BA">
      <w:pPr>
        <w:snapToGrid w:val="0"/>
        <w:spacing w:line="360" w:lineRule="auto"/>
        <w:ind w:leftChars="200" w:left="420"/>
        <w:rPr>
          <w:sz w:val="24"/>
          <w:szCs w:val="22"/>
        </w:rPr>
      </w:pPr>
      <w:r w:rsidRPr="008D276B">
        <w:rPr>
          <w:sz w:val="24"/>
          <w:szCs w:val="22"/>
        </w:rPr>
        <w:tab/>
        <w:t xml:space="preserve">for (j=0; j&lt;size-i-1; </w:t>
      </w:r>
      <w:proofErr w:type="spellStart"/>
      <w:r w:rsidRPr="008D276B">
        <w:rPr>
          <w:sz w:val="24"/>
          <w:szCs w:val="22"/>
        </w:rPr>
        <w:t>j++</w:t>
      </w:r>
      <w:proofErr w:type="spellEnd"/>
      <w:r w:rsidRPr="008D276B">
        <w:rPr>
          <w:sz w:val="24"/>
          <w:szCs w:val="22"/>
        </w:rPr>
        <w:t>)</w:t>
      </w:r>
    </w:p>
    <w:p w14:paraId="449FBEC9" w14:textId="77777777" w:rsidR="007C72BA" w:rsidRPr="008D276B" w:rsidRDefault="007C72BA" w:rsidP="007C72BA">
      <w:pPr>
        <w:snapToGrid w:val="0"/>
        <w:spacing w:line="360" w:lineRule="auto"/>
        <w:ind w:leftChars="200" w:left="420"/>
        <w:rPr>
          <w:sz w:val="24"/>
          <w:szCs w:val="22"/>
        </w:rPr>
      </w:pPr>
      <w:r w:rsidRPr="008D276B">
        <w:rPr>
          <w:sz w:val="24"/>
          <w:szCs w:val="22"/>
        </w:rPr>
        <w:tab/>
      </w:r>
      <w:r w:rsidRPr="008D276B">
        <w:rPr>
          <w:sz w:val="24"/>
          <w:szCs w:val="22"/>
        </w:rPr>
        <w:tab/>
        <w:t>if (___________)</w:t>
      </w:r>
    </w:p>
    <w:p w14:paraId="3F6710EB" w14:textId="77777777" w:rsidR="007C72BA" w:rsidRPr="008D276B" w:rsidRDefault="007C72BA" w:rsidP="007C72BA">
      <w:pPr>
        <w:snapToGrid w:val="0"/>
        <w:spacing w:line="360" w:lineRule="auto"/>
        <w:ind w:leftChars="200" w:left="420"/>
        <w:rPr>
          <w:sz w:val="24"/>
          <w:szCs w:val="22"/>
        </w:rPr>
      </w:pPr>
      <w:r w:rsidRPr="008D276B">
        <w:rPr>
          <w:sz w:val="24"/>
          <w:szCs w:val="22"/>
        </w:rPr>
        <w:tab/>
      </w:r>
      <w:r w:rsidRPr="008D276B">
        <w:rPr>
          <w:sz w:val="24"/>
          <w:szCs w:val="22"/>
        </w:rPr>
        <w:tab/>
        <w:t>{</w:t>
      </w:r>
    </w:p>
    <w:p w14:paraId="7000D06C" w14:textId="77777777" w:rsidR="007C72BA" w:rsidRPr="008D276B" w:rsidRDefault="007C72BA" w:rsidP="007C72BA">
      <w:pPr>
        <w:snapToGrid w:val="0"/>
        <w:spacing w:line="360" w:lineRule="auto"/>
        <w:ind w:leftChars="200" w:left="420"/>
        <w:rPr>
          <w:sz w:val="24"/>
          <w:szCs w:val="22"/>
        </w:rPr>
      </w:pPr>
      <w:r w:rsidRPr="008D276B">
        <w:rPr>
          <w:sz w:val="24"/>
          <w:szCs w:val="22"/>
        </w:rPr>
        <w:tab/>
      </w:r>
      <w:r w:rsidRPr="008D276B">
        <w:rPr>
          <w:sz w:val="24"/>
          <w:szCs w:val="22"/>
        </w:rPr>
        <w:tab/>
      </w:r>
      <w:r w:rsidRPr="008D276B">
        <w:rPr>
          <w:sz w:val="24"/>
          <w:szCs w:val="22"/>
        </w:rPr>
        <w:tab/>
        <w:t>temp = s[j];</w:t>
      </w:r>
    </w:p>
    <w:p w14:paraId="6A48C341" w14:textId="77777777" w:rsidR="007C72BA" w:rsidRPr="008D276B" w:rsidRDefault="007C72BA" w:rsidP="007C72BA">
      <w:pPr>
        <w:snapToGrid w:val="0"/>
        <w:spacing w:line="360" w:lineRule="auto"/>
        <w:ind w:leftChars="200" w:left="420"/>
        <w:rPr>
          <w:sz w:val="24"/>
          <w:szCs w:val="22"/>
        </w:rPr>
      </w:pPr>
      <w:r w:rsidRPr="008D276B">
        <w:rPr>
          <w:sz w:val="24"/>
          <w:szCs w:val="22"/>
        </w:rPr>
        <w:t xml:space="preserve"> ___________;</w:t>
      </w:r>
    </w:p>
    <w:p w14:paraId="047796EB" w14:textId="77777777" w:rsidR="007C72BA" w:rsidRPr="008D276B" w:rsidRDefault="007C72BA" w:rsidP="007C72BA">
      <w:pPr>
        <w:snapToGrid w:val="0"/>
        <w:spacing w:line="360" w:lineRule="auto"/>
        <w:ind w:leftChars="200" w:left="420"/>
        <w:rPr>
          <w:sz w:val="24"/>
          <w:szCs w:val="22"/>
        </w:rPr>
      </w:pPr>
      <w:r w:rsidRPr="008D276B">
        <w:rPr>
          <w:sz w:val="24"/>
          <w:szCs w:val="22"/>
        </w:rPr>
        <w:tab/>
      </w:r>
      <w:r w:rsidRPr="008D276B">
        <w:rPr>
          <w:sz w:val="24"/>
          <w:szCs w:val="22"/>
        </w:rPr>
        <w:tab/>
      </w:r>
      <w:r w:rsidRPr="008D276B">
        <w:rPr>
          <w:sz w:val="24"/>
          <w:szCs w:val="22"/>
        </w:rPr>
        <w:tab/>
        <w:t>s[j+1] = temp;</w:t>
      </w:r>
    </w:p>
    <w:p w14:paraId="7AE563F9" w14:textId="77777777" w:rsidR="007C72BA" w:rsidRPr="008D276B" w:rsidRDefault="007C72BA" w:rsidP="007C72BA">
      <w:pPr>
        <w:snapToGrid w:val="0"/>
        <w:spacing w:line="360" w:lineRule="auto"/>
        <w:ind w:leftChars="200" w:left="420"/>
        <w:rPr>
          <w:sz w:val="24"/>
          <w:szCs w:val="22"/>
        </w:rPr>
      </w:pPr>
      <w:r w:rsidRPr="008D276B">
        <w:rPr>
          <w:sz w:val="24"/>
          <w:szCs w:val="22"/>
        </w:rPr>
        <w:tab/>
      </w:r>
      <w:r w:rsidRPr="008D276B">
        <w:rPr>
          <w:sz w:val="24"/>
          <w:szCs w:val="22"/>
        </w:rPr>
        <w:tab/>
        <w:t>}</w:t>
      </w:r>
    </w:p>
    <w:p w14:paraId="4D3946E9" w14:textId="77777777" w:rsidR="007C72BA" w:rsidRPr="008D276B" w:rsidRDefault="007C72BA" w:rsidP="007C72BA">
      <w:pPr>
        <w:snapToGrid w:val="0"/>
        <w:spacing w:line="360" w:lineRule="auto"/>
        <w:ind w:leftChars="200" w:left="420"/>
        <w:rPr>
          <w:sz w:val="24"/>
          <w:szCs w:val="22"/>
        </w:rPr>
      </w:pPr>
      <w:r w:rsidRPr="008D276B">
        <w:rPr>
          <w:sz w:val="24"/>
          <w:szCs w:val="22"/>
        </w:rPr>
        <w:t>}</w:t>
      </w:r>
    </w:p>
    <w:p w14:paraId="29623170" w14:textId="77777777" w:rsidR="007C72BA" w:rsidRPr="008D276B" w:rsidRDefault="007C72BA" w:rsidP="007C72BA">
      <w:pPr>
        <w:snapToGrid w:val="0"/>
        <w:spacing w:line="360" w:lineRule="auto"/>
        <w:ind w:leftChars="200" w:left="420"/>
        <w:rPr>
          <w:sz w:val="24"/>
          <w:szCs w:val="22"/>
        </w:rPr>
      </w:pPr>
    </w:p>
    <w:p w14:paraId="370F5288" w14:textId="77777777" w:rsidR="007C72BA" w:rsidRPr="008D276B" w:rsidRDefault="007C72BA" w:rsidP="007C72BA">
      <w:pPr>
        <w:snapToGrid w:val="0"/>
        <w:spacing w:line="360" w:lineRule="auto"/>
        <w:ind w:leftChars="200" w:left="420"/>
        <w:rPr>
          <w:sz w:val="24"/>
          <w:szCs w:val="22"/>
        </w:rPr>
      </w:pPr>
      <w:r w:rsidRPr="008D276B">
        <w:rPr>
          <w:sz w:val="24"/>
          <w:szCs w:val="22"/>
        </w:rPr>
        <w:t xml:space="preserve">int </w:t>
      </w:r>
      <w:proofErr w:type="gramStart"/>
      <w:r w:rsidRPr="008D276B">
        <w:rPr>
          <w:sz w:val="24"/>
          <w:szCs w:val="22"/>
        </w:rPr>
        <w:t>main(</w:t>
      </w:r>
      <w:proofErr w:type="gramEnd"/>
      <w:r w:rsidRPr="008D276B">
        <w:rPr>
          <w:sz w:val="24"/>
          <w:szCs w:val="22"/>
        </w:rPr>
        <w:t>)</w:t>
      </w:r>
    </w:p>
    <w:p w14:paraId="61DDF1C3" w14:textId="77777777" w:rsidR="007C72BA" w:rsidRPr="008D276B" w:rsidRDefault="007C72BA" w:rsidP="007C72BA">
      <w:pPr>
        <w:snapToGrid w:val="0"/>
        <w:spacing w:line="360" w:lineRule="auto"/>
        <w:ind w:leftChars="200" w:left="420"/>
        <w:rPr>
          <w:sz w:val="24"/>
          <w:szCs w:val="22"/>
        </w:rPr>
      </w:pPr>
      <w:r w:rsidRPr="008D276B">
        <w:rPr>
          <w:sz w:val="24"/>
          <w:szCs w:val="22"/>
        </w:rPr>
        <w:t>{</w:t>
      </w:r>
    </w:p>
    <w:p w14:paraId="1A90B530" w14:textId="77777777" w:rsidR="007C72BA" w:rsidRPr="008D276B" w:rsidRDefault="007C72BA" w:rsidP="007C72BA">
      <w:pPr>
        <w:snapToGrid w:val="0"/>
        <w:spacing w:line="360" w:lineRule="auto"/>
        <w:ind w:leftChars="200" w:left="420"/>
        <w:rPr>
          <w:sz w:val="24"/>
          <w:szCs w:val="22"/>
        </w:rPr>
      </w:pPr>
      <w:r w:rsidRPr="008D276B">
        <w:rPr>
          <w:sz w:val="24"/>
          <w:szCs w:val="22"/>
        </w:rPr>
        <w:tab/>
        <w:t xml:space="preserve">int </w:t>
      </w:r>
      <w:proofErr w:type="spellStart"/>
      <w:r w:rsidRPr="008D276B">
        <w:rPr>
          <w:sz w:val="24"/>
          <w:szCs w:val="22"/>
        </w:rPr>
        <w:t>i</w:t>
      </w:r>
      <w:proofErr w:type="spellEnd"/>
      <w:r w:rsidRPr="008D276B">
        <w:rPr>
          <w:sz w:val="24"/>
          <w:szCs w:val="22"/>
        </w:rPr>
        <w:t>;</w:t>
      </w:r>
    </w:p>
    <w:p w14:paraId="3C83A2C4" w14:textId="77777777" w:rsidR="007C72BA" w:rsidRPr="008D276B" w:rsidRDefault="007C72BA" w:rsidP="007C72BA">
      <w:pPr>
        <w:snapToGrid w:val="0"/>
        <w:spacing w:line="360" w:lineRule="auto"/>
        <w:ind w:leftChars="200" w:left="420"/>
        <w:rPr>
          <w:sz w:val="24"/>
          <w:szCs w:val="22"/>
        </w:rPr>
      </w:pPr>
      <w:r w:rsidRPr="008D276B">
        <w:rPr>
          <w:sz w:val="24"/>
          <w:szCs w:val="22"/>
        </w:rPr>
        <w:tab/>
        <w:t xml:space="preserve">char *s[N], </w:t>
      </w:r>
      <w:proofErr w:type="gramStart"/>
      <w:r w:rsidRPr="008D276B">
        <w:rPr>
          <w:sz w:val="24"/>
          <w:szCs w:val="22"/>
        </w:rPr>
        <w:t>t[</w:t>
      </w:r>
      <w:proofErr w:type="gramEnd"/>
      <w:r w:rsidRPr="008D276B">
        <w:rPr>
          <w:sz w:val="24"/>
          <w:szCs w:val="22"/>
        </w:rPr>
        <w:t>50];</w:t>
      </w:r>
    </w:p>
    <w:p w14:paraId="2108191D" w14:textId="77777777" w:rsidR="007C72BA" w:rsidRPr="008D276B" w:rsidRDefault="007C72BA" w:rsidP="007C72BA">
      <w:pPr>
        <w:snapToGrid w:val="0"/>
        <w:spacing w:line="360" w:lineRule="auto"/>
        <w:ind w:leftChars="200" w:left="420"/>
        <w:rPr>
          <w:sz w:val="24"/>
          <w:szCs w:val="22"/>
        </w:rPr>
      </w:pPr>
      <w:r w:rsidRPr="008D276B">
        <w:rPr>
          <w:sz w:val="24"/>
          <w:szCs w:val="22"/>
        </w:rPr>
        <w:lastRenderedPageBreak/>
        <w:tab/>
        <w:t>for (</w:t>
      </w:r>
      <w:proofErr w:type="spellStart"/>
      <w:r w:rsidRPr="008D276B">
        <w:rPr>
          <w:sz w:val="24"/>
          <w:szCs w:val="22"/>
        </w:rPr>
        <w:t>i</w:t>
      </w:r>
      <w:proofErr w:type="spellEnd"/>
      <w:r w:rsidRPr="008D276B">
        <w:rPr>
          <w:sz w:val="24"/>
          <w:szCs w:val="22"/>
        </w:rPr>
        <w:t xml:space="preserve">=0; </w:t>
      </w:r>
      <w:proofErr w:type="spellStart"/>
      <w:r w:rsidRPr="008D276B">
        <w:rPr>
          <w:sz w:val="24"/>
          <w:szCs w:val="22"/>
        </w:rPr>
        <w:t>i</w:t>
      </w:r>
      <w:proofErr w:type="spellEnd"/>
      <w:r w:rsidRPr="008D276B">
        <w:rPr>
          <w:sz w:val="24"/>
          <w:szCs w:val="22"/>
        </w:rPr>
        <w:t xml:space="preserve">&lt;N; </w:t>
      </w:r>
      <w:proofErr w:type="spellStart"/>
      <w:r w:rsidRPr="008D276B">
        <w:rPr>
          <w:sz w:val="24"/>
          <w:szCs w:val="22"/>
        </w:rPr>
        <w:t>i</w:t>
      </w:r>
      <w:proofErr w:type="spellEnd"/>
      <w:r w:rsidRPr="008D276B">
        <w:rPr>
          <w:sz w:val="24"/>
          <w:szCs w:val="22"/>
        </w:rPr>
        <w:t>++)</w:t>
      </w:r>
    </w:p>
    <w:p w14:paraId="4EB83431" w14:textId="77777777" w:rsidR="007C72BA" w:rsidRPr="008D276B" w:rsidRDefault="007C72BA" w:rsidP="007C72BA">
      <w:pPr>
        <w:snapToGrid w:val="0"/>
        <w:spacing w:line="360" w:lineRule="auto"/>
        <w:ind w:leftChars="200" w:left="420"/>
        <w:rPr>
          <w:sz w:val="24"/>
          <w:szCs w:val="22"/>
        </w:rPr>
      </w:pPr>
      <w:r w:rsidRPr="008D276B">
        <w:rPr>
          <w:sz w:val="24"/>
          <w:szCs w:val="22"/>
        </w:rPr>
        <w:tab/>
        <w:t>{</w:t>
      </w:r>
    </w:p>
    <w:p w14:paraId="0BB720A8" w14:textId="77777777" w:rsidR="007C72BA" w:rsidRPr="008D276B" w:rsidRDefault="007C72BA" w:rsidP="007C72BA">
      <w:pPr>
        <w:snapToGrid w:val="0"/>
        <w:spacing w:line="360" w:lineRule="auto"/>
        <w:ind w:leftChars="200" w:left="420"/>
        <w:rPr>
          <w:sz w:val="24"/>
          <w:szCs w:val="22"/>
        </w:rPr>
      </w:pPr>
      <w:r w:rsidRPr="008D276B">
        <w:rPr>
          <w:sz w:val="24"/>
          <w:szCs w:val="22"/>
        </w:rPr>
        <w:tab/>
      </w:r>
      <w:r w:rsidRPr="008D276B">
        <w:rPr>
          <w:sz w:val="24"/>
          <w:szCs w:val="22"/>
        </w:rPr>
        <w:tab/>
        <w:t>gets(t);</w:t>
      </w:r>
    </w:p>
    <w:p w14:paraId="0B6C933E" w14:textId="77777777" w:rsidR="007C72BA" w:rsidRPr="008D276B" w:rsidRDefault="007C72BA" w:rsidP="007C72BA">
      <w:pPr>
        <w:snapToGrid w:val="0"/>
        <w:spacing w:line="360" w:lineRule="auto"/>
        <w:ind w:leftChars="200" w:left="420"/>
        <w:rPr>
          <w:sz w:val="24"/>
          <w:szCs w:val="22"/>
        </w:rPr>
      </w:pPr>
      <w:r w:rsidRPr="008D276B">
        <w:rPr>
          <w:sz w:val="24"/>
          <w:szCs w:val="22"/>
        </w:rPr>
        <w:tab/>
      </w:r>
      <w:r w:rsidRPr="008D276B">
        <w:rPr>
          <w:sz w:val="24"/>
          <w:szCs w:val="22"/>
        </w:rPr>
        <w:tab/>
        <w:t>s[</w:t>
      </w:r>
      <w:proofErr w:type="spellStart"/>
      <w:r w:rsidRPr="008D276B">
        <w:rPr>
          <w:sz w:val="24"/>
          <w:szCs w:val="22"/>
        </w:rPr>
        <w:t>i</w:t>
      </w:r>
      <w:proofErr w:type="spellEnd"/>
      <w:r w:rsidRPr="008D276B">
        <w:rPr>
          <w:sz w:val="24"/>
          <w:szCs w:val="22"/>
        </w:rPr>
        <w:t xml:space="preserve">] = (char </w:t>
      </w:r>
      <w:proofErr w:type="gramStart"/>
      <w:r w:rsidRPr="008D276B">
        <w:rPr>
          <w:sz w:val="24"/>
          <w:szCs w:val="22"/>
        </w:rPr>
        <w:t>*)malloc</w:t>
      </w:r>
      <w:proofErr w:type="gramEnd"/>
      <w:r w:rsidRPr="008D276B">
        <w:rPr>
          <w:sz w:val="24"/>
          <w:szCs w:val="22"/>
        </w:rPr>
        <w:t>(</w:t>
      </w:r>
      <w:proofErr w:type="spellStart"/>
      <w:r w:rsidRPr="008D276B">
        <w:rPr>
          <w:sz w:val="24"/>
          <w:szCs w:val="22"/>
        </w:rPr>
        <w:t>strlen</w:t>
      </w:r>
      <w:proofErr w:type="spellEnd"/>
      <w:r w:rsidRPr="008D276B">
        <w:rPr>
          <w:sz w:val="24"/>
          <w:szCs w:val="22"/>
        </w:rPr>
        <w:t>(t)+1);</w:t>
      </w:r>
    </w:p>
    <w:p w14:paraId="5F596C91" w14:textId="77777777" w:rsidR="007C72BA" w:rsidRPr="008D276B" w:rsidRDefault="007C72BA" w:rsidP="007C72BA">
      <w:pPr>
        <w:snapToGrid w:val="0"/>
        <w:spacing w:line="360" w:lineRule="auto"/>
        <w:ind w:leftChars="200" w:left="420"/>
        <w:rPr>
          <w:sz w:val="24"/>
          <w:szCs w:val="22"/>
        </w:rPr>
      </w:pPr>
      <w:r w:rsidRPr="008D276B">
        <w:rPr>
          <w:sz w:val="24"/>
          <w:szCs w:val="22"/>
        </w:rPr>
        <w:tab/>
      </w:r>
      <w:r w:rsidRPr="008D276B">
        <w:rPr>
          <w:sz w:val="24"/>
          <w:szCs w:val="22"/>
        </w:rPr>
        <w:tab/>
      </w:r>
      <w:proofErr w:type="spellStart"/>
      <w:proofErr w:type="gramStart"/>
      <w:r w:rsidRPr="008D276B">
        <w:rPr>
          <w:sz w:val="24"/>
          <w:szCs w:val="22"/>
        </w:rPr>
        <w:t>strcpy</w:t>
      </w:r>
      <w:proofErr w:type="spellEnd"/>
      <w:r w:rsidRPr="008D276B">
        <w:rPr>
          <w:sz w:val="24"/>
          <w:szCs w:val="22"/>
        </w:rPr>
        <w:t>(</w:t>
      </w:r>
      <w:proofErr w:type="gramEnd"/>
      <w:r w:rsidRPr="008D276B">
        <w:rPr>
          <w:sz w:val="24"/>
          <w:szCs w:val="22"/>
        </w:rPr>
        <w:t>_______);</w:t>
      </w:r>
    </w:p>
    <w:p w14:paraId="04A6D59D" w14:textId="77777777" w:rsidR="007C72BA" w:rsidRPr="008D276B" w:rsidRDefault="007C72BA" w:rsidP="007C72BA">
      <w:pPr>
        <w:snapToGrid w:val="0"/>
        <w:spacing w:line="360" w:lineRule="auto"/>
        <w:ind w:leftChars="200" w:left="420"/>
        <w:rPr>
          <w:sz w:val="24"/>
          <w:szCs w:val="22"/>
        </w:rPr>
      </w:pPr>
      <w:r w:rsidRPr="008D276B">
        <w:rPr>
          <w:sz w:val="24"/>
          <w:szCs w:val="22"/>
        </w:rPr>
        <w:tab/>
        <w:t>}</w:t>
      </w:r>
    </w:p>
    <w:p w14:paraId="0F5DA0D6" w14:textId="77777777" w:rsidR="007C72BA" w:rsidRPr="008D276B" w:rsidRDefault="007C72BA" w:rsidP="007C72BA">
      <w:pPr>
        <w:snapToGrid w:val="0"/>
        <w:spacing w:line="360" w:lineRule="auto"/>
        <w:ind w:leftChars="200" w:left="420"/>
        <w:rPr>
          <w:sz w:val="24"/>
          <w:szCs w:val="22"/>
        </w:rPr>
      </w:pPr>
      <w:r w:rsidRPr="008D276B">
        <w:rPr>
          <w:sz w:val="24"/>
          <w:szCs w:val="22"/>
        </w:rPr>
        <w:tab/>
      </w:r>
      <w:proofErr w:type="spellStart"/>
      <w:proofErr w:type="gramStart"/>
      <w:r w:rsidRPr="008D276B">
        <w:rPr>
          <w:sz w:val="24"/>
          <w:szCs w:val="22"/>
        </w:rPr>
        <w:t>strsort</w:t>
      </w:r>
      <w:proofErr w:type="spellEnd"/>
      <w:r w:rsidRPr="008D276B">
        <w:rPr>
          <w:sz w:val="24"/>
          <w:szCs w:val="22"/>
        </w:rPr>
        <w:t>(</w:t>
      </w:r>
      <w:proofErr w:type="gramEnd"/>
      <w:r w:rsidRPr="008D276B">
        <w:rPr>
          <w:sz w:val="24"/>
          <w:szCs w:val="22"/>
        </w:rPr>
        <w:t>________);</w:t>
      </w:r>
    </w:p>
    <w:p w14:paraId="15EFD915" w14:textId="77777777" w:rsidR="007C72BA" w:rsidRPr="008D276B" w:rsidRDefault="007C72BA" w:rsidP="007C72BA">
      <w:pPr>
        <w:snapToGrid w:val="0"/>
        <w:spacing w:line="360" w:lineRule="auto"/>
        <w:ind w:leftChars="200" w:left="420"/>
        <w:rPr>
          <w:sz w:val="24"/>
          <w:szCs w:val="22"/>
        </w:rPr>
      </w:pPr>
      <w:r w:rsidRPr="008D276B">
        <w:rPr>
          <w:sz w:val="24"/>
          <w:szCs w:val="22"/>
        </w:rPr>
        <w:tab/>
        <w:t>for (</w:t>
      </w:r>
      <w:proofErr w:type="spellStart"/>
      <w:r w:rsidRPr="008D276B">
        <w:rPr>
          <w:sz w:val="24"/>
          <w:szCs w:val="22"/>
        </w:rPr>
        <w:t>i</w:t>
      </w:r>
      <w:proofErr w:type="spellEnd"/>
      <w:r w:rsidRPr="008D276B">
        <w:rPr>
          <w:sz w:val="24"/>
          <w:szCs w:val="22"/>
        </w:rPr>
        <w:t xml:space="preserve">=0; </w:t>
      </w:r>
      <w:proofErr w:type="spellStart"/>
      <w:r w:rsidRPr="008D276B">
        <w:rPr>
          <w:sz w:val="24"/>
          <w:szCs w:val="22"/>
        </w:rPr>
        <w:t>i</w:t>
      </w:r>
      <w:proofErr w:type="spellEnd"/>
      <w:r w:rsidRPr="008D276B">
        <w:rPr>
          <w:sz w:val="24"/>
          <w:szCs w:val="22"/>
        </w:rPr>
        <w:t xml:space="preserve">&lt;N; </w:t>
      </w:r>
      <w:proofErr w:type="spellStart"/>
      <w:r w:rsidRPr="008D276B">
        <w:rPr>
          <w:sz w:val="24"/>
          <w:szCs w:val="22"/>
        </w:rPr>
        <w:t>i</w:t>
      </w:r>
      <w:proofErr w:type="spellEnd"/>
      <w:r w:rsidRPr="008D276B">
        <w:rPr>
          <w:sz w:val="24"/>
          <w:szCs w:val="22"/>
        </w:rPr>
        <w:t>++)</w:t>
      </w:r>
      <w:r w:rsidRPr="008D276B">
        <w:rPr>
          <w:sz w:val="24"/>
          <w:szCs w:val="22"/>
        </w:rPr>
        <w:tab/>
        <w:t>{puts(s[</w:t>
      </w:r>
      <w:proofErr w:type="spellStart"/>
      <w:r w:rsidRPr="008D276B">
        <w:rPr>
          <w:sz w:val="24"/>
          <w:szCs w:val="22"/>
        </w:rPr>
        <w:t>i</w:t>
      </w:r>
      <w:proofErr w:type="spellEnd"/>
      <w:r w:rsidRPr="008D276B">
        <w:rPr>
          <w:sz w:val="24"/>
          <w:szCs w:val="22"/>
        </w:rPr>
        <w:t>]); free(s[</w:t>
      </w:r>
      <w:proofErr w:type="spellStart"/>
      <w:r w:rsidRPr="008D276B">
        <w:rPr>
          <w:sz w:val="24"/>
          <w:szCs w:val="22"/>
        </w:rPr>
        <w:t>i</w:t>
      </w:r>
      <w:proofErr w:type="spellEnd"/>
      <w:r w:rsidRPr="008D276B">
        <w:rPr>
          <w:sz w:val="24"/>
          <w:szCs w:val="22"/>
        </w:rPr>
        <w:t>]);}</w:t>
      </w:r>
    </w:p>
    <w:p w14:paraId="2D67BBF8" w14:textId="77777777" w:rsidR="007C72BA" w:rsidRPr="008D276B" w:rsidRDefault="007C72BA" w:rsidP="007C72BA">
      <w:pPr>
        <w:snapToGrid w:val="0"/>
        <w:spacing w:line="360" w:lineRule="auto"/>
        <w:ind w:leftChars="200" w:left="420"/>
        <w:rPr>
          <w:sz w:val="24"/>
          <w:szCs w:val="22"/>
        </w:rPr>
      </w:pPr>
      <w:r w:rsidRPr="008D276B">
        <w:rPr>
          <w:sz w:val="24"/>
          <w:szCs w:val="22"/>
        </w:rPr>
        <w:tab/>
        <w:t>return 0;</w:t>
      </w:r>
    </w:p>
    <w:p w14:paraId="7FA2DB8D" w14:textId="77777777" w:rsidR="007C72BA" w:rsidRDefault="007C72BA" w:rsidP="007C72BA">
      <w:pPr>
        <w:snapToGrid w:val="0"/>
        <w:spacing w:line="360" w:lineRule="auto"/>
        <w:ind w:leftChars="200" w:left="420"/>
        <w:rPr>
          <w:sz w:val="24"/>
          <w:szCs w:val="22"/>
        </w:rPr>
      </w:pPr>
      <w:r w:rsidRPr="008D276B">
        <w:rPr>
          <w:sz w:val="24"/>
          <w:szCs w:val="22"/>
        </w:rPr>
        <w:t>}</w:t>
      </w:r>
    </w:p>
    <w:p w14:paraId="25CDB4D9" w14:textId="77777777" w:rsidR="007C72BA" w:rsidRPr="00885843" w:rsidRDefault="007C72BA" w:rsidP="007C72BA">
      <w:pPr>
        <w:snapToGrid w:val="0"/>
        <w:spacing w:line="360" w:lineRule="auto"/>
        <w:rPr>
          <w:b/>
          <w:sz w:val="24"/>
        </w:rPr>
      </w:pPr>
      <w:r w:rsidRPr="00885843">
        <w:rPr>
          <w:rFonts w:hAnsi="宋体"/>
          <w:b/>
          <w:sz w:val="24"/>
        </w:rPr>
        <w:t>解答：</w:t>
      </w:r>
    </w:p>
    <w:p w14:paraId="5F9FAFCA" w14:textId="77777777" w:rsidR="007C72BA" w:rsidRDefault="007C72BA" w:rsidP="007C72BA">
      <w:pPr>
        <w:snapToGrid w:val="0"/>
        <w:spacing w:line="300" w:lineRule="auto"/>
        <w:rPr>
          <w:sz w:val="24"/>
        </w:rPr>
      </w:pPr>
      <w:r w:rsidRPr="00885843">
        <w:rPr>
          <w:sz w:val="24"/>
        </w:rPr>
        <w:tab/>
      </w:r>
      <w:r>
        <w:rPr>
          <w:rFonts w:hint="eastAsia"/>
          <w:sz w:val="24"/>
        </w:rPr>
        <w:t>程序中使用了</w:t>
      </w:r>
      <w:r>
        <w:rPr>
          <w:rFonts w:hint="eastAsia"/>
          <w:sz w:val="24"/>
        </w:rPr>
        <w:t>m</w:t>
      </w:r>
      <w:r>
        <w:rPr>
          <w:sz w:val="24"/>
        </w:rPr>
        <w:t>alloc</w:t>
      </w:r>
      <w:r>
        <w:rPr>
          <w:rFonts w:hint="eastAsia"/>
          <w:sz w:val="24"/>
        </w:rPr>
        <w:t>函数，故应引入头文件</w:t>
      </w:r>
      <w:r>
        <w:rPr>
          <w:rFonts w:hint="eastAsia"/>
          <w:sz w:val="24"/>
        </w:rPr>
        <w:t>&lt;</w:t>
      </w:r>
      <w:proofErr w:type="spellStart"/>
      <w:r>
        <w:rPr>
          <w:sz w:val="24"/>
        </w:rPr>
        <w:t>stdlib.h</w:t>
      </w:r>
      <w:proofErr w:type="spellEnd"/>
      <w:r>
        <w:rPr>
          <w:sz w:val="24"/>
        </w:rPr>
        <w:t>&gt;</w:t>
      </w:r>
      <w:r>
        <w:rPr>
          <w:rFonts w:hint="eastAsia"/>
          <w:sz w:val="24"/>
        </w:rPr>
        <w:t>；</w:t>
      </w:r>
      <w:r>
        <w:rPr>
          <w:rFonts w:hint="eastAsia"/>
          <w:sz w:val="24"/>
        </w:rPr>
        <w:t>t</w:t>
      </w:r>
      <w:r>
        <w:rPr>
          <w:sz w:val="24"/>
        </w:rPr>
        <w:t>emp</w:t>
      </w:r>
      <w:r>
        <w:rPr>
          <w:rFonts w:hint="eastAsia"/>
          <w:sz w:val="24"/>
        </w:rPr>
        <w:t>作为交换</w:t>
      </w:r>
      <w:r>
        <w:rPr>
          <w:rFonts w:hint="eastAsia"/>
          <w:sz w:val="24"/>
        </w:rPr>
        <w:t>s</w:t>
      </w:r>
      <w:r>
        <w:rPr>
          <w:sz w:val="24"/>
        </w:rPr>
        <w:t>[j]</w:t>
      </w:r>
      <w:r>
        <w:rPr>
          <w:rFonts w:hint="eastAsia"/>
          <w:sz w:val="24"/>
        </w:rPr>
        <w:t>和</w:t>
      </w:r>
      <w:r>
        <w:rPr>
          <w:sz w:val="24"/>
        </w:rPr>
        <w:t>s[j+1]</w:t>
      </w:r>
      <w:r>
        <w:rPr>
          <w:rFonts w:hint="eastAsia"/>
          <w:sz w:val="24"/>
        </w:rPr>
        <w:t>的中间变量，数据类型应与</w:t>
      </w:r>
      <w:r>
        <w:rPr>
          <w:rFonts w:hint="eastAsia"/>
          <w:sz w:val="24"/>
        </w:rPr>
        <w:t>s</w:t>
      </w:r>
      <w:r>
        <w:rPr>
          <w:sz w:val="24"/>
        </w:rPr>
        <w:t>[j]</w:t>
      </w:r>
      <w:r>
        <w:rPr>
          <w:rFonts w:hint="eastAsia"/>
          <w:sz w:val="24"/>
        </w:rPr>
        <w:t>相同；第</w:t>
      </w:r>
      <w:r>
        <w:rPr>
          <w:rFonts w:hint="eastAsia"/>
          <w:sz w:val="24"/>
        </w:rPr>
        <w:t>1</w:t>
      </w:r>
      <w:r>
        <w:rPr>
          <w:sz w:val="24"/>
        </w:rPr>
        <w:t>1</w:t>
      </w:r>
      <w:r>
        <w:rPr>
          <w:rFonts w:hint="eastAsia"/>
          <w:sz w:val="24"/>
        </w:rPr>
        <w:t>行的判断条件应是</w:t>
      </w:r>
      <w:r>
        <w:rPr>
          <w:rFonts w:hint="eastAsia"/>
          <w:sz w:val="24"/>
        </w:rPr>
        <w:t>s</w:t>
      </w:r>
      <w:r>
        <w:rPr>
          <w:sz w:val="24"/>
        </w:rPr>
        <w:t>[j]</w:t>
      </w:r>
      <w:r>
        <w:rPr>
          <w:rFonts w:hint="eastAsia"/>
          <w:sz w:val="24"/>
        </w:rPr>
        <w:t>的字典序比</w:t>
      </w:r>
      <w:r>
        <w:rPr>
          <w:rFonts w:hint="eastAsia"/>
          <w:sz w:val="24"/>
        </w:rPr>
        <w:t>s</w:t>
      </w:r>
      <w:r>
        <w:rPr>
          <w:sz w:val="24"/>
        </w:rPr>
        <w:t>[j+1]</w:t>
      </w:r>
      <w:r>
        <w:rPr>
          <w:rFonts w:hint="eastAsia"/>
          <w:sz w:val="24"/>
        </w:rPr>
        <w:t>高，故使用库函数</w:t>
      </w:r>
      <w:proofErr w:type="spellStart"/>
      <w:r>
        <w:rPr>
          <w:rFonts w:hint="eastAsia"/>
          <w:sz w:val="24"/>
        </w:rPr>
        <w:t>s</w:t>
      </w:r>
      <w:r>
        <w:rPr>
          <w:sz w:val="24"/>
        </w:rPr>
        <w:t>trcmp</w:t>
      </w:r>
      <w:proofErr w:type="spellEnd"/>
      <w:r>
        <w:rPr>
          <w:rFonts w:hint="eastAsia"/>
          <w:sz w:val="24"/>
        </w:rPr>
        <w:t>。</w:t>
      </w:r>
    </w:p>
    <w:p w14:paraId="0C27B2C0" w14:textId="77777777" w:rsidR="007C72BA" w:rsidRPr="00841D13" w:rsidRDefault="007C72BA" w:rsidP="007C72BA">
      <w:pPr>
        <w:snapToGrid w:val="0"/>
        <w:spacing w:line="300" w:lineRule="auto"/>
        <w:rPr>
          <w:sz w:val="24"/>
        </w:rPr>
      </w:pPr>
    </w:p>
    <w:p w14:paraId="6A012579" w14:textId="77777777" w:rsidR="007C72BA" w:rsidRPr="00DE6989" w:rsidRDefault="007C72BA" w:rsidP="007C72BA">
      <w:pPr>
        <w:snapToGrid w:val="0"/>
        <w:spacing w:line="360" w:lineRule="auto"/>
        <w:ind w:leftChars="100" w:left="210"/>
        <w:rPr>
          <w:sz w:val="24"/>
        </w:rPr>
      </w:pPr>
      <w:r w:rsidRPr="00DE6989">
        <w:rPr>
          <w:sz w:val="24"/>
        </w:rPr>
        <w:t>#include&lt;stdio.h&gt;</w:t>
      </w:r>
    </w:p>
    <w:p w14:paraId="490775DD" w14:textId="77777777" w:rsidR="007C72BA" w:rsidRPr="00DE6989" w:rsidRDefault="007C72BA" w:rsidP="007C72BA">
      <w:pPr>
        <w:snapToGrid w:val="0"/>
        <w:spacing w:line="360" w:lineRule="auto"/>
        <w:ind w:leftChars="100" w:left="210"/>
        <w:rPr>
          <w:sz w:val="24"/>
        </w:rPr>
      </w:pPr>
      <w:r w:rsidRPr="00DE6989">
        <w:rPr>
          <w:sz w:val="24"/>
        </w:rPr>
        <w:t>#include&lt;stdlib.h&gt;</w:t>
      </w:r>
    </w:p>
    <w:p w14:paraId="3E417022" w14:textId="77777777" w:rsidR="007C72BA" w:rsidRPr="00DE6989" w:rsidRDefault="007C72BA" w:rsidP="007C72BA">
      <w:pPr>
        <w:snapToGrid w:val="0"/>
        <w:spacing w:line="360" w:lineRule="auto"/>
        <w:ind w:leftChars="100" w:left="210"/>
        <w:rPr>
          <w:sz w:val="24"/>
        </w:rPr>
      </w:pPr>
      <w:r w:rsidRPr="00DE6989">
        <w:rPr>
          <w:sz w:val="24"/>
        </w:rPr>
        <w:t>#include&lt;string.h&gt;</w:t>
      </w:r>
    </w:p>
    <w:p w14:paraId="6F77A1D0" w14:textId="77777777" w:rsidR="007C72BA" w:rsidRPr="00DE6989" w:rsidRDefault="007C72BA" w:rsidP="007C72BA">
      <w:pPr>
        <w:snapToGrid w:val="0"/>
        <w:spacing w:line="360" w:lineRule="auto"/>
        <w:ind w:leftChars="100" w:left="210"/>
        <w:rPr>
          <w:sz w:val="24"/>
        </w:rPr>
      </w:pPr>
      <w:r w:rsidRPr="00DE6989">
        <w:rPr>
          <w:sz w:val="24"/>
        </w:rPr>
        <w:t>#</w:t>
      </w:r>
      <w:proofErr w:type="gramStart"/>
      <w:r w:rsidRPr="00DE6989">
        <w:rPr>
          <w:sz w:val="24"/>
        </w:rPr>
        <w:t>define</w:t>
      </w:r>
      <w:proofErr w:type="gramEnd"/>
      <w:r w:rsidRPr="00DE6989">
        <w:rPr>
          <w:sz w:val="24"/>
        </w:rPr>
        <w:t xml:space="preserve"> N 4</w:t>
      </w:r>
    </w:p>
    <w:p w14:paraId="5B87A41E" w14:textId="77777777" w:rsidR="007C72BA" w:rsidRPr="00DE6989" w:rsidRDefault="007C72BA" w:rsidP="007C72BA">
      <w:pPr>
        <w:snapToGrid w:val="0"/>
        <w:spacing w:line="360" w:lineRule="auto"/>
        <w:ind w:leftChars="100" w:left="210"/>
        <w:rPr>
          <w:sz w:val="24"/>
        </w:rPr>
      </w:pPr>
      <w:r w:rsidRPr="00DE6989">
        <w:rPr>
          <w:rFonts w:hint="eastAsia"/>
          <w:sz w:val="24"/>
        </w:rPr>
        <w:t>/*</w:t>
      </w:r>
      <w:r w:rsidRPr="00DE6989">
        <w:rPr>
          <w:rFonts w:hint="eastAsia"/>
          <w:sz w:val="24"/>
        </w:rPr>
        <w:t>对指针数组</w:t>
      </w:r>
      <w:r w:rsidRPr="00DE6989">
        <w:rPr>
          <w:rFonts w:hint="eastAsia"/>
          <w:sz w:val="24"/>
        </w:rPr>
        <w:t>s</w:t>
      </w:r>
      <w:r w:rsidRPr="00DE6989">
        <w:rPr>
          <w:rFonts w:hint="eastAsia"/>
          <w:sz w:val="24"/>
        </w:rPr>
        <w:t>指向的</w:t>
      </w:r>
      <w:r w:rsidRPr="00DE6989">
        <w:rPr>
          <w:rFonts w:hint="eastAsia"/>
          <w:sz w:val="24"/>
        </w:rPr>
        <w:t>size</w:t>
      </w:r>
      <w:proofErr w:type="gramStart"/>
      <w:r w:rsidRPr="00DE6989">
        <w:rPr>
          <w:rFonts w:hint="eastAsia"/>
          <w:sz w:val="24"/>
        </w:rPr>
        <w:t>个</w:t>
      </w:r>
      <w:proofErr w:type="gramEnd"/>
      <w:r w:rsidRPr="00DE6989">
        <w:rPr>
          <w:rFonts w:hint="eastAsia"/>
          <w:sz w:val="24"/>
        </w:rPr>
        <w:t>字符串进行升序排序</w:t>
      </w:r>
      <w:r w:rsidRPr="00DE6989">
        <w:rPr>
          <w:rFonts w:hint="eastAsia"/>
          <w:sz w:val="24"/>
        </w:rPr>
        <w:t>*/</w:t>
      </w:r>
    </w:p>
    <w:p w14:paraId="7DB000F7" w14:textId="77777777" w:rsidR="007C72BA" w:rsidRPr="00DE6989" w:rsidRDefault="007C72BA" w:rsidP="007C72BA">
      <w:pPr>
        <w:snapToGrid w:val="0"/>
        <w:spacing w:line="360" w:lineRule="auto"/>
        <w:ind w:leftChars="100" w:left="210"/>
        <w:rPr>
          <w:sz w:val="24"/>
        </w:rPr>
      </w:pPr>
      <w:r w:rsidRPr="00DE6989">
        <w:rPr>
          <w:sz w:val="24"/>
        </w:rPr>
        <w:t xml:space="preserve">void </w:t>
      </w:r>
      <w:proofErr w:type="spellStart"/>
      <w:proofErr w:type="gramStart"/>
      <w:r w:rsidRPr="00DE6989">
        <w:rPr>
          <w:sz w:val="24"/>
        </w:rPr>
        <w:t>strsort</w:t>
      </w:r>
      <w:proofErr w:type="spellEnd"/>
      <w:r w:rsidRPr="00DE6989">
        <w:rPr>
          <w:sz w:val="24"/>
        </w:rPr>
        <w:t>(</w:t>
      </w:r>
      <w:proofErr w:type="gramEnd"/>
      <w:r w:rsidRPr="00DE6989">
        <w:rPr>
          <w:sz w:val="24"/>
        </w:rPr>
        <w:t>char* s[], int size)</w:t>
      </w:r>
    </w:p>
    <w:p w14:paraId="6421FD6A" w14:textId="77777777" w:rsidR="007C72BA" w:rsidRPr="00DE6989" w:rsidRDefault="007C72BA" w:rsidP="007C72BA">
      <w:pPr>
        <w:snapToGrid w:val="0"/>
        <w:spacing w:line="360" w:lineRule="auto"/>
        <w:ind w:leftChars="100" w:left="210"/>
        <w:rPr>
          <w:sz w:val="24"/>
        </w:rPr>
      </w:pPr>
      <w:r w:rsidRPr="00DE6989">
        <w:rPr>
          <w:sz w:val="24"/>
        </w:rPr>
        <w:t>{</w:t>
      </w:r>
    </w:p>
    <w:p w14:paraId="0703A4C0" w14:textId="77777777" w:rsidR="007C72BA" w:rsidRPr="00DE6989" w:rsidRDefault="007C72BA" w:rsidP="007C72BA">
      <w:pPr>
        <w:snapToGrid w:val="0"/>
        <w:spacing w:line="360" w:lineRule="auto"/>
        <w:ind w:leftChars="100" w:left="210"/>
        <w:rPr>
          <w:sz w:val="24"/>
        </w:rPr>
      </w:pPr>
      <w:r w:rsidRPr="00DE6989">
        <w:rPr>
          <w:sz w:val="24"/>
        </w:rPr>
        <w:tab/>
        <w:t>char* temp;</w:t>
      </w:r>
    </w:p>
    <w:p w14:paraId="31D41A0A" w14:textId="77777777" w:rsidR="007C72BA" w:rsidRPr="00DE6989" w:rsidRDefault="007C72BA" w:rsidP="007C72BA">
      <w:pPr>
        <w:snapToGrid w:val="0"/>
        <w:spacing w:line="360" w:lineRule="auto"/>
        <w:ind w:leftChars="100" w:left="210"/>
        <w:rPr>
          <w:sz w:val="24"/>
        </w:rPr>
      </w:pPr>
      <w:r w:rsidRPr="00DE6989">
        <w:rPr>
          <w:sz w:val="24"/>
        </w:rPr>
        <w:tab/>
        <w:t xml:space="preserve">int </w:t>
      </w:r>
      <w:proofErr w:type="spellStart"/>
      <w:r w:rsidRPr="00DE6989">
        <w:rPr>
          <w:sz w:val="24"/>
        </w:rPr>
        <w:t>i</w:t>
      </w:r>
      <w:proofErr w:type="spellEnd"/>
      <w:r w:rsidRPr="00DE6989">
        <w:rPr>
          <w:sz w:val="24"/>
        </w:rPr>
        <w:t>, j;</w:t>
      </w:r>
    </w:p>
    <w:p w14:paraId="30F7C5A1" w14:textId="77777777" w:rsidR="007C72BA" w:rsidRPr="00DE6989" w:rsidRDefault="007C72BA" w:rsidP="007C72BA">
      <w:pPr>
        <w:snapToGrid w:val="0"/>
        <w:spacing w:line="360" w:lineRule="auto"/>
        <w:ind w:leftChars="100" w:left="210"/>
        <w:rPr>
          <w:sz w:val="24"/>
        </w:rPr>
      </w:pPr>
      <w:r w:rsidRPr="00DE6989">
        <w:rPr>
          <w:sz w:val="24"/>
        </w:rPr>
        <w:tab/>
        <w:t>for (</w:t>
      </w:r>
      <w:proofErr w:type="spellStart"/>
      <w:r w:rsidRPr="00DE6989">
        <w:rPr>
          <w:sz w:val="24"/>
        </w:rPr>
        <w:t>i</w:t>
      </w:r>
      <w:proofErr w:type="spellEnd"/>
      <w:r w:rsidRPr="00DE6989">
        <w:rPr>
          <w:sz w:val="24"/>
        </w:rPr>
        <w:t xml:space="preserve"> = 0; </w:t>
      </w:r>
      <w:proofErr w:type="spellStart"/>
      <w:r w:rsidRPr="00DE6989">
        <w:rPr>
          <w:sz w:val="24"/>
        </w:rPr>
        <w:t>i</w:t>
      </w:r>
      <w:proofErr w:type="spellEnd"/>
      <w:r w:rsidRPr="00DE6989">
        <w:rPr>
          <w:sz w:val="24"/>
        </w:rPr>
        <w:t xml:space="preserve"> &lt; size - 1; </w:t>
      </w:r>
      <w:proofErr w:type="spellStart"/>
      <w:r w:rsidRPr="00DE6989">
        <w:rPr>
          <w:sz w:val="24"/>
        </w:rPr>
        <w:t>i</w:t>
      </w:r>
      <w:proofErr w:type="spellEnd"/>
      <w:r w:rsidRPr="00DE6989">
        <w:rPr>
          <w:sz w:val="24"/>
        </w:rPr>
        <w:t>++)</w:t>
      </w:r>
    </w:p>
    <w:p w14:paraId="2C657CB8" w14:textId="77777777" w:rsidR="007C72BA" w:rsidRPr="00DE6989" w:rsidRDefault="007C72BA" w:rsidP="007C72BA">
      <w:pPr>
        <w:snapToGrid w:val="0"/>
        <w:spacing w:line="360" w:lineRule="auto"/>
        <w:ind w:leftChars="100" w:left="210"/>
        <w:rPr>
          <w:sz w:val="24"/>
        </w:rPr>
      </w:pPr>
      <w:r w:rsidRPr="00DE6989">
        <w:rPr>
          <w:sz w:val="24"/>
        </w:rPr>
        <w:tab/>
      </w:r>
      <w:r w:rsidRPr="00DE6989">
        <w:rPr>
          <w:sz w:val="24"/>
        </w:rPr>
        <w:tab/>
        <w:t xml:space="preserve">for (j = 0; j &lt; size - </w:t>
      </w:r>
      <w:proofErr w:type="spellStart"/>
      <w:r w:rsidRPr="00DE6989">
        <w:rPr>
          <w:sz w:val="24"/>
        </w:rPr>
        <w:t>i</w:t>
      </w:r>
      <w:proofErr w:type="spellEnd"/>
      <w:r w:rsidRPr="00DE6989">
        <w:rPr>
          <w:sz w:val="24"/>
        </w:rPr>
        <w:t xml:space="preserve"> - 1; </w:t>
      </w:r>
      <w:proofErr w:type="spellStart"/>
      <w:r w:rsidRPr="00DE6989">
        <w:rPr>
          <w:sz w:val="24"/>
        </w:rPr>
        <w:t>j++</w:t>
      </w:r>
      <w:proofErr w:type="spellEnd"/>
      <w:r w:rsidRPr="00DE6989">
        <w:rPr>
          <w:sz w:val="24"/>
        </w:rPr>
        <w:t>)</w:t>
      </w:r>
    </w:p>
    <w:p w14:paraId="4C6E6068" w14:textId="77777777" w:rsidR="007C72BA" w:rsidRPr="00DE6989" w:rsidRDefault="007C72BA" w:rsidP="007C72BA">
      <w:pPr>
        <w:snapToGrid w:val="0"/>
        <w:spacing w:line="360" w:lineRule="auto"/>
        <w:ind w:leftChars="100" w:left="210"/>
        <w:rPr>
          <w:sz w:val="24"/>
        </w:rPr>
      </w:pPr>
      <w:r w:rsidRPr="00DE6989">
        <w:rPr>
          <w:sz w:val="24"/>
        </w:rPr>
        <w:tab/>
      </w:r>
      <w:r w:rsidRPr="00DE6989">
        <w:rPr>
          <w:sz w:val="24"/>
        </w:rPr>
        <w:tab/>
      </w:r>
      <w:r w:rsidRPr="00DE6989">
        <w:rPr>
          <w:sz w:val="24"/>
        </w:rPr>
        <w:tab/>
        <w:t>if (</w:t>
      </w:r>
      <w:proofErr w:type="spellStart"/>
      <w:r w:rsidRPr="00DE6989">
        <w:rPr>
          <w:sz w:val="24"/>
        </w:rPr>
        <w:t>strcmp</w:t>
      </w:r>
      <w:proofErr w:type="spellEnd"/>
      <w:r w:rsidRPr="00DE6989">
        <w:rPr>
          <w:sz w:val="24"/>
        </w:rPr>
        <w:t>(s[j</w:t>
      </w:r>
      <w:proofErr w:type="gramStart"/>
      <w:r w:rsidRPr="00DE6989">
        <w:rPr>
          <w:sz w:val="24"/>
        </w:rPr>
        <w:t>],s</w:t>
      </w:r>
      <w:proofErr w:type="gramEnd"/>
      <w:r w:rsidRPr="00DE6989">
        <w:rPr>
          <w:sz w:val="24"/>
        </w:rPr>
        <w:t>[j+1])&gt;0)</w:t>
      </w:r>
    </w:p>
    <w:p w14:paraId="41754D26" w14:textId="77777777" w:rsidR="007C72BA" w:rsidRPr="00DE6989" w:rsidRDefault="007C72BA" w:rsidP="007C72BA">
      <w:pPr>
        <w:snapToGrid w:val="0"/>
        <w:spacing w:line="360" w:lineRule="auto"/>
        <w:ind w:leftChars="100" w:left="210"/>
        <w:rPr>
          <w:sz w:val="24"/>
        </w:rPr>
      </w:pPr>
      <w:r w:rsidRPr="00DE6989">
        <w:rPr>
          <w:sz w:val="24"/>
        </w:rPr>
        <w:tab/>
      </w:r>
      <w:r w:rsidRPr="00DE6989">
        <w:rPr>
          <w:sz w:val="24"/>
        </w:rPr>
        <w:tab/>
      </w:r>
      <w:r w:rsidRPr="00DE6989">
        <w:rPr>
          <w:sz w:val="24"/>
        </w:rPr>
        <w:tab/>
        <w:t>{</w:t>
      </w:r>
    </w:p>
    <w:p w14:paraId="4C1D7CB3" w14:textId="77777777" w:rsidR="007C72BA" w:rsidRPr="00DE6989" w:rsidRDefault="007C72BA" w:rsidP="007C72BA">
      <w:pPr>
        <w:snapToGrid w:val="0"/>
        <w:spacing w:line="360" w:lineRule="auto"/>
        <w:ind w:leftChars="100" w:left="210"/>
        <w:rPr>
          <w:sz w:val="24"/>
        </w:rPr>
      </w:pPr>
      <w:r w:rsidRPr="00DE6989">
        <w:rPr>
          <w:sz w:val="24"/>
        </w:rPr>
        <w:tab/>
      </w:r>
      <w:r w:rsidRPr="00DE6989">
        <w:rPr>
          <w:sz w:val="24"/>
        </w:rPr>
        <w:tab/>
      </w:r>
      <w:r w:rsidRPr="00DE6989">
        <w:rPr>
          <w:sz w:val="24"/>
        </w:rPr>
        <w:tab/>
      </w:r>
      <w:r w:rsidRPr="00DE6989">
        <w:rPr>
          <w:sz w:val="24"/>
        </w:rPr>
        <w:tab/>
        <w:t>temp = s[j];</w:t>
      </w:r>
    </w:p>
    <w:p w14:paraId="2245CD53" w14:textId="77777777" w:rsidR="007C72BA" w:rsidRPr="00DE6989" w:rsidRDefault="007C72BA" w:rsidP="007C72BA">
      <w:pPr>
        <w:snapToGrid w:val="0"/>
        <w:spacing w:line="360" w:lineRule="auto"/>
        <w:ind w:leftChars="100" w:left="210"/>
        <w:rPr>
          <w:sz w:val="24"/>
        </w:rPr>
      </w:pPr>
      <w:r w:rsidRPr="00DE6989">
        <w:rPr>
          <w:sz w:val="24"/>
        </w:rPr>
        <w:tab/>
      </w:r>
      <w:r w:rsidRPr="00DE6989">
        <w:rPr>
          <w:sz w:val="24"/>
        </w:rPr>
        <w:tab/>
      </w:r>
      <w:r w:rsidRPr="00DE6989">
        <w:rPr>
          <w:sz w:val="24"/>
        </w:rPr>
        <w:tab/>
      </w:r>
      <w:r w:rsidRPr="00DE6989">
        <w:rPr>
          <w:sz w:val="24"/>
        </w:rPr>
        <w:tab/>
        <w:t>s[j]=s[j+1];</w:t>
      </w:r>
    </w:p>
    <w:p w14:paraId="6AE2AB03" w14:textId="77777777" w:rsidR="007C72BA" w:rsidRPr="00DE6989" w:rsidRDefault="007C72BA" w:rsidP="007C72BA">
      <w:pPr>
        <w:snapToGrid w:val="0"/>
        <w:spacing w:line="360" w:lineRule="auto"/>
        <w:ind w:leftChars="100" w:left="210"/>
        <w:rPr>
          <w:sz w:val="24"/>
        </w:rPr>
      </w:pPr>
      <w:r w:rsidRPr="00DE6989">
        <w:rPr>
          <w:sz w:val="24"/>
        </w:rPr>
        <w:tab/>
      </w:r>
      <w:r w:rsidRPr="00DE6989">
        <w:rPr>
          <w:sz w:val="24"/>
        </w:rPr>
        <w:tab/>
      </w:r>
      <w:r w:rsidRPr="00DE6989">
        <w:rPr>
          <w:sz w:val="24"/>
        </w:rPr>
        <w:tab/>
      </w:r>
      <w:r w:rsidRPr="00DE6989">
        <w:rPr>
          <w:sz w:val="24"/>
        </w:rPr>
        <w:tab/>
      </w:r>
      <w:proofErr w:type="gramStart"/>
      <w:r w:rsidRPr="00DE6989">
        <w:rPr>
          <w:sz w:val="24"/>
        </w:rPr>
        <w:t>s[</w:t>
      </w:r>
      <w:proofErr w:type="gramEnd"/>
      <w:r w:rsidRPr="00DE6989">
        <w:rPr>
          <w:sz w:val="24"/>
        </w:rPr>
        <w:t>j + 1] = temp;</w:t>
      </w:r>
    </w:p>
    <w:p w14:paraId="14C78555" w14:textId="77777777" w:rsidR="007C72BA" w:rsidRPr="00DE6989" w:rsidRDefault="007C72BA" w:rsidP="007C72BA">
      <w:pPr>
        <w:snapToGrid w:val="0"/>
        <w:spacing w:line="360" w:lineRule="auto"/>
        <w:ind w:leftChars="100" w:left="210"/>
        <w:rPr>
          <w:sz w:val="24"/>
        </w:rPr>
      </w:pPr>
      <w:r w:rsidRPr="00DE6989">
        <w:rPr>
          <w:sz w:val="24"/>
        </w:rPr>
        <w:tab/>
      </w:r>
      <w:r w:rsidRPr="00DE6989">
        <w:rPr>
          <w:sz w:val="24"/>
        </w:rPr>
        <w:tab/>
      </w:r>
      <w:r w:rsidRPr="00DE6989">
        <w:rPr>
          <w:sz w:val="24"/>
        </w:rPr>
        <w:tab/>
        <w:t>}</w:t>
      </w:r>
    </w:p>
    <w:p w14:paraId="4552CF71" w14:textId="77777777" w:rsidR="007C72BA" w:rsidRPr="00DE6989" w:rsidRDefault="007C72BA" w:rsidP="007C72BA">
      <w:pPr>
        <w:snapToGrid w:val="0"/>
        <w:spacing w:line="360" w:lineRule="auto"/>
        <w:ind w:leftChars="100" w:left="210"/>
        <w:rPr>
          <w:sz w:val="24"/>
        </w:rPr>
      </w:pPr>
      <w:r w:rsidRPr="00DE6989">
        <w:rPr>
          <w:sz w:val="24"/>
        </w:rPr>
        <w:t>}</w:t>
      </w:r>
    </w:p>
    <w:p w14:paraId="14ECF96C" w14:textId="77777777" w:rsidR="007C72BA" w:rsidRPr="00DE6989" w:rsidRDefault="007C72BA" w:rsidP="007C72BA">
      <w:pPr>
        <w:snapToGrid w:val="0"/>
        <w:spacing w:line="360" w:lineRule="auto"/>
        <w:ind w:leftChars="100" w:left="210"/>
        <w:rPr>
          <w:sz w:val="24"/>
        </w:rPr>
      </w:pPr>
    </w:p>
    <w:p w14:paraId="62294FC4" w14:textId="77777777" w:rsidR="007C72BA" w:rsidRPr="00DE6989" w:rsidRDefault="007C72BA" w:rsidP="007C72BA">
      <w:pPr>
        <w:snapToGrid w:val="0"/>
        <w:spacing w:line="360" w:lineRule="auto"/>
        <w:ind w:leftChars="100" w:left="210"/>
        <w:rPr>
          <w:sz w:val="24"/>
        </w:rPr>
      </w:pPr>
      <w:r w:rsidRPr="00DE6989">
        <w:rPr>
          <w:sz w:val="24"/>
        </w:rPr>
        <w:lastRenderedPageBreak/>
        <w:t xml:space="preserve">int </w:t>
      </w:r>
      <w:proofErr w:type="gramStart"/>
      <w:r w:rsidRPr="00DE6989">
        <w:rPr>
          <w:sz w:val="24"/>
        </w:rPr>
        <w:t>main(</w:t>
      </w:r>
      <w:proofErr w:type="gramEnd"/>
      <w:r w:rsidRPr="00DE6989">
        <w:rPr>
          <w:sz w:val="24"/>
        </w:rPr>
        <w:t>)</w:t>
      </w:r>
    </w:p>
    <w:p w14:paraId="65E6007F" w14:textId="77777777" w:rsidR="007C72BA" w:rsidRPr="00DE6989" w:rsidRDefault="007C72BA" w:rsidP="007C72BA">
      <w:pPr>
        <w:snapToGrid w:val="0"/>
        <w:spacing w:line="360" w:lineRule="auto"/>
        <w:ind w:leftChars="100" w:left="210"/>
        <w:rPr>
          <w:sz w:val="24"/>
        </w:rPr>
      </w:pPr>
      <w:r w:rsidRPr="00DE6989">
        <w:rPr>
          <w:sz w:val="24"/>
        </w:rPr>
        <w:t>{</w:t>
      </w:r>
    </w:p>
    <w:p w14:paraId="43ADF05D" w14:textId="77777777" w:rsidR="007C72BA" w:rsidRPr="00DE6989" w:rsidRDefault="007C72BA" w:rsidP="007C72BA">
      <w:pPr>
        <w:snapToGrid w:val="0"/>
        <w:spacing w:line="360" w:lineRule="auto"/>
        <w:ind w:leftChars="100" w:left="210"/>
        <w:rPr>
          <w:sz w:val="24"/>
        </w:rPr>
      </w:pPr>
      <w:r w:rsidRPr="00DE6989">
        <w:rPr>
          <w:sz w:val="24"/>
        </w:rPr>
        <w:tab/>
        <w:t xml:space="preserve">int </w:t>
      </w:r>
      <w:proofErr w:type="spellStart"/>
      <w:r w:rsidRPr="00DE6989">
        <w:rPr>
          <w:sz w:val="24"/>
        </w:rPr>
        <w:t>i</w:t>
      </w:r>
      <w:proofErr w:type="spellEnd"/>
      <w:r w:rsidRPr="00DE6989">
        <w:rPr>
          <w:sz w:val="24"/>
        </w:rPr>
        <w:t>;</w:t>
      </w:r>
    </w:p>
    <w:p w14:paraId="02EAECAA" w14:textId="77777777" w:rsidR="007C72BA" w:rsidRPr="00DE6989" w:rsidRDefault="007C72BA" w:rsidP="007C72BA">
      <w:pPr>
        <w:snapToGrid w:val="0"/>
        <w:spacing w:line="360" w:lineRule="auto"/>
        <w:ind w:leftChars="100" w:left="210"/>
        <w:rPr>
          <w:sz w:val="24"/>
        </w:rPr>
      </w:pPr>
      <w:r w:rsidRPr="00DE6989">
        <w:rPr>
          <w:sz w:val="24"/>
        </w:rPr>
        <w:tab/>
        <w:t xml:space="preserve">char* s[N], </w:t>
      </w:r>
      <w:proofErr w:type="gramStart"/>
      <w:r w:rsidRPr="00DE6989">
        <w:rPr>
          <w:sz w:val="24"/>
        </w:rPr>
        <w:t>t[</w:t>
      </w:r>
      <w:proofErr w:type="gramEnd"/>
      <w:r w:rsidRPr="00DE6989">
        <w:rPr>
          <w:sz w:val="24"/>
        </w:rPr>
        <w:t>50];</w:t>
      </w:r>
    </w:p>
    <w:p w14:paraId="0985F72D" w14:textId="77777777" w:rsidR="007C72BA" w:rsidRPr="00DE6989" w:rsidRDefault="007C72BA" w:rsidP="007C72BA">
      <w:pPr>
        <w:snapToGrid w:val="0"/>
        <w:spacing w:line="360" w:lineRule="auto"/>
        <w:ind w:leftChars="100" w:left="210"/>
        <w:rPr>
          <w:sz w:val="24"/>
        </w:rPr>
      </w:pPr>
      <w:r w:rsidRPr="00DE6989">
        <w:rPr>
          <w:sz w:val="24"/>
        </w:rPr>
        <w:tab/>
        <w:t>for (</w:t>
      </w:r>
      <w:proofErr w:type="spellStart"/>
      <w:r w:rsidRPr="00DE6989">
        <w:rPr>
          <w:sz w:val="24"/>
        </w:rPr>
        <w:t>i</w:t>
      </w:r>
      <w:proofErr w:type="spellEnd"/>
      <w:r w:rsidRPr="00DE6989">
        <w:rPr>
          <w:sz w:val="24"/>
        </w:rPr>
        <w:t xml:space="preserve"> = 0; </w:t>
      </w:r>
      <w:proofErr w:type="spellStart"/>
      <w:r w:rsidRPr="00DE6989">
        <w:rPr>
          <w:sz w:val="24"/>
        </w:rPr>
        <w:t>i</w:t>
      </w:r>
      <w:proofErr w:type="spellEnd"/>
      <w:r w:rsidRPr="00DE6989">
        <w:rPr>
          <w:sz w:val="24"/>
        </w:rPr>
        <w:t xml:space="preserve"> &lt; N; </w:t>
      </w:r>
      <w:proofErr w:type="spellStart"/>
      <w:r w:rsidRPr="00DE6989">
        <w:rPr>
          <w:sz w:val="24"/>
        </w:rPr>
        <w:t>i</w:t>
      </w:r>
      <w:proofErr w:type="spellEnd"/>
      <w:r w:rsidRPr="00DE6989">
        <w:rPr>
          <w:sz w:val="24"/>
        </w:rPr>
        <w:t>++)</w:t>
      </w:r>
    </w:p>
    <w:p w14:paraId="73681C6A" w14:textId="77777777" w:rsidR="007C72BA" w:rsidRPr="00DE6989" w:rsidRDefault="007C72BA" w:rsidP="007C72BA">
      <w:pPr>
        <w:snapToGrid w:val="0"/>
        <w:spacing w:line="360" w:lineRule="auto"/>
        <w:ind w:leftChars="100" w:left="210"/>
        <w:rPr>
          <w:sz w:val="24"/>
        </w:rPr>
      </w:pPr>
      <w:r w:rsidRPr="00DE6989">
        <w:rPr>
          <w:sz w:val="24"/>
        </w:rPr>
        <w:tab/>
        <w:t>{</w:t>
      </w:r>
    </w:p>
    <w:p w14:paraId="7C16FFA3" w14:textId="77777777" w:rsidR="007C72BA" w:rsidRPr="00DE6989" w:rsidRDefault="007C72BA" w:rsidP="007C72BA">
      <w:pPr>
        <w:snapToGrid w:val="0"/>
        <w:spacing w:line="360" w:lineRule="auto"/>
        <w:ind w:leftChars="100" w:left="210"/>
        <w:rPr>
          <w:sz w:val="24"/>
        </w:rPr>
      </w:pPr>
      <w:r w:rsidRPr="00DE6989">
        <w:rPr>
          <w:sz w:val="24"/>
        </w:rPr>
        <w:tab/>
      </w:r>
      <w:r w:rsidRPr="00DE6989">
        <w:rPr>
          <w:sz w:val="24"/>
        </w:rPr>
        <w:tab/>
      </w:r>
      <w:proofErr w:type="spellStart"/>
      <w:r w:rsidRPr="00DE6989">
        <w:rPr>
          <w:sz w:val="24"/>
        </w:rPr>
        <w:t>gets_s</w:t>
      </w:r>
      <w:proofErr w:type="spellEnd"/>
      <w:r w:rsidRPr="00DE6989">
        <w:rPr>
          <w:sz w:val="24"/>
        </w:rPr>
        <w:t>(t);</w:t>
      </w:r>
    </w:p>
    <w:p w14:paraId="195A0BED" w14:textId="77777777" w:rsidR="007C72BA" w:rsidRPr="00DE6989" w:rsidRDefault="007C72BA" w:rsidP="007C72BA">
      <w:pPr>
        <w:snapToGrid w:val="0"/>
        <w:spacing w:line="360" w:lineRule="auto"/>
        <w:ind w:leftChars="100" w:left="210"/>
        <w:rPr>
          <w:sz w:val="24"/>
        </w:rPr>
      </w:pPr>
      <w:r w:rsidRPr="00DE6989">
        <w:rPr>
          <w:sz w:val="24"/>
        </w:rPr>
        <w:tab/>
      </w:r>
      <w:r w:rsidRPr="00DE6989">
        <w:rPr>
          <w:sz w:val="24"/>
        </w:rPr>
        <w:tab/>
        <w:t>s[</w:t>
      </w:r>
      <w:proofErr w:type="spellStart"/>
      <w:r w:rsidRPr="00DE6989">
        <w:rPr>
          <w:sz w:val="24"/>
        </w:rPr>
        <w:t>i</w:t>
      </w:r>
      <w:proofErr w:type="spellEnd"/>
      <w:r w:rsidRPr="00DE6989">
        <w:rPr>
          <w:sz w:val="24"/>
        </w:rPr>
        <w:t>] = (char</w:t>
      </w:r>
      <w:proofErr w:type="gramStart"/>
      <w:r w:rsidRPr="00DE6989">
        <w:rPr>
          <w:sz w:val="24"/>
        </w:rPr>
        <w:t>*)malloc</w:t>
      </w:r>
      <w:proofErr w:type="gramEnd"/>
      <w:r w:rsidRPr="00DE6989">
        <w:rPr>
          <w:sz w:val="24"/>
        </w:rPr>
        <w:t>(</w:t>
      </w:r>
      <w:proofErr w:type="spellStart"/>
      <w:r w:rsidRPr="00DE6989">
        <w:rPr>
          <w:sz w:val="24"/>
        </w:rPr>
        <w:t>strlen</w:t>
      </w:r>
      <w:proofErr w:type="spellEnd"/>
      <w:r w:rsidRPr="00DE6989">
        <w:rPr>
          <w:sz w:val="24"/>
        </w:rPr>
        <w:t>(t) + 1);</w:t>
      </w:r>
    </w:p>
    <w:p w14:paraId="2E883261" w14:textId="77777777" w:rsidR="007C72BA" w:rsidRPr="00DE6989" w:rsidRDefault="007C72BA" w:rsidP="007C72BA">
      <w:pPr>
        <w:snapToGrid w:val="0"/>
        <w:spacing w:line="360" w:lineRule="auto"/>
        <w:ind w:leftChars="100" w:left="210"/>
        <w:rPr>
          <w:sz w:val="24"/>
        </w:rPr>
      </w:pPr>
      <w:r w:rsidRPr="00DE6989">
        <w:rPr>
          <w:sz w:val="24"/>
        </w:rPr>
        <w:tab/>
      </w:r>
      <w:r w:rsidRPr="00DE6989">
        <w:rPr>
          <w:sz w:val="24"/>
        </w:rPr>
        <w:tab/>
      </w:r>
      <w:proofErr w:type="spellStart"/>
      <w:r w:rsidRPr="00DE6989">
        <w:rPr>
          <w:sz w:val="24"/>
        </w:rPr>
        <w:t>strcpy</w:t>
      </w:r>
      <w:proofErr w:type="spellEnd"/>
      <w:r w:rsidRPr="00DE6989">
        <w:rPr>
          <w:sz w:val="24"/>
        </w:rPr>
        <w:t>(s[</w:t>
      </w:r>
      <w:proofErr w:type="spellStart"/>
      <w:r w:rsidRPr="00DE6989">
        <w:rPr>
          <w:sz w:val="24"/>
        </w:rPr>
        <w:t>i</w:t>
      </w:r>
      <w:proofErr w:type="spellEnd"/>
      <w:proofErr w:type="gramStart"/>
      <w:r w:rsidRPr="00DE6989">
        <w:rPr>
          <w:sz w:val="24"/>
        </w:rPr>
        <w:t>],t</w:t>
      </w:r>
      <w:proofErr w:type="gramEnd"/>
      <w:r w:rsidRPr="00DE6989">
        <w:rPr>
          <w:sz w:val="24"/>
        </w:rPr>
        <w:t>);</w:t>
      </w:r>
    </w:p>
    <w:p w14:paraId="3A017E51" w14:textId="77777777" w:rsidR="007C72BA" w:rsidRPr="00DE6989" w:rsidRDefault="007C72BA" w:rsidP="007C72BA">
      <w:pPr>
        <w:snapToGrid w:val="0"/>
        <w:spacing w:line="360" w:lineRule="auto"/>
        <w:ind w:leftChars="100" w:left="210"/>
        <w:rPr>
          <w:sz w:val="24"/>
        </w:rPr>
      </w:pPr>
      <w:r w:rsidRPr="00DE6989">
        <w:rPr>
          <w:sz w:val="24"/>
        </w:rPr>
        <w:tab/>
        <w:t>}</w:t>
      </w:r>
    </w:p>
    <w:p w14:paraId="6657C36A" w14:textId="77777777" w:rsidR="007C72BA" w:rsidRPr="00DE6989" w:rsidRDefault="007C72BA" w:rsidP="007C72BA">
      <w:pPr>
        <w:snapToGrid w:val="0"/>
        <w:spacing w:line="360" w:lineRule="auto"/>
        <w:ind w:leftChars="100" w:left="210"/>
        <w:rPr>
          <w:sz w:val="24"/>
        </w:rPr>
      </w:pPr>
      <w:r w:rsidRPr="00DE6989">
        <w:rPr>
          <w:sz w:val="24"/>
        </w:rPr>
        <w:tab/>
      </w:r>
      <w:proofErr w:type="spellStart"/>
      <w:r w:rsidRPr="00DE6989">
        <w:rPr>
          <w:sz w:val="24"/>
        </w:rPr>
        <w:t>strsort</w:t>
      </w:r>
      <w:proofErr w:type="spellEnd"/>
      <w:r w:rsidRPr="00DE6989">
        <w:rPr>
          <w:sz w:val="24"/>
        </w:rPr>
        <w:t>(</w:t>
      </w:r>
      <w:proofErr w:type="spellStart"/>
      <w:proofErr w:type="gramStart"/>
      <w:r w:rsidRPr="00DE6989">
        <w:rPr>
          <w:sz w:val="24"/>
        </w:rPr>
        <w:t>s,N</w:t>
      </w:r>
      <w:proofErr w:type="spellEnd"/>
      <w:proofErr w:type="gramEnd"/>
      <w:r w:rsidRPr="00DE6989">
        <w:rPr>
          <w:sz w:val="24"/>
        </w:rPr>
        <w:t>);</w:t>
      </w:r>
    </w:p>
    <w:p w14:paraId="4FF0991E" w14:textId="77777777" w:rsidR="007C72BA" w:rsidRPr="00DE6989" w:rsidRDefault="007C72BA" w:rsidP="007C72BA">
      <w:pPr>
        <w:snapToGrid w:val="0"/>
        <w:spacing w:line="360" w:lineRule="auto"/>
        <w:ind w:leftChars="100" w:left="210"/>
        <w:rPr>
          <w:sz w:val="24"/>
        </w:rPr>
      </w:pPr>
      <w:r w:rsidRPr="00DE6989">
        <w:rPr>
          <w:sz w:val="24"/>
        </w:rPr>
        <w:tab/>
        <w:t>for (</w:t>
      </w:r>
      <w:proofErr w:type="spellStart"/>
      <w:r w:rsidRPr="00DE6989">
        <w:rPr>
          <w:sz w:val="24"/>
        </w:rPr>
        <w:t>i</w:t>
      </w:r>
      <w:proofErr w:type="spellEnd"/>
      <w:r w:rsidRPr="00DE6989">
        <w:rPr>
          <w:sz w:val="24"/>
        </w:rPr>
        <w:t xml:space="preserve"> = 0; </w:t>
      </w:r>
      <w:proofErr w:type="spellStart"/>
      <w:r w:rsidRPr="00DE6989">
        <w:rPr>
          <w:sz w:val="24"/>
        </w:rPr>
        <w:t>i</w:t>
      </w:r>
      <w:proofErr w:type="spellEnd"/>
      <w:r w:rsidRPr="00DE6989">
        <w:rPr>
          <w:sz w:val="24"/>
        </w:rPr>
        <w:t xml:space="preserve"> &lt; N; </w:t>
      </w:r>
      <w:proofErr w:type="spellStart"/>
      <w:r w:rsidRPr="00DE6989">
        <w:rPr>
          <w:sz w:val="24"/>
        </w:rPr>
        <w:t>i</w:t>
      </w:r>
      <w:proofErr w:type="spellEnd"/>
      <w:r w:rsidRPr="00DE6989">
        <w:rPr>
          <w:sz w:val="24"/>
        </w:rPr>
        <w:t xml:space="preserve">++) </w:t>
      </w:r>
      <w:proofErr w:type="gramStart"/>
      <w:r w:rsidRPr="00DE6989">
        <w:rPr>
          <w:sz w:val="24"/>
        </w:rPr>
        <w:t>{ puts</w:t>
      </w:r>
      <w:proofErr w:type="gramEnd"/>
      <w:r w:rsidRPr="00DE6989">
        <w:rPr>
          <w:sz w:val="24"/>
        </w:rPr>
        <w:t>(s[</w:t>
      </w:r>
      <w:proofErr w:type="spellStart"/>
      <w:r w:rsidRPr="00DE6989">
        <w:rPr>
          <w:sz w:val="24"/>
        </w:rPr>
        <w:t>i</w:t>
      </w:r>
      <w:proofErr w:type="spellEnd"/>
      <w:r w:rsidRPr="00DE6989">
        <w:rPr>
          <w:sz w:val="24"/>
        </w:rPr>
        <w:t>]); free(s[</w:t>
      </w:r>
      <w:proofErr w:type="spellStart"/>
      <w:r w:rsidRPr="00DE6989">
        <w:rPr>
          <w:sz w:val="24"/>
        </w:rPr>
        <w:t>i</w:t>
      </w:r>
      <w:proofErr w:type="spellEnd"/>
      <w:r w:rsidRPr="00DE6989">
        <w:rPr>
          <w:sz w:val="24"/>
        </w:rPr>
        <w:t>]); }</w:t>
      </w:r>
    </w:p>
    <w:p w14:paraId="5C2EE50B" w14:textId="77777777" w:rsidR="007C72BA" w:rsidRPr="00DE6989" w:rsidRDefault="007C72BA" w:rsidP="007C72BA">
      <w:pPr>
        <w:snapToGrid w:val="0"/>
        <w:spacing w:line="360" w:lineRule="auto"/>
        <w:ind w:leftChars="100" w:left="210"/>
        <w:rPr>
          <w:sz w:val="24"/>
        </w:rPr>
      </w:pPr>
      <w:r w:rsidRPr="00DE6989">
        <w:rPr>
          <w:sz w:val="24"/>
        </w:rPr>
        <w:tab/>
        <w:t>return 0;</w:t>
      </w:r>
    </w:p>
    <w:p w14:paraId="0E15CC56" w14:textId="77777777" w:rsidR="007C72BA" w:rsidRDefault="007C72BA" w:rsidP="007C72BA">
      <w:pPr>
        <w:snapToGrid w:val="0"/>
        <w:spacing w:line="360" w:lineRule="auto"/>
        <w:ind w:leftChars="100" w:left="210"/>
        <w:rPr>
          <w:sz w:val="24"/>
        </w:rPr>
      </w:pPr>
      <w:r w:rsidRPr="00DE6989">
        <w:rPr>
          <w:sz w:val="24"/>
        </w:rPr>
        <w:t>}</w:t>
      </w:r>
    </w:p>
    <w:p w14:paraId="754CC3F3" w14:textId="77777777" w:rsidR="007C72BA" w:rsidRDefault="007C72BA" w:rsidP="007C72BA">
      <w:pPr>
        <w:snapToGrid w:val="0"/>
        <w:spacing w:line="360" w:lineRule="auto"/>
        <w:ind w:leftChars="100" w:left="210"/>
        <w:rPr>
          <w:sz w:val="24"/>
        </w:rPr>
      </w:pPr>
    </w:p>
    <w:p w14:paraId="1D0630C6" w14:textId="77777777" w:rsidR="007C72BA" w:rsidRDefault="007C72BA" w:rsidP="007C72BA">
      <w:pPr>
        <w:snapToGrid w:val="0"/>
        <w:spacing w:line="360" w:lineRule="auto"/>
        <w:rPr>
          <w:b/>
          <w:bCs/>
          <w:sz w:val="24"/>
        </w:rPr>
      </w:pPr>
      <w:r w:rsidRPr="00475E97">
        <w:rPr>
          <w:rFonts w:hAnsi="宋体"/>
          <w:b/>
          <w:bCs/>
          <w:sz w:val="24"/>
        </w:rPr>
        <w:t>测试</w:t>
      </w:r>
      <w:r>
        <w:rPr>
          <w:rFonts w:hAnsi="宋体" w:hint="eastAsia"/>
          <w:b/>
          <w:bCs/>
          <w:sz w:val="24"/>
        </w:rPr>
        <w:t>：</w:t>
      </w:r>
    </w:p>
    <w:p w14:paraId="1189DA33" w14:textId="77777777" w:rsidR="007C72BA" w:rsidRPr="00475E97" w:rsidRDefault="007C72BA" w:rsidP="007C72BA">
      <w:pPr>
        <w:snapToGrid w:val="0"/>
        <w:spacing w:line="360" w:lineRule="auto"/>
        <w:ind w:firstLine="420"/>
        <w:rPr>
          <w:b/>
          <w:bCs/>
          <w:sz w:val="24"/>
        </w:rPr>
      </w:pPr>
      <w:r w:rsidRPr="00885843">
        <w:rPr>
          <w:rFonts w:hAnsi="宋体"/>
          <w:sz w:val="24"/>
        </w:rPr>
        <w:t>（</w:t>
      </w:r>
      <w:r w:rsidRPr="00885843">
        <w:rPr>
          <w:sz w:val="24"/>
        </w:rPr>
        <w:t>a</w:t>
      </w:r>
      <w:r w:rsidRPr="00885843">
        <w:rPr>
          <w:rFonts w:hAnsi="宋体"/>
          <w:sz w:val="24"/>
        </w:rPr>
        <w:t>）</w:t>
      </w:r>
      <w:r w:rsidRPr="00885843">
        <w:rPr>
          <w:sz w:val="24"/>
        </w:rPr>
        <w:t xml:space="preserve"> </w:t>
      </w:r>
      <w:r w:rsidRPr="00885843">
        <w:rPr>
          <w:rFonts w:hAnsi="宋体"/>
          <w:sz w:val="24"/>
        </w:rPr>
        <w:t>测试数据：</w:t>
      </w:r>
    </w:p>
    <w:p w14:paraId="708487D4" w14:textId="77777777" w:rsidR="007C72BA" w:rsidRDefault="007C72BA" w:rsidP="007C72BA">
      <w:pPr>
        <w:snapToGrid w:val="0"/>
        <w:spacing w:line="360" w:lineRule="auto"/>
        <w:ind w:firstLineChars="200" w:firstLine="480"/>
        <w:rPr>
          <w:sz w:val="24"/>
        </w:rPr>
      </w:pPr>
      <w:r>
        <w:rPr>
          <w:sz w:val="24"/>
        </w:rPr>
        <w:tab/>
      </w:r>
      <w:r>
        <w:rPr>
          <w:sz w:val="24"/>
        </w:rPr>
        <w:tab/>
      </w:r>
      <w:proofErr w:type="spellStart"/>
      <w:r>
        <w:rPr>
          <w:sz w:val="24"/>
        </w:rPr>
        <w:t>zbc</w:t>
      </w:r>
      <w:proofErr w:type="spellEnd"/>
    </w:p>
    <w:p w14:paraId="275BBDCA" w14:textId="77777777" w:rsidR="007C72BA" w:rsidRDefault="007C72BA" w:rsidP="007C72BA">
      <w:pPr>
        <w:snapToGrid w:val="0"/>
        <w:spacing w:line="360" w:lineRule="auto"/>
        <w:ind w:firstLineChars="200" w:firstLine="480"/>
        <w:rPr>
          <w:sz w:val="24"/>
        </w:rPr>
      </w:pPr>
      <w:r>
        <w:rPr>
          <w:sz w:val="24"/>
        </w:rPr>
        <w:tab/>
      </w:r>
      <w:r>
        <w:rPr>
          <w:sz w:val="24"/>
        </w:rPr>
        <w:tab/>
      </w:r>
      <w:proofErr w:type="spellStart"/>
      <w:r>
        <w:rPr>
          <w:sz w:val="24"/>
        </w:rPr>
        <w:t>lmccccccc</w:t>
      </w:r>
      <w:proofErr w:type="spellEnd"/>
    </w:p>
    <w:p w14:paraId="058CA5E9" w14:textId="77777777" w:rsidR="007C72BA" w:rsidRDefault="007C72BA" w:rsidP="007C72BA">
      <w:pPr>
        <w:snapToGrid w:val="0"/>
        <w:spacing w:line="360" w:lineRule="auto"/>
        <w:ind w:firstLineChars="200" w:firstLine="480"/>
        <w:rPr>
          <w:sz w:val="24"/>
        </w:rPr>
      </w:pPr>
      <w:r>
        <w:rPr>
          <w:sz w:val="24"/>
        </w:rPr>
        <w:tab/>
      </w:r>
      <w:r>
        <w:rPr>
          <w:sz w:val="24"/>
        </w:rPr>
        <w:tab/>
      </w:r>
      <w:proofErr w:type="spellStart"/>
      <w:r>
        <w:rPr>
          <w:sz w:val="24"/>
        </w:rPr>
        <w:t>aac</w:t>
      </w:r>
      <w:proofErr w:type="spellEnd"/>
    </w:p>
    <w:p w14:paraId="7FC57F9B" w14:textId="77777777" w:rsidR="007C72BA" w:rsidRDefault="007C72BA" w:rsidP="007C72BA">
      <w:pPr>
        <w:snapToGrid w:val="0"/>
        <w:spacing w:line="360" w:lineRule="auto"/>
        <w:ind w:firstLineChars="200" w:firstLine="480"/>
        <w:rPr>
          <w:sz w:val="24"/>
        </w:rPr>
      </w:pPr>
      <w:r>
        <w:rPr>
          <w:sz w:val="24"/>
        </w:rPr>
        <w:tab/>
      </w:r>
      <w:r>
        <w:rPr>
          <w:sz w:val="24"/>
        </w:rPr>
        <w:tab/>
      </w:r>
      <w:proofErr w:type="spellStart"/>
      <w:r>
        <w:rPr>
          <w:sz w:val="24"/>
        </w:rPr>
        <w:t>abbb</w:t>
      </w:r>
      <w:proofErr w:type="spellEnd"/>
    </w:p>
    <w:p w14:paraId="56BD64B4" w14:textId="77777777" w:rsidR="007C72BA" w:rsidRDefault="007C72BA" w:rsidP="007C72BA">
      <w:pPr>
        <w:snapToGrid w:val="0"/>
        <w:spacing w:line="360" w:lineRule="auto"/>
        <w:ind w:firstLineChars="200" w:firstLine="480"/>
      </w:pPr>
      <w:r w:rsidRPr="00885843">
        <w:rPr>
          <w:rFonts w:hAnsi="宋体"/>
          <w:sz w:val="24"/>
        </w:rPr>
        <w:t>（</w:t>
      </w:r>
      <w:r w:rsidRPr="00885843">
        <w:rPr>
          <w:sz w:val="24"/>
        </w:rPr>
        <w:t>b</w:t>
      </w:r>
      <w:r w:rsidRPr="00885843">
        <w:rPr>
          <w:rFonts w:hAnsi="宋体"/>
          <w:sz w:val="24"/>
        </w:rPr>
        <w:t>）</w:t>
      </w:r>
      <w:r w:rsidRPr="00885843">
        <w:rPr>
          <w:sz w:val="24"/>
        </w:rPr>
        <w:t xml:space="preserve"> </w:t>
      </w:r>
      <w:r w:rsidRPr="00885843">
        <w:rPr>
          <w:rFonts w:hAnsi="宋体"/>
          <w:sz w:val="24"/>
        </w:rPr>
        <w:t>对应测试数据的运行结果截图</w:t>
      </w:r>
    </w:p>
    <w:p w14:paraId="3ACD2FEC" w14:textId="77777777" w:rsidR="007C72BA" w:rsidRPr="00475E97" w:rsidRDefault="007C72BA" w:rsidP="007C72BA">
      <w:pPr>
        <w:snapToGrid w:val="0"/>
        <w:spacing w:line="360" w:lineRule="auto"/>
        <w:ind w:leftChars="100" w:left="210"/>
        <w:rPr>
          <w:sz w:val="24"/>
        </w:rPr>
      </w:pPr>
    </w:p>
    <w:p w14:paraId="6CB4451A" w14:textId="77777777" w:rsidR="007C72BA" w:rsidRDefault="007C72BA" w:rsidP="007C72BA">
      <w:pPr>
        <w:snapToGrid w:val="0"/>
        <w:spacing w:line="360" w:lineRule="auto"/>
        <w:ind w:leftChars="100" w:left="210" w:firstLineChars="500" w:firstLine="1050"/>
        <w:rPr>
          <w:sz w:val="24"/>
        </w:rPr>
      </w:pPr>
      <w:r>
        <w:rPr>
          <w:noProof/>
        </w:rPr>
        <w:drawing>
          <wp:inline distT="0" distB="0" distL="0" distR="0" wp14:anchorId="4221D21F" wp14:editId="2686D0BF">
            <wp:extent cx="1973751" cy="1303133"/>
            <wp:effectExtent l="0" t="0" r="762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973751" cy="1303133"/>
                    </a:xfrm>
                    <a:prstGeom prst="rect">
                      <a:avLst/>
                    </a:prstGeom>
                  </pic:spPr>
                </pic:pic>
              </a:graphicData>
            </a:graphic>
          </wp:inline>
        </w:drawing>
      </w:r>
    </w:p>
    <w:p w14:paraId="5ACBE483" w14:textId="77777777" w:rsidR="007C72BA" w:rsidRDefault="007C72BA" w:rsidP="007C72BA">
      <w:pPr>
        <w:spacing w:line="360" w:lineRule="auto"/>
        <w:ind w:firstLine="480"/>
        <w:rPr>
          <w:sz w:val="24"/>
        </w:rPr>
      </w:pPr>
      <w:r>
        <w:rPr>
          <w:rFonts w:ascii="宋体" w:hAnsi="宋体" w:hint="eastAsia"/>
          <w:sz w:val="24"/>
        </w:rPr>
        <w:t>②</w:t>
      </w:r>
      <w:r>
        <w:rPr>
          <w:rFonts w:hint="eastAsia"/>
          <w:sz w:val="24"/>
        </w:rPr>
        <w:t>数组作为函数参数其本质类型是指针。例如，对于形参</w:t>
      </w:r>
      <w:r>
        <w:rPr>
          <w:rFonts w:hint="eastAsia"/>
          <w:sz w:val="24"/>
        </w:rPr>
        <w:t>c</w:t>
      </w:r>
      <w:r>
        <w:rPr>
          <w:sz w:val="24"/>
        </w:rPr>
        <w:t>har *s[]</w:t>
      </w:r>
      <w:r>
        <w:rPr>
          <w:rFonts w:hint="eastAsia"/>
          <w:sz w:val="24"/>
        </w:rPr>
        <w:t>，编译器将其解释为</w:t>
      </w:r>
      <w:r>
        <w:rPr>
          <w:rFonts w:hint="eastAsia"/>
          <w:sz w:val="24"/>
        </w:rPr>
        <w:t>c</w:t>
      </w:r>
      <w:r>
        <w:rPr>
          <w:sz w:val="24"/>
        </w:rPr>
        <w:t>har **s</w:t>
      </w:r>
      <w:r>
        <w:rPr>
          <w:rFonts w:hint="eastAsia"/>
          <w:sz w:val="24"/>
        </w:rPr>
        <w:t>，两种写法完全等价。请用二级指针形参重写</w:t>
      </w:r>
      <w:proofErr w:type="spellStart"/>
      <w:r>
        <w:rPr>
          <w:rFonts w:hint="eastAsia"/>
          <w:sz w:val="24"/>
        </w:rPr>
        <w:t>s</w:t>
      </w:r>
      <w:r>
        <w:rPr>
          <w:sz w:val="24"/>
        </w:rPr>
        <w:t>trsort</w:t>
      </w:r>
      <w:proofErr w:type="spellEnd"/>
      <w:r>
        <w:rPr>
          <w:rFonts w:hint="eastAsia"/>
          <w:sz w:val="24"/>
        </w:rPr>
        <w:t>函数，并且在该函数体的任何位置都不允许使用下标引用。</w:t>
      </w:r>
    </w:p>
    <w:p w14:paraId="5B0A6F59" w14:textId="77777777" w:rsidR="007C72BA" w:rsidRDefault="007C72BA" w:rsidP="007C72BA">
      <w:pPr>
        <w:snapToGrid w:val="0"/>
        <w:spacing w:line="360" w:lineRule="auto"/>
        <w:rPr>
          <w:b/>
          <w:bCs/>
          <w:sz w:val="24"/>
        </w:rPr>
      </w:pPr>
      <w:r w:rsidRPr="006E0268">
        <w:rPr>
          <w:rFonts w:hint="eastAsia"/>
          <w:b/>
          <w:bCs/>
          <w:sz w:val="24"/>
        </w:rPr>
        <w:t>解答：</w:t>
      </w:r>
    </w:p>
    <w:p w14:paraId="3A5E898A" w14:textId="77777777" w:rsidR="007C72BA" w:rsidRDefault="007C72BA" w:rsidP="007C72BA">
      <w:pPr>
        <w:snapToGrid w:val="0"/>
        <w:spacing w:line="360" w:lineRule="auto"/>
        <w:rPr>
          <w:b/>
          <w:bCs/>
          <w:sz w:val="24"/>
        </w:rPr>
      </w:pPr>
      <w:r>
        <w:rPr>
          <w:rFonts w:hint="eastAsia"/>
          <w:b/>
          <w:bCs/>
          <w:sz w:val="24"/>
        </w:rPr>
        <w:lastRenderedPageBreak/>
        <w:t xml:space="preserve"> </w:t>
      </w:r>
      <w:r>
        <w:rPr>
          <w:b/>
          <w:bCs/>
          <w:sz w:val="24"/>
        </w:rPr>
        <w:t xml:space="preserve">   </w:t>
      </w:r>
      <w:r>
        <w:rPr>
          <w:rFonts w:hint="eastAsia"/>
          <w:sz w:val="24"/>
        </w:rPr>
        <w:t>定义两个二级指针</w:t>
      </w:r>
      <w:r>
        <w:rPr>
          <w:rFonts w:hint="eastAsia"/>
          <w:sz w:val="24"/>
        </w:rPr>
        <w:t>p</w:t>
      </w:r>
      <w:r>
        <w:rPr>
          <w:rFonts w:hint="eastAsia"/>
          <w:sz w:val="24"/>
        </w:rPr>
        <w:t>和</w:t>
      </w:r>
      <w:r>
        <w:rPr>
          <w:rFonts w:hint="eastAsia"/>
          <w:sz w:val="24"/>
        </w:rPr>
        <w:t>q</w:t>
      </w:r>
      <w:r>
        <w:rPr>
          <w:rFonts w:hint="eastAsia"/>
          <w:sz w:val="24"/>
        </w:rPr>
        <w:t>，使</w:t>
      </w:r>
      <w:r>
        <w:rPr>
          <w:rFonts w:hint="eastAsia"/>
          <w:sz w:val="24"/>
        </w:rPr>
        <w:t>p</w:t>
      </w:r>
      <w:r>
        <w:rPr>
          <w:rFonts w:hint="eastAsia"/>
          <w:sz w:val="24"/>
        </w:rPr>
        <w:t>首先指向</w:t>
      </w:r>
      <w:r>
        <w:rPr>
          <w:rFonts w:hint="eastAsia"/>
          <w:sz w:val="24"/>
        </w:rPr>
        <w:t>s</w:t>
      </w:r>
      <w:r>
        <w:rPr>
          <w:rFonts w:hint="eastAsia"/>
          <w:sz w:val="24"/>
        </w:rPr>
        <w:t>中第一个字符串的首地址，</w:t>
      </w:r>
      <w:r>
        <w:rPr>
          <w:rFonts w:hint="eastAsia"/>
          <w:sz w:val="24"/>
        </w:rPr>
        <w:t>q</w:t>
      </w:r>
      <w:r>
        <w:rPr>
          <w:rFonts w:hint="eastAsia"/>
          <w:sz w:val="24"/>
        </w:rPr>
        <w:t>指向</w:t>
      </w:r>
      <w:r>
        <w:rPr>
          <w:rFonts w:hint="eastAsia"/>
          <w:sz w:val="24"/>
        </w:rPr>
        <w:t>p</w:t>
      </w:r>
      <w:r>
        <w:rPr>
          <w:rFonts w:hint="eastAsia"/>
          <w:sz w:val="24"/>
        </w:rPr>
        <w:t>后一位，在每次循环中使</w:t>
      </w:r>
      <w:r>
        <w:rPr>
          <w:rFonts w:hint="eastAsia"/>
          <w:sz w:val="24"/>
        </w:rPr>
        <w:t>p</w:t>
      </w:r>
      <w:r>
        <w:rPr>
          <w:rFonts w:hint="eastAsia"/>
          <w:sz w:val="24"/>
        </w:rPr>
        <w:t>和</w:t>
      </w:r>
      <w:r>
        <w:rPr>
          <w:rFonts w:hint="eastAsia"/>
          <w:sz w:val="24"/>
        </w:rPr>
        <w:t>q</w:t>
      </w:r>
      <w:r>
        <w:rPr>
          <w:rFonts w:hint="eastAsia"/>
          <w:sz w:val="24"/>
        </w:rPr>
        <w:t>后移一位，每次让</w:t>
      </w:r>
      <w:r>
        <w:rPr>
          <w:rFonts w:hint="eastAsia"/>
          <w:sz w:val="24"/>
        </w:rPr>
        <w:t>*</w:t>
      </w:r>
      <w:r>
        <w:rPr>
          <w:sz w:val="24"/>
        </w:rPr>
        <w:t>p</w:t>
      </w:r>
      <w:r>
        <w:rPr>
          <w:rFonts w:hint="eastAsia"/>
          <w:sz w:val="24"/>
        </w:rPr>
        <w:t>和</w:t>
      </w:r>
      <w:r>
        <w:rPr>
          <w:rFonts w:hint="eastAsia"/>
          <w:sz w:val="24"/>
        </w:rPr>
        <w:t>*</w:t>
      </w:r>
      <w:r>
        <w:rPr>
          <w:sz w:val="24"/>
        </w:rPr>
        <w:t>q</w:t>
      </w:r>
      <w:r>
        <w:rPr>
          <w:rFonts w:hint="eastAsia"/>
          <w:sz w:val="24"/>
        </w:rPr>
        <w:t>交换，即可达到不使用下标引用完成函数功能的效果。</w:t>
      </w:r>
    </w:p>
    <w:p w14:paraId="57CF55AA" w14:textId="77777777" w:rsidR="007C72BA" w:rsidRPr="00B319AC" w:rsidRDefault="007C72BA" w:rsidP="007C72BA">
      <w:pPr>
        <w:snapToGrid w:val="0"/>
        <w:spacing w:line="360" w:lineRule="auto"/>
        <w:ind w:leftChars="100" w:left="210"/>
        <w:rPr>
          <w:sz w:val="24"/>
        </w:rPr>
      </w:pPr>
      <w:r w:rsidRPr="00B319AC">
        <w:rPr>
          <w:sz w:val="24"/>
        </w:rPr>
        <w:t>#include&lt;stdio.h&gt;</w:t>
      </w:r>
    </w:p>
    <w:p w14:paraId="48162F20" w14:textId="77777777" w:rsidR="007C72BA" w:rsidRPr="00B319AC" w:rsidRDefault="007C72BA" w:rsidP="007C72BA">
      <w:pPr>
        <w:snapToGrid w:val="0"/>
        <w:spacing w:line="360" w:lineRule="auto"/>
        <w:ind w:leftChars="100" w:left="210"/>
        <w:rPr>
          <w:sz w:val="24"/>
        </w:rPr>
      </w:pPr>
      <w:r w:rsidRPr="00B319AC">
        <w:rPr>
          <w:sz w:val="24"/>
        </w:rPr>
        <w:t>#include&lt;stdlib.h&gt;</w:t>
      </w:r>
    </w:p>
    <w:p w14:paraId="161ACCB3" w14:textId="77777777" w:rsidR="007C72BA" w:rsidRPr="00B319AC" w:rsidRDefault="007C72BA" w:rsidP="007C72BA">
      <w:pPr>
        <w:snapToGrid w:val="0"/>
        <w:spacing w:line="360" w:lineRule="auto"/>
        <w:ind w:leftChars="100" w:left="210"/>
        <w:rPr>
          <w:sz w:val="24"/>
        </w:rPr>
      </w:pPr>
      <w:r w:rsidRPr="00B319AC">
        <w:rPr>
          <w:sz w:val="24"/>
        </w:rPr>
        <w:t>#include&lt;string.h&gt;</w:t>
      </w:r>
    </w:p>
    <w:p w14:paraId="1D2B9BFD" w14:textId="77777777" w:rsidR="007C72BA" w:rsidRPr="00B319AC" w:rsidRDefault="007C72BA" w:rsidP="007C72BA">
      <w:pPr>
        <w:snapToGrid w:val="0"/>
        <w:spacing w:line="360" w:lineRule="auto"/>
        <w:ind w:leftChars="100" w:left="210"/>
        <w:rPr>
          <w:sz w:val="24"/>
        </w:rPr>
      </w:pPr>
      <w:r w:rsidRPr="00B319AC">
        <w:rPr>
          <w:sz w:val="24"/>
        </w:rPr>
        <w:t>#</w:t>
      </w:r>
      <w:proofErr w:type="gramStart"/>
      <w:r w:rsidRPr="00B319AC">
        <w:rPr>
          <w:sz w:val="24"/>
        </w:rPr>
        <w:t>define</w:t>
      </w:r>
      <w:proofErr w:type="gramEnd"/>
      <w:r w:rsidRPr="00B319AC">
        <w:rPr>
          <w:sz w:val="24"/>
        </w:rPr>
        <w:t xml:space="preserve"> N 4</w:t>
      </w:r>
    </w:p>
    <w:p w14:paraId="2D0BEBCA" w14:textId="77777777" w:rsidR="007C72BA" w:rsidRPr="00B319AC" w:rsidRDefault="007C72BA" w:rsidP="007C72BA">
      <w:pPr>
        <w:snapToGrid w:val="0"/>
        <w:spacing w:line="360" w:lineRule="auto"/>
        <w:ind w:leftChars="100" w:left="210"/>
        <w:rPr>
          <w:sz w:val="24"/>
        </w:rPr>
      </w:pPr>
      <w:r w:rsidRPr="00B319AC">
        <w:rPr>
          <w:sz w:val="24"/>
        </w:rPr>
        <w:t>/*</w:t>
      </w:r>
      <w:r w:rsidRPr="00B319AC">
        <w:rPr>
          <w:rFonts w:hint="eastAsia"/>
          <w:sz w:val="24"/>
        </w:rPr>
        <w:t>对指针数组</w:t>
      </w:r>
      <w:r w:rsidRPr="00B319AC">
        <w:rPr>
          <w:sz w:val="24"/>
        </w:rPr>
        <w:t>s</w:t>
      </w:r>
      <w:r w:rsidRPr="00B319AC">
        <w:rPr>
          <w:rFonts w:hint="eastAsia"/>
          <w:sz w:val="24"/>
        </w:rPr>
        <w:t>指向的</w:t>
      </w:r>
      <w:r w:rsidRPr="00B319AC">
        <w:rPr>
          <w:sz w:val="24"/>
        </w:rPr>
        <w:t>size</w:t>
      </w:r>
      <w:proofErr w:type="gramStart"/>
      <w:r w:rsidRPr="00B319AC">
        <w:rPr>
          <w:rFonts w:hint="eastAsia"/>
          <w:sz w:val="24"/>
        </w:rPr>
        <w:t>个</w:t>
      </w:r>
      <w:proofErr w:type="gramEnd"/>
      <w:r w:rsidRPr="00B319AC">
        <w:rPr>
          <w:rFonts w:hint="eastAsia"/>
          <w:sz w:val="24"/>
        </w:rPr>
        <w:t>字符串进行升序排序</w:t>
      </w:r>
      <w:r w:rsidRPr="00B319AC">
        <w:rPr>
          <w:sz w:val="24"/>
        </w:rPr>
        <w:t>*/</w:t>
      </w:r>
    </w:p>
    <w:p w14:paraId="3D6164AC" w14:textId="77777777" w:rsidR="007C72BA" w:rsidRPr="00B319AC" w:rsidRDefault="007C72BA" w:rsidP="007C72BA">
      <w:pPr>
        <w:snapToGrid w:val="0"/>
        <w:spacing w:line="360" w:lineRule="auto"/>
        <w:ind w:leftChars="100" w:left="210"/>
        <w:rPr>
          <w:sz w:val="24"/>
        </w:rPr>
      </w:pPr>
      <w:r w:rsidRPr="00B319AC">
        <w:rPr>
          <w:sz w:val="24"/>
        </w:rPr>
        <w:t xml:space="preserve">void </w:t>
      </w:r>
      <w:proofErr w:type="spellStart"/>
      <w:proofErr w:type="gramStart"/>
      <w:r w:rsidRPr="00B319AC">
        <w:rPr>
          <w:sz w:val="24"/>
        </w:rPr>
        <w:t>strsort</w:t>
      </w:r>
      <w:proofErr w:type="spellEnd"/>
      <w:r w:rsidRPr="00B319AC">
        <w:rPr>
          <w:sz w:val="24"/>
        </w:rPr>
        <w:t>(</w:t>
      </w:r>
      <w:proofErr w:type="gramEnd"/>
      <w:r w:rsidRPr="00B319AC">
        <w:rPr>
          <w:sz w:val="24"/>
        </w:rPr>
        <w:t>char **s, int size)</w:t>
      </w:r>
    </w:p>
    <w:p w14:paraId="5C5FEE7A" w14:textId="77777777" w:rsidR="007C72BA" w:rsidRPr="00B319AC" w:rsidRDefault="007C72BA" w:rsidP="007C72BA">
      <w:pPr>
        <w:snapToGrid w:val="0"/>
        <w:spacing w:line="360" w:lineRule="auto"/>
        <w:ind w:leftChars="100" w:left="210"/>
        <w:rPr>
          <w:sz w:val="24"/>
        </w:rPr>
      </w:pPr>
      <w:r w:rsidRPr="00B319AC">
        <w:rPr>
          <w:sz w:val="24"/>
        </w:rPr>
        <w:t>{</w:t>
      </w:r>
    </w:p>
    <w:p w14:paraId="674CAFE9" w14:textId="77777777" w:rsidR="007C72BA" w:rsidRPr="00B319AC" w:rsidRDefault="007C72BA" w:rsidP="007C72BA">
      <w:pPr>
        <w:snapToGrid w:val="0"/>
        <w:spacing w:line="360" w:lineRule="auto"/>
        <w:ind w:leftChars="100" w:left="210"/>
        <w:rPr>
          <w:sz w:val="24"/>
        </w:rPr>
      </w:pPr>
      <w:r w:rsidRPr="00B319AC">
        <w:rPr>
          <w:sz w:val="24"/>
        </w:rPr>
        <w:tab/>
        <w:t>char* temp;</w:t>
      </w:r>
    </w:p>
    <w:p w14:paraId="04056593" w14:textId="77777777" w:rsidR="007C72BA" w:rsidRPr="00B319AC" w:rsidRDefault="007C72BA" w:rsidP="007C72BA">
      <w:pPr>
        <w:snapToGrid w:val="0"/>
        <w:spacing w:line="360" w:lineRule="auto"/>
        <w:ind w:leftChars="100" w:left="210"/>
        <w:rPr>
          <w:sz w:val="24"/>
        </w:rPr>
      </w:pPr>
      <w:r w:rsidRPr="00B319AC">
        <w:rPr>
          <w:sz w:val="24"/>
        </w:rPr>
        <w:tab/>
        <w:t>char** p=s, ** q;</w:t>
      </w:r>
    </w:p>
    <w:p w14:paraId="5E166967" w14:textId="77777777" w:rsidR="007C72BA" w:rsidRPr="00B319AC" w:rsidRDefault="007C72BA" w:rsidP="007C72BA">
      <w:pPr>
        <w:snapToGrid w:val="0"/>
        <w:spacing w:line="360" w:lineRule="auto"/>
        <w:ind w:leftChars="100" w:left="210"/>
        <w:rPr>
          <w:sz w:val="24"/>
        </w:rPr>
      </w:pPr>
      <w:r w:rsidRPr="00B319AC">
        <w:rPr>
          <w:sz w:val="24"/>
        </w:rPr>
        <w:tab/>
        <w:t xml:space="preserve">int </w:t>
      </w:r>
      <w:proofErr w:type="spellStart"/>
      <w:r w:rsidRPr="00B319AC">
        <w:rPr>
          <w:sz w:val="24"/>
        </w:rPr>
        <w:t>i</w:t>
      </w:r>
      <w:proofErr w:type="spellEnd"/>
      <w:r w:rsidRPr="00B319AC">
        <w:rPr>
          <w:sz w:val="24"/>
        </w:rPr>
        <w:t>, j;</w:t>
      </w:r>
    </w:p>
    <w:p w14:paraId="1CD68CAE" w14:textId="77777777" w:rsidR="007C72BA" w:rsidRPr="00B319AC" w:rsidRDefault="007C72BA" w:rsidP="007C72BA">
      <w:pPr>
        <w:snapToGrid w:val="0"/>
        <w:spacing w:line="360" w:lineRule="auto"/>
        <w:ind w:leftChars="100" w:left="210"/>
        <w:rPr>
          <w:sz w:val="24"/>
        </w:rPr>
      </w:pPr>
      <w:r w:rsidRPr="00B319AC">
        <w:rPr>
          <w:sz w:val="24"/>
        </w:rPr>
        <w:tab/>
        <w:t>for (</w:t>
      </w:r>
      <w:proofErr w:type="spellStart"/>
      <w:r w:rsidRPr="00B319AC">
        <w:rPr>
          <w:sz w:val="24"/>
        </w:rPr>
        <w:t>i</w:t>
      </w:r>
      <w:proofErr w:type="spellEnd"/>
      <w:r w:rsidRPr="00B319AC">
        <w:rPr>
          <w:sz w:val="24"/>
        </w:rPr>
        <w:t xml:space="preserve"> = 0; </w:t>
      </w:r>
      <w:proofErr w:type="spellStart"/>
      <w:r w:rsidRPr="00B319AC">
        <w:rPr>
          <w:sz w:val="24"/>
        </w:rPr>
        <w:t>i</w:t>
      </w:r>
      <w:proofErr w:type="spellEnd"/>
      <w:r w:rsidRPr="00B319AC">
        <w:rPr>
          <w:sz w:val="24"/>
        </w:rPr>
        <w:t xml:space="preserve"> &lt; size - 1; </w:t>
      </w:r>
      <w:proofErr w:type="spellStart"/>
      <w:r w:rsidRPr="00B319AC">
        <w:rPr>
          <w:sz w:val="24"/>
        </w:rPr>
        <w:t>i</w:t>
      </w:r>
      <w:proofErr w:type="spellEnd"/>
      <w:r w:rsidRPr="00B319AC">
        <w:rPr>
          <w:sz w:val="24"/>
        </w:rPr>
        <w:t>++)</w:t>
      </w:r>
    </w:p>
    <w:p w14:paraId="6DDFB724" w14:textId="77777777" w:rsidR="007C72BA" w:rsidRPr="00B319AC" w:rsidRDefault="007C72BA" w:rsidP="007C72BA">
      <w:pPr>
        <w:snapToGrid w:val="0"/>
        <w:spacing w:line="360" w:lineRule="auto"/>
        <w:ind w:leftChars="100" w:left="210"/>
        <w:rPr>
          <w:sz w:val="24"/>
        </w:rPr>
      </w:pPr>
      <w:r w:rsidRPr="00B319AC">
        <w:rPr>
          <w:sz w:val="24"/>
        </w:rPr>
        <w:tab/>
      </w:r>
      <w:r w:rsidRPr="00B319AC">
        <w:rPr>
          <w:sz w:val="24"/>
        </w:rPr>
        <w:tab/>
        <w:t xml:space="preserve">for (j = </w:t>
      </w:r>
      <w:proofErr w:type="gramStart"/>
      <w:r w:rsidRPr="00B319AC">
        <w:rPr>
          <w:sz w:val="24"/>
        </w:rPr>
        <w:t>0,p</w:t>
      </w:r>
      <w:proofErr w:type="gramEnd"/>
      <w:r w:rsidRPr="00B319AC">
        <w:rPr>
          <w:sz w:val="24"/>
        </w:rPr>
        <w:t>=</w:t>
      </w:r>
      <w:proofErr w:type="spellStart"/>
      <w:r w:rsidRPr="00B319AC">
        <w:rPr>
          <w:sz w:val="24"/>
        </w:rPr>
        <w:t>s,q</w:t>
      </w:r>
      <w:proofErr w:type="spellEnd"/>
      <w:r w:rsidRPr="00B319AC">
        <w:rPr>
          <w:sz w:val="24"/>
        </w:rPr>
        <w:t xml:space="preserve">=s+1; j &lt; size - </w:t>
      </w:r>
      <w:proofErr w:type="spellStart"/>
      <w:r w:rsidRPr="00B319AC">
        <w:rPr>
          <w:sz w:val="24"/>
        </w:rPr>
        <w:t>i</w:t>
      </w:r>
      <w:proofErr w:type="spellEnd"/>
      <w:r w:rsidRPr="00B319AC">
        <w:rPr>
          <w:sz w:val="24"/>
        </w:rPr>
        <w:t xml:space="preserve"> - 1; </w:t>
      </w:r>
      <w:proofErr w:type="spellStart"/>
      <w:r w:rsidRPr="00B319AC">
        <w:rPr>
          <w:sz w:val="24"/>
        </w:rPr>
        <w:t>j++</w:t>
      </w:r>
      <w:proofErr w:type="spellEnd"/>
      <w:r w:rsidRPr="00B319AC">
        <w:rPr>
          <w:sz w:val="24"/>
        </w:rPr>
        <w:t>,p++,q++)</w:t>
      </w:r>
    </w:p>
    <w:p w14:paraId="3A81C84E" w14:textId="77777777" w:rsidR="007C72BA" w:rsidRPr="00B319AC" w:rsidRDefault="007C72BA" w:rsidP="007C72BA">
      <w:pPr>
        <w:snapToGrid w:val="0"/>
        <w:spacing w:line="360" w:lineRule="auto"/>
        <w:ind w:leftChars="100" w:left="210"/>
        <w:rPr>
          <w:sz w:val="24"/>
        </w:rPr>
      </w:pPr>
      <w:r w:rsidRPr="00B319AC">
        <w:rPr>
          <w:sz w:val="24"/>
        </w:rPr>
        <w:tab/>
      </w:r>
      <w:r w:rsidRPr="00B319AC">
        <w:rPr>
          <w:sz w:val="24"/>
        </w:rPr>
        <w:tab/>
      </w:r>
      <w:r w:rsidRPr="00B319AC">
        <w:rPr>
          <w:sz w:val="24"/>
        </w:rPr>
        <w:tab/>
        <w:t>if (</w:t>
      </w:r>
      <w:proofErr w:type="spellStart"/>
      <w:r w:rsidRPr="00B319AC">
        <w:rPr>
          <w:sz w:val="24"/>
        </w:rPr>
        <w:t>strcmp</w:t>
      </w:r>
      <w:proofErr w:type="spellEnd"/>
      <w:r w:rsidRPr="00B319AC">
        <w:rPr>
          <w:sz w:val="24"/>
        </w:rPr>
        <w:t>(*</w:t>
      </w:r>
      <w:proofErr w:type="gramStart"/>
      <w:r w:rsidRPr="00B319AC">
        <w:rPr>
          <w:sz w:val="24"/>
        </w:rPr>
        <w:t>p,*</w:t>
      </w:r>
      <w:proofErr w:type="gramEnd"/>
      <w:r w:rsidRPr="00B319AC">
        <w:rPr>
          <w:sz w:val="24"/>
        </w:rPr>
        <w:t>q) &gt; 0)</w:t>
      </w:r>
    </w:p>
    <w:p w14:paraId="1FEE254A" w14:textId="77777777" w:rsidR="007C72BA" w:rsidRPr="00B319AC" w:rsidRDefault="007C72BA" w:rsidP="007C72BA">
      <w:pPr>
        <w:snapToGrid w:val="0"/>
        <w:spacing w:line="360" w:lineRule="auto"/>
        <w:ind w:leftChars="100" w:left="210"/>
        <w:rPr>
          <w:sz w:val="24"/>
        </w:rPr>
      </w:pPr>
      <w:r w:rsidRPr="00B319AC">
        <w:rPr>
          <w:sz w:val="24"/>
        </w:rPr>
        <w:tab/>
      </w:r>
      <w:r w:rsidRPr="00B319AC">
        <w:rPr>
          <w:sz w:val="24"/>
        </w:rPr>
        <w:tab/>
      </w:r>
      <w:r w:rsidRPr="00B319AC">
        <w:rPr>
          <w:sz w:val="24"/>
        </w:rPr>
        <w:tab/>
        <w:t>{</w:t>
      </w:r>
    </w:p>
    <w:p w14:paraId="0E195044" w14:textId="77777777" w:rsidR="007C72BA" w:rsidRPr="00B319AC" w:rsidRDefault="007C72BA" w:rsidP="007C72BA">
      <w:pPr>
        <w:snapToGrid w:val="0"/>
        <w:spacing w:line="360" w:lineRule="auto"/>
        <w:ind w:leftChars="100" w:left="210"/>
        <w:rPr>
          <w:sz w:val="24"/>
        </w:rPr>
      </w:pPr>
      <w:r w:rsidRPr="00B319AC">
        <w:rPr>
          <w:sz w:val="24"/>
        </w:rPr>
        <w:tab/>
      </w:r>
      <w:r w:rsidRPr="00B319AC">
        <w:rPr>
          <w:sz w:val="24"/>
        </w:rPr>
        <w:tab/>
      </w:r>
      <w:r w:rsidRPr="00B319AC">
        <w:rPr>
          <w:sz w:val="24"/>
        </w:rPr>
        <w:tab/>
      </w:r>
      <w:r w:rsidRPr="00B319AC">
        <w:rPr>
          <w:sz w:val="24"/>
        </w:rPr>
        <w:tab/>
        <w:t>temp = *p;</w:t>
      </w:r>
    </w:p>
    <w:p w14:paraId="7C290602" w14:textId="77777777" w:rsidR="007C72BA" w:rsidRPr="00B319AC" w:rsidRDefault="007C72BA" w:rsidP="007C72BA">
      <w:pPr>
        <w:snapToGrid w:val="0"/>
        <w:spacing w:line="360" w:lineRule="auto"/>
        <w:ind w:leftChars="100" w:left="210"/>
        <w:rPr>
          <w:sz w:val="24"/>
        </w:rPr>
      </w:pPr>
      <w:r w:rsidRPr="00B319AC">
        <w:rPr>
          <w:sz w:val="24"/>
        </w:rPr>
        <w:tab/>
      </w:r>
      <w:r w:rsidRPr="00B319AC">
        <w:rPr>
          <w:sz w:val="24"/>
        </w:rPr>
        <w:tab/>
      </w:r>
      <w:r w:rsidRPr="00B319AC">
        <w:rPr>
          <w:sz w:val="24"/>
        </w:rPr>
        <w:tab/>
      </w:r>
      <w:r w:rsidRPr="00B319AC">
        <w:rPr>
          <w:sz w:val="24"/>
        </w:rPr>
        <w:tab/>
        <w:t>*p = *q;</w:t>
      </w:r>
    </w:p>
    <w:p w14:paraId="4CD87B9A" w14:textId="77777777" w:rsidR="007C72BA" w:rsidRPr="00B319AC" w:rsidRDefault="007C72BA" w:rsidP="007C72BA">
      <w:pPr>
        <w:snapToGrid w:val="0"/>
        <w:spacing w:line="360" w:lineRule="auto"/>
        <w:ind w:leftChars="100" w:left="210"/>
        <w:rPr>
          <w:sz w:val="24"/>
        </w:rPr>
      </w:pPr>
      <w:r w:rsidRPr="00B319AC">
        <w:rPr>
          <w:sz w:val="24"/>
        </w:rPr>
        <w:tab/>
      </w:r>
      <w:r w:rsidRPr="00B319AC">
        <w:rPr>
          <w:sz w:val="24"/>
        </w:rPr>
        <w:tab/>
      </w:r>
      <w:r w:rsidRPr="00B319AC">
        <w:rPr>
          <w:sz w:val="24"/>
        </w:rPr>
        <w:tab/>
      </w:r>
      <w:r w:rsidRPr="00B319AC">
        <w:rPr>
          <w:sz w:val="24"/>
        </w:rPr>
        <w:tab/>
        <w:t>*q = temp;</w:t>
      </w:r>
    </w:p>
    <w:p w14:paraId="280AACF8" w14:textId="77777777" w:rsidR="007C72BA" w:rsidRPr="00B319AC" w:rsidRDefault="007C72BA" w:rsidP="007C72BA">
      <w:pPr>
        <w:snapToGrid w:val="0"/>
        <w:spacing w:line="360" w:lineRule="auto"/>
        <w:ind w:leftChars="100" w:left="210"/>
        <w:rPr>
          <w:sz w:val="24"/>
        </w:rPr>
      </w:pPr>
      <w:r w:rsidRPr="00B319AC">
        <w:rPr>
          <w:sz w:val="24"/>
        </w:rPr>
        <w:tab/>
      </w:r>
      <w:r w:rsidRPr="00B319AC">
        <w:rPr>
          <w:sz w:val="24"/>
        </w:rPr>
        <w:tab/>
      </w:r>
      <w:r w:rsidRPr="00B319AC">
        <w:rPr>
          <w:sz w:val="24"/>
        </w:rPr>
        <w:tab/>
        <w:t>}</w:t>
      </w:r>
    </w:p>
    <w:p w14:paraId="3C9A80C2" w14:textId="77777777" w:rsidR="007C72BA" w:rsidRPr="00B319AC" w:rsidRDefault="007C72BA" w:rsidP="007C72BA">
      <w:pPr>
        <w:snapToGrid w:val="0"/>
        <w:spacing w:line="360" w:lineRule="auto"/>
        <w:ind w:leftChars="100" w:left="210"/>
        <w:rPr>
          <w:sz w:val="24"/>
        </w:rPr>
      </w:pPr>
      <w:r w:rsidRPr="00B319AC">
        <w:rPr>
          <w:sz w:val="24"/>
        </w:rPr>
        <w:t>}</w:t>
      </w:r>
    </w:p>
    <w:p w14:paraId="0E4A6414" w14:textId="77777777" w:rsidR="007C72BA" w:rsidRPr="00B319AC" w:rsidRDefault="007C72BA" w:rsidP="007C72BA">
      <w:pPr>
        <w:snapToGrid w:val="0"/>
        <w:spacing w:line="360" w:lineRule="auto"/>
        <w:ind w:leftChars="100" w:left="210"/>
        <w:rPr>
          <w:sz w:val="24"/>
        </w:rPr>
      </w:pPr>
    </w:p>
    <w:p w14:paraId="56EDFF53" w14:textId="77777777" w:rsidR="007C72BA" w:rsidRPr="00B319AC" w:rsidRDefault="007C72BA" w:rsidP="007C72BA">
      <w:pPr>
        <w:snapToGrid w:val="0"/>
        <w:spacing w:line="360" w:lineRule="auto"/>
        <w:ind w:leftChars="100" w:left="210"/>
        <w:rPr>
          <w:sz w:val="24"/>
        </w:rPr>
      </w:pPr>
      <w:r w:rsidRPr="00B319AC">
        <w:rPr>
          <w:sz w:val="24"/>
        </w:rPr>
        <w:t xml:space="preserve">int </w:t>
      </w:r>
      <w:proofErr w:type="gramStart"/>
      <w:r w:rsidRPr="00B319AC">
        <w:rPr>
          <w:sz w:val="24"/>
        </w:rPr>
        <w:t>main(</w:t>
      </w:r>
      <w:proofErr w:type="gramEnd"/>
      <w:r w:rsidRPr="00B319AC">
        <w:rPr>
          <w:sz w:val="24"/>
        </w:rPr>
        <w:t>)</w:t>
      </w:r>
    </w:p>
    <w:p w14:paraId="0368E581" w14:textId="77777777" w:rsidR="007C72BA" w:rsidRPr="00B319AC" w:rsidRDefault="007C72BA" w:rsidP="007C72BA">
      <w:pPr>
        <w:snapToGrid w:val="0"/>
        <w:spacing w:line="360" w:lineRule="auto"/>
        <w:ind w:leftChars="100" w:left="210"/>
        <w:rPr>
          <w:sz w:val="24"/>
        </w:rPr>
      </w:pPr>
      <w:r w:rsidRPr="00B319AC">
        <w:rPr>
          <w:sz w:val="24"/>
        </w:rPr>
        <w:t>{</w:t>
      </w:r>
    </w:p>
    <w:p w14:paraId="6A392AE0" w14:textId="77777777" w:rsidR="007C72BA" w:rsidRPr="00B319AC" w:rsidRDefault="007C72BA" w:rsidP="007C72BA">
      <w:pPr>
        <w:snapToGrid w:val="0"/>
        <w:spacing w:line="360" w:lineRule="auto"/>
        <w:ind w:leftChars="100" w:left="210"/>
        <w:rPr>
          <w:sz w:val="24"/>
        </w:rPr>
      </w:pPr>
      <w:r w:rsidRPr="00B319AC">
        <w:rPr>
          <w:sz w:val="24"/>
        </w:rPr>
        <w:tab/>
        <w:t xml:space="preserve">int </w:t>
      </w:r>
      <w:proofErr w:type="spellStart"/>
      <w:r w:rsidRPr="00B319AC">
        <w:rPr>
          <w:sz w:val="24"/>
        </w:rPr>
        <w:t>i</w:t>
      </w:r>
      <w:proofErr w:type="spellEnd"/>
      <w:r w:rsidRPr="00B319AC">
        <w:rPr>
          <w:sz w:val="24"/>
        </w:rPr>
        <w:t>;</w:t>
      </w:r>
    </w:p>
    <w:p w14:paraId="2E2EC93D" w14:textId="77777777" w:rsidR="007C72BA" w:rsidRPr="00B319AC" w:rsidRDefault="007C72BA" w:rsidP="007C72BA">
      <w:pPr>
        <w:snapToGrid w:val="0"/>
        <w:spacing w:line="360" w:lineRule="auto"/>
        <w:ind w:leftChars="100" w:left="210"/>
        <w:rPr>
          <w:sz w:val="24"/>
        </w:rPr>
      </w:pPr>
      <w:r w:rsidRPr="00B319AC">
        <w:rPr>
          <w:sz w:val="24"/>
        </w:rPr>
        <w:tab/>
        <w:t xml:space="preserve">char* s[N], </w:t>
      </w:r>
      <w:proofErr w:type="gramStart"/>
      <w:r w:rsidRPr="00B319AC">
        <w:rPr>
          <w:sz w:val="24"/>
        </w:rPr>
        <w:t>t[</w:t>
      </w:r>
      <w:proofErr w:type="gramEnd"/>
      <w:r w:rsidRPr="00B319AC">
        <w:rPr>
          <w:sz w:val="24"/>
        </w:rPr>
        <w:t>50];</w:t>
      </w:r>
    </w:p>
    <w:p w14:paraId="53EAF849" w14:textId="77777777" w:rsidR="007C72BA" w:rsidRPr="00B319AC" w:rsidRDefault="007C72BA" w:rsidP="007C72BA">
      <w:pPr>
        <w:snapToGrid w:val="0"/>
        <w:spacing w:line="360" w:lineRule="auto"/>
        <w:ind w:leftChars="100" w:left="210"/>
        <w:rPr>
          <w:sz w:val="24"/>
        </w:rPr>
      </w:pPr>
      <w:r w:rsidRPr="00B319AC">
        <w:rPr>
          <w:sz w:val="24"/>
        </w:rPr>
        <w:tab/>
        <w:t>for (</w:t>
      </w:r>
      <w:proofErr w:type="spellStart"/>
      <w:r w:rsidRPr="00B319AC">
        <w:rPr>
          <w:sz w:val="24"/>
        </w:rPr>
        <w:t>i</w:t>
      </w:r>
      <w:proofErr w:type="spellEnd"/>
      <w:r w:rsidRPr="00B319AC">
        <w:rPr>
          <w:sz w:val="24"/>
        </w:rPr>
        <w:t xml:space="preserve"> = 0; </w:t>
      </w:r>
      <w:proofErr w:type="spellStart"/>
      <w:r w:rsidRPr="00B319AC">
        <w:rPr>
          <w:sz w:val="24"/>
        </w:rPr>
        <w:t>i</w:t>
      </w:r>
      <w:proofErr w:type="spellEnd"/>
      <w:r w:rsidRPr="00B319AC">
        <w:rPr>
          <w:sz w:val="24"/>
        </w:rPr>
        <w:t xml:space="preserve"> &lt; N; </w:t>
      </w:r>
      <w:proofErr w:type="spellStart"/>
      <w:r w:rsidRPr="00B319AC">
        <w:rPr>
          <w:sz w:val="24"/>
        </w:rPr>
        <w:t>i</w:t>
      </w:r>
      <w:proofErr w:type="spellEnd"/>
      <w:r w:rsidRPr="00B319AC">
        <w:rPr>
          <w:sz w:val="24"/>
        </w:rPr>
        <w:t>++)</w:t>
      </w:r>
    </w:p>
    <w:p w14:paraId="7843DB2A" w14:textId="77777777" w:rsidR="007C72BA" w:rsidRPr="00B319AC" w:rsidRDefault="007C72BA" w:rsidP="007C72BA">
      <w:pPr>
        <w:snapToGrid w:val="0"/>
        <w:spacing w:line="360" w:lineRule="auto"/>
        <w:ind w:leftChars="100" w:left="210"/>
        <w:rPr>
          <w:sz w:val="24"/>
        </w:rPr>
      </w:pPr>
      <w:r w:rsidRPr="00B319AC">
        <w:rPr>
          <w:sz w:val="24"/>
        </w:rPr>
        <w:tab/>
        <w:t>{</w:t>
      </w:r>
    </w:p>
    <w:p w14:paraId="5E3BC182" w14:textId="77777777" w:rsidR="007C72BA" w:rsidRPr="00B319AC" w:rsidRDefault="007C72BA" w:rsidP="007C72BA">
      <w:pPr>
        <w:snapToGrid w:val="0"/>
        <w:spacing w:line="360" w:lineRule="auto"/>
        <w:ind w:leftChars="100" w:left="210"/>
        <w:rPr>
          <w:sz w:val="24"/>
        </w:rPr>
      </w:pPr>
      <w:r w:rsidRPr="00B319AC">
        <w:rPr>
          <w:sz w:val="24"/>
        </w:rPr>
        <w:tab/>
      </w:r>
      <w:r w:rsidRPr="00B319AC">
        <w:rPr>
          <w:sz w:val="24"/>
        </w:rPr>
        <w:tab/>
      </w:r>
      <w:proofErr w:type="spellStart"/>
      <w:r w:rsidRPr="00B319AC">
        <w:rPr>
          <w:sz w:val="24"/>
        </w:rPr>
        <w:t>gets_s</w:t>
      </w:r>
      <w:proofErr w:type="spellEnd"/>
      <w:r w:rsidRPr="00B319AC">
        <w:rPr>
          <w:sz w:val="24"/>
        </w:rPr>
        <w:t>(t);</w:t>
      </w:r>
    </w:p>
    <w:p w14:paraId="357B7DC1" w14:textId="77777777" w:rsidR="007C72BA" w:rsidRPr="00B319AC" w:rsidRDefault="007C72BA" w:rsidP="007C72BA">
      <w:pPr>
        <w:snapToGrid w:val="0"/>
        <w:spacing w:line="360" w:lineRule="auto"/>
        <w:ind w:leftChars="100" w:left="210"/>
        <w:rPr>
          <w:sz w:val="24"/>
        </w:rPr>
      </w:pPr>
      <w:r w:rsidRPr="00B319AC">
        <w:rPr>
          <w:sz w:val="24"/>
        </w:rPr>
        <w:tab/>
      </w:r>
      <w:r w:rsidRPr="00B319AC">
        <w:rPr>
          <w:sz w:val="24"/>
        </w:rPr>
        <w:tab/>
        <w:t>s[</w:t>
      </w:r>
      <w:proofErr w:type="spellStart"/>
      <w:r w:rsidRPr="00B319AC">
        <w:rPr>
          <w:sz w:val="24"/>
        </w:rPr>
        <w:t>i</w:t>
      </w:r>
      <w:proofErr w:type="spellEnd"/>
      <w:r w:rsidRPr="00B319AC">
        <w:rPr>
          <w:sz w:val="24"/>
        </w:rPr>
        <w:t>] = (char</w:t>
      </w:r>
      <w:proofErr w:type="gramStart"/>
      <w:r w:rsidRPr="00B319AC">
        <w:rPr>
          <w:sz w:val="24"/>
        </w:rPr>
        <w:t>*)malloc</w:t>
      </w:r>
      <w:proofErr w:type="gramEnd"/>
      <w:r w:rsidRPr="00B319AC">
        <w:rPr>
          <w:sz w:val="24"/>
        </w:rPr>
        <w:t>(</w:t>
      </w:r>
      <w:proofErr w:type="spellStart"/>
      <w:r w:rsidRPr="00B319AC">
        <w:rPr>
          <w:sz w:val="24"/>
        </w:rPr>
        <w:t>strlen</w:t>
      </w:r>
      <w:proofErr w:type="spellEnd"/>
      <w:r w:rsidRPr="00B319AC">
        <w:rPr>
          <w:sz w:val="24"/>
        </w:rPr>
        <w:t>(t) + 1);</w:t>
      </w:r>
    </w:p>
    <w:p w14:paraId="5D9433AC" w14:textId="77777777" w:rsidR="007C72BA" w:rsidRPr="00B319AC" w:rsidRDefault="007C72BA" w:rsidP="007C72BA">
      <w:pPr>
        <w:snapToGrid w:val="0"/>
        <w:spacing w:line="360" w:lineRule="auto"/>
        <w:ind w:leftChars="100" w:left="210"/>
        <w:rPr>
          <w:sz w:val="24"/>
        </w:rPr>
      </w:pPr>
      <w:r w:rsidRPr="00B319AC">
        <w:rPr>
          <w:sz w:val="24"/>
        </w:rPr>
        <w:tab/>
      </w:r>
      <w:r w:rsidRPr="00B319AC">
        <w:rPr>
          <w:sz w:val="24"/>
        </w:rPr>
        <w:tab/>
      </w:r>
      <w:proofErr w:type="spellStart"/>
      <w:r w:rsidRPr="00B319AC">
        <w:rPr>
          <w:sz w:val="24"/>
        </w:rPr>
        <w:t>strcpy</w:t>
      </w:r>
      <w:proofErr w:type="spellEnd"/>
      <w:r w:rsidRPr="00B319AC">
        <w:rPr>
          <w:sz w:val="24"/>
        </w:rPr>
        <w:t>(s[</w:t>
      </w:r>
      <w:proofErr w:type="spellStart"/>
      <w:r w:rsidRPr="00B319AC">
        <w:rPr>
          <w:sz w:val="24"/>
        </w:rPr>
        <w:t>i</w:t>
      </w:r>
      <w:proofErr w:type="spellEnd"/>
      <w:r w:rsidRPr="00B319AC">
        <w:rPr>
          <w:sz w:val="24"/>
        </w:rPr>
        <w:t>], t);</w:t>
      </w:r>
    </w:p>
    <w:p w14:paraId="198F302B" w14:textId="77777777" w:rsidR="007C72BA" w:rsidRPr="00B319AC" w:rsidRDefault="007C72BA" w:rsidP="007C72BA">
      <w:pPr>
        <w:snapToGrid w:val="0"/>
        <w:spacing w:line="360" w:lineRule="auto"/>
        <w:ind w:leftChars="100" w:left="210"/>
        <w:rPr>
          <w:sz w:val="24"/>
        </w:rPr>
      </w:pPr>
      <w:r w:rsidRPr="00B319AC">
        <w:rPr>
          <w:sz w:val="24"/>
        </w:rPr>
        <w:tab/>
        <w:t>}</w:t>
      </w:r>
    </w:p>
    <w:p w14:paraId="25379D91" w14:textId="77777777" w:rsidR="007C72BA" w:rsidRPr="00B319AC" w:rsidRDefault="007C72BA" w:rsidP="007C72BA">
      <w:pPr>
        <w:snapToGrid w:val="0"/>
        <w:spacing w:line="360" w:lineRule="auto"/>
        <w:ind w:leftChars="100" w:left="210"/>
        <w:rPr>
          <w:sz w:val="24"/>
        </w:rPr>
      </w:pPr>
      <w:r w:rsidRPr="00B319AC">
        <w:rPr>
          <w:sz w:val="24"/>
        </w:rPr>
        <w:lastRenderedPageBreak/>
        <w:tab/>
      </w:r>
      <w:proofErr w:type="spellStart"/>
      <w:proofErr w:type="gramStart"/>
      <w:r w:rsidRPr="00B319AC">
        <w:rPr>
          <w:sz w:val="24"/>
        </w:rPr>
        <w:t>strsort</w:t>
      </w:r>
      <w:proofErr w:type="spellEnd"/>
      <w:r w:rsidRPr="00B319AC">
        <w:rPr>
          <w:sz w:val="24"/>
        </w:rPr>
        <w:t>(</w:t>
      </w:r>
      <w:proofErr w:type="gramEnd"/>
      <w:r w:rsidRPr="00B319AC">
        <w:rPr>
          <w:sz w:val="24"/>
        </w:rPr>
        <w:t>s, N);</w:t>
      </w:r>
    </w:p>
    <w:p w14:paraId="61A48323" w14:textId="77777777" w:rsidR="007C72BA" w:rsidRPr="00B319AC" w:rsidRDefault="007C72BA" w:rsidP="007C72BA">
      <w:pPr>
        <w:snapToGrid w:val="0"/>
        <w:spacing w:line="360" w:lineRule="auto"/>
        <w:ind w:leftChars="100" w:left="210"/>
        <w:rPr>
          <w:sz w:val="24"/>
        </w:rPr>
      </w:pPr>
      <w:r w:rsidRPr="00B319AC">
        <w:rPr>
          <w:sz w:val="24"/>
        </w:rPr>
        <w:tab/>
        <w:t>for (</w:t>
      </w:r>
      <w:proofErr w:type="spellStart"/>
      <w:r w:rsidRPr="00B319AC">
        <w:rPr>
          <w:sz w:val="24"/>
        </w:rPr>
        <w:t>i</w:t>
      </w:r>
      <w:proofErr w:type="spellEnd"/>
      <w:r w:rsidRPr="00B319AC">
        <w:rPr>
          <w:sz w:val="24"/>
        </w:rPr>
        <w:t xml:space="preserve"> = 0; </w:t>
      </w:r>
      <w:proofErr w:type="spellStart"/>
      <w:r w:rsidRPr="00B319AC">
        <w:rPr>
          <w:sz w:val="24"/>
        </w:rPr>
        <w:t>i</w:t>
      </w:r>
      <w:proofErr w:type="spellEnd"/>
      <w:r w:rsidRPr="00B319AC">
        <w:rPr>
          <w:sz w:val="24"/>
        </w:rPr>
        <w:t xml:space="preserve"> &lt; N; </w:t>
      </w:r>
      <w:proofErr w:type="spellStart"/>
      <w:r w:rsidRPr="00B319AC">
        <w:rPr>
          <w:sz w:val="24"/>
        </w:rPr>
        <w:t>i</w:t>
      </w:r>
      <w:proofErr w:type="spellEnd"/>
      <w:r w:rsidRPr="00B319AC">
        <w:rPr>
          <w:sz w:val="24"/>
        </w:rPr>
        <w:t xml:space="preserve">++) </w:t>
      </w:r>
      <w:proofErr w:type="gramStart"/>
      <w:r w:rsidRPr="00B319AC">
        <w:rPr>
          <w:sz w:val="24"/>
        </w:rPr>
        <w:t>{ puts</w:t>
      </w:r>
      <w:proofErr w:type="gramEnd"/>
      <w:r w:rsidRPr="00B319AC">
        <w:rPr>
          <w:sz w:val="24"/>
        </w:rPr>
        <w:t>(s[</w:t>
      </w:r>
      <w:proofErr w:type="spellStart"/>
      <w:r w:rsidRPr="00B319AC">
        <w:rPr>
          <w:sz w:val="24"/>
        </w:rPr>
        <w:t>i</w:t>
      </w:r>
      <w:proofErr w:type="spellEnd"/>
      <w:r w:rsidRPr="00B319AC">
        <w:rPr>
          <w:sz w:val="24"/>
        </w:rPr>
        <w:t>]); free(s[</w:t>
      </w:r>
      <w:proofErr w:type="spellStart"/>
      <w:r w:rsidRPr="00B319AC">
        <w:rPr>
          <w:sz w:val="24"/>
        </w:rPr>
        <w:t>i</w:t>
      </w:r>
      <w:proofErr w:type="spellEnd"/>
      <w:r w:rsidRPr="00B319AC">
        <w:rPr>
          <w:sz w:val="24"/>
        </w:rPr>
        <w:t>]); }</w:t>
      </w:r>
    </w:p>
    <w:p w14:paraId="7F47D025" w14:textId="77777777" w:rsidR="007C72BA" w:rsidRPr="00B319AC" w:rsidRDefault="007C72BA" w:rsidP="007C72BA">
      <w:pPr>
        <w:snapToGrid w:val="0"/>
        <w:spacing w:line="360" w:lineRule="auto"/>
        <w:ind w:leftChars="100" w:left="210"/>
        <w:rPr>
          <w:sz w:val="24"/>
        </w:rPr>
      </w:pPr>
      <w:r w:rsidRPr="00B319AC">
        <w:rPr>
          <w:sz w:val="24"/>
        </w:rPr>
        <w:tab/>
        <w:t>return 0;</w:t>
      </w:r>
    </w:p>
    <w:p w14:paraId="01091401" w14:textId="77777777" w:rsidR="007C72BA" w:rsidRPr="00B319AC" w:rsidRDefault="007C72BA" w:rsidP="007C72BA">
      <w:pPr>
        <w:snapToGrid w:val="0"/>
        <w:spacing w:line="360" w:lineRule="auto"/>
        <w:ind w:leftChars="100" w:left="210"/>
        <w:rPr>
          <w:sz w:val="24"/>
        </w:rPr>
      </w:pPr>
      <w:r w:rsidRPr="00B319AC">
        <w:rPr>
          <w:sz w:val="24"/>
        </w:rPr>
        <w:t>}</w:t>
      </w:r>
    </w:p>
    <w:p w14:paraId="545127E1" w14:textId="77777777" w:rsidR="007C72BA" w:rsidRDefault="007C72BA" w:rsidP="007C72BA">
      <w:pPr>
        <w:snapToGrid w:val="0"/>
        <w:spacing w:line="360" w:lineRule="auto"/>
        <w:rPr>
          <w:b/>
          <w:bCs/>
          <w:sz w:val="24"/>
        </w:rPr>
      </w:pPr>
    </w:p>
    <w:p w14:paraId="4873C173" w14:textId="77777777" w:rsidR="007C72BA" w:rsidRDefault="007C72BA" w:rsidP="007C72BA">
      <w:pPr>
        <w:snapToGrid w:val="0"/>
        <w:spacing w:line="360" w:lineRule="auto"/>
        <w:rPr>
          <w:b/>
          <w:bCs/>
          <w:sz w:val="24"/>
        </w:rPr>
      </w:pPr>
      <w:r w:rsidRPr="00475E97">
        <w:rPr>
          <w:rFonts w:hAnsi="宋体"/>
          <w:b/>
          <w:bCs/>
          <w:sz w:val="24"/>
        </w:rPr>
        <w:t>测试</w:t>
      </w:r>
      <w:r>
        <w:rPr>
          <w:rFonts w:hAnsi="宋体" w:hint="eastAsia"/>
          <w:b/>
          <w:bCs/>
          <w:sz w:val="24"/>
        </w:rPr>
        <w:t>：</w:t>
      </w:r>
    </w:p>
    <w:p w14:paraId="1BD12E7F" w14:textId="77777777" w:rsidR="007C72BA" w:rsidRPr="00475E97" w:rsidRDefault="007C72BA" w:rsidP="007C72BA">
      <w:pPr>
        <w:snapToGrid w:val="0"/>
        <w:spacing w:line="360" w:lineRule="auto"/>
        <w:ind w:firstLine="420"/>
        <w:rPr>
          <w:b/>
          <w:bCs/>
          <w:sz w:val="24"/>
        </w:rPr>
      </w:pPr>
      <w:r w:rsidRPr="00885843">
        <w:rPr>
          <w:rFonts w:hAnsi="宋体"/>
          <w:sz w:val="24"/>
        </w:rPr>
        <w:t>（</w:t>
      </w:r>
      <w:r w:rsidRPr="00885843">
        <w:rPr>
          <w:sz w:val="24"/>
        </w:rPr>
        <w:t>a</w:t>
      </w:r>
      <w:r w:rsidRPr="00885843">
        <w:rPr>
          <w:rFonts w:hAnsi="宋体"/>
          <w:sz w:val="24"/>
        </w:rPr>
        <w:t>）</w:t>
      </w:r>
      <w:r w:rsidRPr="00885843">
        <w:rPr>
          <w:sz w:val="24"/>
        </w:rPr>
        <w:t xml:space="preserve"> </w:t>
      </w:r>
      <w:r w:rsidRPr="00885843">
        <w:rPr>
          <w:rFonts w:hAnsi="宋体"/>
          <w:sz w:val="24"/>
        </w:rPr>
        <w:t>测试数据：</w:t>
      </w:r>
    </w:p>
    <w:p w14:paraId="42F1902F" w14:textId="77777777" w:rsidR="007C72BA" w:rsidRDefault="007C72BA" w:rsidP="007C72BA">
      <w:pPr>
        <w:snapToGrid w:val="0"/>
        <w:spacing w:line="360" w:lineRule="auto"/>
        <w:ind w:firstLineChars="200" w:firstLine="480"/>
        <w:rPr>
          <w:sz w:val="24"/>
        </w:rPr>
      </w:pPr>
      <w:r>
        <w:rPr>
          <w:sz w:val="24"/>
        </w:rPr>
        <w:tab/>
      </w:r>
      <w:r>
        <w:rPr>
          <w:sz w:val="24"/>
        </w:rPr>
        <w:tab/>
      </w:r>
      <w:proofErr w:type="spellStart"/>
      <w:r>
        <w:rPr>
          <w:sz w:val="24"/>
        </w:rPr>
        <w:t>beijing</w:t>
      </w:r>
      <w:proofErr w:type="spellEnd"/>
    </w:p>
    <w:p w14:paraId="483530F1" w14:textId="77777777" w:rsidR="007C72BA" w:rsidRDefault="007C72BA" w:rsidP="007C72BA">
      <w:pPr>
        <w:snapToGrid w:val="0"/>
        <w:spacing w:line="360" w:lineRule="auto"/>
        <w:ind w:firstLineChars="200" w:firstLine="480"/>
        <w:rPr>
          <w:sz w:val="24"/>
        </w:rPr>
      </w:pPr>
      <w:r>
        <w:rPr>
          <w:sz w:val="24"/>
        </w:rPr>
        <w:tab/>
      </w:r>
      <w:r>
        <w:rPr>
          <w:sz w:val="24"/>
        </w:rPr>
        <w:tab/>
        <w:t>shanghai</w:t>
      </w:r>
    </w:p>
    <w:p w14:paraId="3BA36D89" w14:textId="77777777" w:rsidR="007C72BA" w:rsidRDefault="007C72BA" w:rsidP="007C72BA">
      <w:pPr>
        <w:snapToGrid w:val="0"/>
        <w:spacing w:line="360" w:lineRule="auto"/>
        <w:ind w:firstLineChars="200" w:firstLine="480"/>
        <w:rPr>
          <w:sz w:val="24"/>
        </w:rPr>
      </w:pPr>
      <w:r>
        <w:rPr>
          <w:sz w:val="24"/>
        </w:rPr>
        <w:tab/>
      </w:r>
      <w:r>
        <w:rPr>
          <w:sz w:val="24"/>
        </w:rPr>
        <w:tab/>
      </w:r>
      <w:proofErr w:type="spellStart"/>
      <w:r>
        <w:rPr>
          <w:sz w:val="24"/>
        </w:rPr>
        <w:t>wuhan</w:t>
      </w:r>
      <w:proofErr w:type="spellEnd"/>
    </w:p>
    <w:p w14:paraId="07ADEE66" w14:textId="77777777" w:rsidR="007C72BA" w:rsidRDefault="007C72BA" w:rsidP="007C72BA">
      <w:pPr>
        <w:snapToGrid w:val="0"/>
        <w:spacing w:line="360" w:lineRule="auto"/>
        <w:ind w:firstLineChars="200" w:firstLine="480"/>
        <w:rPr>
          <w:sz w:val="24"/>
        </w:rPr>
      </w:pPr>
      <w:r>
        <w:rPr>
          <w:sz w:val="24"/>
        </w:rPr>
        <w:tab/>
      </w:r>
      <w:r>
        <w:rPr>
          <w:sz w:val="24"/>
        </w:rPr>
        <w:tab/>
      </w:r>
      <w:proofErr w:type="spellStart"/>
      <w:r>
        <w:rPr>
          <w:sz w:val="24"/>
        </w:rPr>
        <w:t>guangzhou</w:t>
      </w:r>
      <w:proofErr w:type="spellEnd"/>
    </w:p>
    <w:p w14:paraId="369F796D" w14:textId="77777777" w:rsidR="007C72BA" w:rsidRPr="007B1FEF" w:rsidRDefault="007C72BA" w:rsidP="007C72BA">
      <w:pPr>
        <w:snapToGrid w:val="0"/>
        <w:spacing w:line="360" w:lineRule="auto"/>
        <w:ind w:firstLineChars="200" w:firstLine="480"/>
      </w:pPr>
      <w:r w:rsidRPr="00885843">
        <w:rPr>
          <w:rFonts w:hAnsi="宋体"/>
          <w:sz w:val="24"/>
        </w:rPr>
        <w:t>（</w:t>
      </w:r>
      <w:r w:rsidRPr="00885843">
        <w:rPr>
          <w:sz w:val="24"/>
        </w:rPr>
        <w:t>b</w:t>
      </w:r>
      <w:r w:rsidRPr="00885843">
        <w:rPr>
          <w:rFonts w:hAnsi="宋体"/>
          <w:sz w:val="24"/>
        </w:rPr>
        <w:t>）</w:t>
      </w:r>
      <w:r w:rsidRPr="00885843">
        <w:rPr>
          <w:sz w:val="24"/>
        </w:rPr>
        <w:t xml:space="preserve"> </w:t>
      </w:r>
      <w:r w:rsidRPr="00885843">
        <w:rPr>
          <w:rFonts w:hAnsi="宋体"/>
          <w:sz w:val="24"/>
        </w:rPr>
        <w:t>对应测试数据的运行结果截图</w:t>
      </w:r>
    </w:p>
    <w:p w14:paraId="1F02112F" w14:textId="77777777" w:rsidR="007C72BA" w:rsidRDefault="007C72BA" w:rsidP="007C72BA">
      <w:pPr>
        <w:snapToGrid w:val="0"/>
        <w:spacing w:line="360" w:lineRule="auto"/>
        <w:ind w:firstLineChars="600" w:firstLine="1260"/>
        <w:rPr>
          <w:b/>
          <w:bCs/>
          <w:sz w:val="24"/>
        </w:rPr>
      </w:pPr>
      <w:r>
        <w:rPr>
          <w:noProof/>
        </w:rPr>
        <w:drawing>
          <wp:inline distT="0" distB="0" distL="0" distR="0" wp14:anchorId="1D02EEEE" wp14:editId="1494D523">
            <wp:extent cx="1661304" cy="1318374"/>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661304" cy="1318374"/>
                    </a:xfrm>
                    <a:prstGeom prst="rect">
                      <a:avLst/>
                    </a:prstGeom>
                  </pic:spPr>
                </pic:pic>
              </a:graphicData>
            </a:graphic>
          </wp:inline>
        </w:drawing>
      </w:r>
    </w:p>
    <w:p w14:paraId="2D59EF99" w14:textId="77777777" w:rsidR="007C72BA" w:rsidRPr="006E0268" w:rsidRDefault="007C72BA" w:rsidP="007C72BA">
      <w:pPr>
        <w:snapToGrid w:val="0"/>
        <w:spacing w:line="360" w:lineRule="auto"/>
        <w:rPr>
          <w:b/>
          <w:bCs/>
          <w:sz w:val="24"/>
        </w:rPr>
      </w:pPr>
    </w:p>
    <w:p w14:paraId="6E498AE9" w14:textId="77777777" w:rsidR="007C72BA" w:rsidRPr="007B1FEF" w:rsidRDefault="007C72BA" w:rsidP="007C72BA">
      <w:pPr>
        <w:spacing w:line="360" w:lineRule="auto"/>
        <w:rPr>
          <w:rFonts w:hAnsi="宋体"/>
          <w:sz w:val="24"/>
        </w:rPr>
      </w:pPr>
      <w:r w:rsidRPr="007B1FEF">
        <w:rPr>
          <w:rFonts w:hAnsi="宋体" w:hint="eastAsia"/>
          <w:sz w:val="24"/>
        </w:rPr>
        <w:t>（</w:t>
      </w:r>
      <w:r w:rsidRPr="007B1FEF">
        <w:rPr>
          <w:rFonts w:hAnsi="宋体" w:hint="eastAsia"/>
          <w:sz w:val="24"/>
        </w:rPr>
        <w:t>2</w:t>
      </w:r>
      <w:r w:rsidRPr="007B1FEF">
        <w:rPr>
          <w:rFonts w:hAnsi="宋体" w:hint="eastAsia"/>
          <w:sz w:val="24"/>
        </w:rPr>
        <w:t>）下面源程序通过函数指针和菜单选择来调用库函数实现字符串操作；串复制</w:t>
      </w:r>
      <w:proofErr w:type="spellStart"/>
      <w:r w:rsidRPr="007B1FEF">
        <w:rPr>
          <w:rFonts w:hAnsi="宋体" w:hint="eastAsia"/>
          <w:sz w:val="24"/>
        </w:rPr>
        <w:t>strcpy</w:t>
      </w:r>
      <w:proofErr w:type="spellEnd"/>
      <w:r w:rsidRPr="007B1FEF">
        <w:rPr>
          <w:rFonts w:hAnsi="宋体" w:hint="eastAsia"/>
          <w:sz w:val="24"/>
        </w:rPr>
        <w:t>、串连接</w:t>
      </w:r>
      <w:proofErr w:type="spellStart"/>
      <w:r w:rsidRPr="007B1FEF">
        <w:rPr>
          <w:rFonts w:hAnsi="宋体" w:hint="eastAsia"/>
          <w:sz w:val="24"/>
        </w:rPr>
        <w:t>strcat</w:t>
      </w:r>
      <w:proofErr w:type="spellEnd"/>
      <w:r w:rsidRPr="007B1FEF">
        <w:rPr>
          <w:rFonts w:hAnsi="宋体" w:hint="eastAsia"/>
          <w:sz w:val="24"/>
        </w:rPr>
        <w:t>或串分解</w:t>
      </w:r>
      <w:proofErr w:type="spellStart"/>
      <w:r w:rsidRPr="007B1FEF">
        <w:rPr>
          <w:rFonts w:hAnsi="宋体" w:hint="eastAsia"/>
          <w:sz w:val="24"/>
        </w:rPr>
        <w:t>strtok</w:t>
      </w:r>
      <w:proofErr w:type="spellEnd"/>
      <w:r w:rsidRPr="007B1FEF">
        <w:rPr>
          <w:rFonts w:hAnsi="宋体" w:hint="eastAsia"/>
          <w:sz w:val="24"/>
        </w:rPr>
        <w:t>。</w:t>
      </w:r>
    </w:p>
    <w:p w14:paraId="1662EDAE" w14:textId="77777777" w:rsidR="007C72BA" w:rsidRPr="007B1FEF" w:rsidRDefault="007C72BA" w:rsidP="007C72BA">
      <w:pPr>
        <w:spacing w:line="360" w:lineRule="auto"/>
        <w:rPr>
          <w:rFonts w:hAnsi="宋体"/>
          <w:sz w:val="24"/>
        </w:rPr>
      </w:pPr>
      <w:r w:rsidRPr="007B1FEF">
        <w:rPr>
          <w:rFonts w:hAnsi="宋体" w:hint="eastAsia"/>
          <w:sz w:val="24"/>
        </w:rPr>
        <w:t>①请在源程序中的下划线处填写合适的代码来完善该程序，使之能按照要求输出下面结果：</w:t>
      </w:r>
    </w:p>
    <w:p w14:paraId="6C44E860" w14:textId="77777777" w:rsidR="007C72BA" w:rsidRPr="007B1FEF" w:rsidRDefault="007C72BA" w:rsidP="007C72BA">
      <w:pPr>
        <w:spacing w:line="360" w:lineRule="auto"/>
        <w:ind w:leftChars="100" w:left="210"/>
        <w:rPr>
          <w:rFonts w:hAnsi="宋体"/>
          <w:sz w:val="24"/>
        </w:rPr>
      </w:pPr>
      <w:r w:rsidRPr="007B1FEF">
        <w:rPr>
          <w:rFonts w:hAnsi="宋体"/>
          <w:sz w:val="24"/>
        </w:rPr>
        <w:t>1 copy string.</w:t>
      </w:r>
    </w:p>
    <w:p w14:paraId="2A93A59C" w14:textId="77777777" w:rsidR="007C72BA" w:rsidRPr="007B1FEF" w:rsidRDefault="007C72BA" w:rsidP="007C72BA">
      <w:pPr>
        <w:spacing w:line="360" w:lineRule="auto"/>
        <w:ind w:leftChars="100" w:left="210"/>
        <w:rPr>
          <w:rFonts w:hAnsi="宋体"/>
          <w:sz w:val="24"/>
        </w:rPr>
      </w:pPr>
      <w:r w:rsidRPr="007B1FEF">
        <w:rPr>
          <w:rFonts w:hAnsi="宋体"/>
          <w:sz w:val="24"/>
        </w:rPr>
        <w:t>2 connect string.</w:t>
      </w:r>
    </w:p>
    <w:p w14:paraId="7D451986" w14:textId="77777777" w:rsidR="007C72BA" w:rsidRPr="007B1FEF" w:rsidRDefault="007C72BA" w:rsidP="007C72BA">
      <w:pPr>
        <w:spacing w:line="360" w:lineRule="auto"/>
        <w:ind w:leftChars="100" w:left="210"/>
        <w:rPr>
          <w:rFonts w:hAnsi="宋体"/>
          <w:sz w:val="24"/>
        </w:rPr>
      </w:pPr>
      <w:r w:rsidRPr="007B1FEF">
        <w:rPr>
          <w:rFonts w:hAnsi="宋体"/>
          <w:sz w:val="24"/>
        </w:rPr>
        <w:t xml:space="preserve">3 parse </w:t>
      </w:r>
      <w:proofErr w:type="gramStart"/>
      <w:r w:rsidRPr="007B1FEF">
        <w:rPr>
          <w:rFonts w:hAnsi="宋体"/>
          <w:sz w:val="24"/>
        </w:rPr>
        <w:t>string</w:t>
      </w:r>
      <w:proofErr w:type="gramEnd"/>
      <w:r w:rsidRPr="007B1FEF">
        <w:rPr>
          <w:rFonts w:hAnsi="宋体"/>
          <w:sz w:val="24"/>
        </w:rPr>
        <w:t>.</w:t>
      </w:r>
    </w:p>
    <w:p w14:paraId="5EF1314C" w14:textId="77777777" w:rsidR="007C72BA" w:rsidRPr="007B1FEF" w:rsidRDefault="007C72BA" w:rsidP="007C72BA">
      <w:pPr>
        <w:spacing w:line="360" w:lineRule="auto"/>
        <w:ind w:leftChars="100" w:left="210"/>
        <w:rPr>
          <w:rFonts w:hAnsi="宋体"/>
          <w:sz w:val="24"/>
        </w:rPr>
      </w:pPr>
      <w:r w:rsidRPr="007B1FEF">
        <w:rPr>
          <w:rFonts w:hAnsi="宋体"/>
          <w:sz w:val="24"/>
        </w:rPr>
        <w:t xml:space="preserve">4 </w:t>
      </w:r>
      <w:proofErr w:type="gramStart"/>
      <w:r w:rsidRPr="007B1FEF">
        <w:rPr>
          <w:rFonts w:hAnsi="宋体"/>
          <w:sz w:val="24"/>
        </w:rPr>
        <w:t>exit</w:t>
      </w:r>
      <w:proofErr w:type="gramEnd"/>
      <w:r w:rsidRPr="007B1FEF">
        <w:rPr>
          <w:rFonts w:hAnsi="宋体"/>
          <w:sz w:val="24"/>
        </w:rPr>
        <w:t>.</w:t>
      </w:r>
    </w:p>
    <w:p w14:paraId="65FD281E" w14:textId="77777777" w:rsidR="007C72BA" w:rsidRPr="007B1FEF" w:rsidRDefault="007C72BA" w:rsidP="007C72BA">
      <w:pPr>
        <w:spacing w:line="360" w:lineRule="auto"/>
        <w:ind w:leftChars="100" w:left="210"/>
        <w:rPr>
          <w:rFonts w:hAnsi="宋体"/>
          <w:sz w:val="24"/>
        </w:rPr>
      </w:pPr>
      <w:r w:rsidRPr="007B1FEF">
        <w:rPr>
          <w:rFonts w:hAnsi="宋体"/>
          <w:sz w:val="24"/>
        </w:rPr>
        <w:t>input a number (1-4) please!</w:t>
      </w:r>
    </w:p>
    <w:p w14:paraId="3BF8FC3D" w14:textId="77777777" w:rsidR="007C72BA" w:rsidRPr="007B1FEF" w:rsidRDefault="007C72BA" w:rsidP="007C72BA">
      <w:pPr>
        <w:spacing w:line="360" w:lineRule="auto"/>
        <w:ind w:leftChars="100" w:left="210"/>
        <w:rPr>
          <w:rFonts w:hAnsi="宋体"/>
          <w:sz w:val="24"/>
        </w:rPr>
      </w:pPr>
      <w:r w:rsidRPr="007B1FEF">
        <w:rPr>
          <w:rFonts w:hAnsi="宋体" w:hint="eastAsia"/>
          <w:sz w:val="24"/>
        </w:rPr>
        <w:t>2</w:t>
      </w:r>
      <w:r w:rsidRPr="007B1FEF">
        <w:rPr>
          <w:rFonts w:hAnsi="宋体" w:hint="eastAsia"/>
          <w:sz w:val="24"/>
        </w:rPr>
        <w:t>↙</w:t>
      </w:r>
      <w:r w:rsidRPr="007B1FEF">
        <w:rPr>
          <w:rFonts w:hAnsi="宋体" w:hint="eastAsia"/>
          <w:sz w:val="24"/>
        </w:rPr>
        <w:t xml:space="preserve"> </w:t>
      </w:r>
      <w:r w:rsidRPr="007B1FEF">
        <w:rPr>
          <w:rFonts w:hAnsi="宋体" w:hint="eastAsia"/>
          <w:sz w:val="24"/>
        </w:rPr>
        <w:t>（键盘输入）</w:t>
      </w:r>
    </w:p>
    <w:p w14:paraId="59F174DE" w14:textId="77777777" w:rsidR="007C72BA" w:rsidRPr="007B1FEF" w:rsidRDefault="007C72BA" w:rsidP="007C72BA">
      <w:pPr>
        <w:spacing w:line="360" w:lineRule="auto"/>
        <w:ind w:leftChars="100" w:left="210"/>
        <w:rPr>
          <w:rFonts w:hAnsi="宋体"/>
          <w:sz w:val="24"/>
        </w:rPr>
      </w:pPr>
      <w:r w:rsidRPr="007B1FEF">
        <w:rPr>
          <w:rFonts w:hAnsi="宋体"/>
          <w:sz w:val="24"/>
        </w:rPr>
        <w:t>input the first string please!</w:t>
      </w:r>
    </w:p>
    <w:p w14:paraId="1F1D5825" w14:textId="77777777" w:rsidR="007C72BA" w:rsidRPr="007B1FEF" w:rsidRDefault="007C72BA" w:rsidP="007C72BA">
      <w:pPr>
        <w:spacing w:line="360" w:lineRule="auto"/>
        <w:ind w:leftChars="100" w:left="210"/>
        <w:rPr>
          <w:rFonts w:hAnsi="宋体"/>
          <w:sz w:val="24"/>
        </w:rPr>
      </w:pPr>
      <w:r w:rsidRPr="007B1FEF">
        <w:rPr>
          <w:rFonts w:hAnsi="宋体" w:hint="eastAsia"/>
          <w:sz w:val="24"/>
        </w:rPr>
        <w:t>the more you learn,</w:t>
      </w:r>
      <w:r w:rsidRPr="007B1FEF">
        <w:rPr>
          <w:rFonts w:hAnsi="宋体" w:hint="eastAsia"/>
          <w:sz w:val="24"/>
        </w:rPr>
        <w:t>↙</w:t>
      </w:r>
      <w:r w:rsidRPr="007B1FEF">
        <w:rPr>
          <w:rFonts w:hAnsi="宋体" w:hint="eastAsia"/>
          <w:sz w:val="24"/>
        </w:rPr>
        <w:t xml:space="preserve"> </w:t>
      </w:r>
      <w:r w:rsidRPr="007B1FEF">
        <w:rPr>
          <w:rFonts w:hAnsi="宋体" w:hint="eastAsia"/>
          <w:sz w:val="24"/>
        </w:rPr>
        <w:t>（键盘输入）</w:t>
      </w:r>
    </w:p>
    <w:p w14:paraId="43CB41B5" w14:textId="77777777" w:rsidR="007C72BA" w:rsidRPr="007B1FEF" w:rsidRDefault="007C72BA" w:rsidP="007C72BA">
      <w:pPr>
        <w:spacing w:line="360" w:lineRule="auto"/>
        <w:ind w:leftChars="100" w:left="210"/>
        <w:rPr>
          <w:rFonts w:hAnsi="宋体"/>
          <w:sz w:val="24"/>
        </w:rPr>
      </w:pPr>
      <w:r w:rsidRPr="007B1FEF">
        <w:rPr>
          <w:rFonts w:hAnsi="宋体"/>
          <w:sz w:val="24"/>
        </w:rPr>
        <w:t>input the second string please!</w:t>
      </w:r>
    </w:p>
    <w:p w14:paraId="67A4946B" w14:textId="77777777" w:rsidR="007C72BA" w:rsidRPr="007B1FEF" w:rsidRDefault="007C72BA" w:rsidP="007C72BA">
      <w:pPr>
        <w:spacing w:line="360" w:lineRule="auto"/>
        <w:ind w:leftChars="100" w:left="210"/>
        <w:rPr>
          <w:rFonts w:hAnsi="宋体"/>
          <w:sz w:val="24"/>
        </w:rPr>
      </w:pPr>
      <w:r w:rsidRPr="007B1FEF">
        <w:rPr>
          <w:rFonts w:hAnsi="宋体" w:hint="eastAsia"/>
          <w:sz w:val="24"/>
        </w:rPr>
        <w:lastRenderedPageBreak/>
        <w:t xml:space="preserve">the more you get. </w:t>
      </w:r>
      <w:r w:rsidRPr="007B1FEF">
        <w:rPr>
          <w:rFonts w:hAnsi="宋体" w:hint="eastAsia"/>
          <w:sz w:val="24"/>
        </w:rPr>
        <w:t>↙</w:t>
      </w:r>
      <w:r w:rsidRPr="007B1FEF">
        <w:rPr>
          <w:rFonts w:hAnsi="宋体" w:hint="eastAsia"/>
          <w:sz w:val="24"/>
        </w:rPr>
        <w:t xml:space="preserve"> </w:t>
      </w:r>
      <w:r w:rsidRPr="007B1FEF">
        <w:rPr>
          <w:rFonts w:hAnsi="宋体" w:hint="eastAsia"/>
          <w:sz w:val="24"/>
        </w:rPr>
        <w:t>（键盘输入）</w:t>
      </w:r>
    </w:p>
    <w:p w14:paraId="2FDEBAA4" w14:textId="77777777" w:rsidR="007C72BA" w:rsidRPr="007B1FEF" w:rsidRDefault="007C72BA" w:rsidP="007C72BA">
      <w:pPr>
        <w:spacing w:line="360" w:lineRule="auto"/>
        <w:ind w:leftChars="100" w:left="210"/>
        <w:rPr>
          <w:rFonts w:hAnsi="宋体"/>
          <w:sz w:val="24"/>
        </w:rPr>
      </w:pPr>
      <w:r w:rsidRPr="007B1FEF">
        <w:rPr>
          <w:rFonts w:hAnsi="宋体"/>
          <w:sz w:val="24"/>
        </w:rPr>
        <w:t>the result is the more you learn, the more you get.</w:t>
      </w:r>
    </w:p>
    <w:p w14:paraId="0EAB0364" w14:textId="77777777" w:rsidR="007C72BA" w:rsidRPr="007B1FEF" w:rsidRDefault="007C72BA" w:rsidP="007C72BA">
      <w:pPr>
        <w:spacing w:line="360" w:lineRule="auto"/>
        <w:ind w:leftChars="100" w:left="210"/>
        <w:rPr>
          <w:rFonts w:hAnsi="宋体"/>
          <w:sz w:val="24"/>
        </w:rPr>
      </w:pPr>
    </w:p>
    <w:p w14:paraId="51ADD6B0" w14:textId="77777777" w:rsidR="007C72BA" w:rsidRPr="007B1FEF" w:rsidRDefault="007C72BA" w:rsidP="007C72BA">
      <w:pPr>
        <w:spacing w:line="360" w:lineRule="auto"/>
        <w:ind w:leftChars="100" w:left="210"/>
        <w:rPr>
          <w:rFonts w:hAnsi="宋体"/>
          <w:sz w:val="24"/>
        </w:rPr>
      </w:pPr>
      <w:r w:rsidRPr="007B1FEF">
        <w:rPr>
          <w:rFonts w:hAnsi="宋体"/>
          <w:sz w:val="24"/>
        </w:rPr>
        <w:t># include&lt;</w:t>
      </w:r>
      <w:proofErr w:type="spellStart"/>
      <w:r w:rsidRPr="007B1FEF">
        <w:rPr>
          <w:rFonts w:hAnsi="宋体"/>
          <w:sz w:val="24"/>
        </w:rPr>
        <w:t>stdio.h</w:t>
      </w:r>
      <w:proofErr w:type="spellEnd"/>
      <w:r w:rsidRPr="007B1FEF">
        <w:rPr>
          <w:rFonts w:hAnsi="宋体"/>
          <w:sz w:val="24"/>
        </w:rPr>
        <w:t>&gt;</w:t>
      </w:r>
    </w:p>
    <w:p w14:paraId="15120318" w14:textId="77777777" w:rsidR="007C72BA" w:rsidRPr="007B1FEF" w:rsidRDefault="007C72BA" w:rsidP="007C72BA">
      <w:pPr>
        <w:spacing w:line="360" w:lineRule="auto"/>
        <w:ind w:leftChars="100" w:left="210"/>
        <w:rPr>
          <w:rFonts w:hAnsi="宋体"/>
          <w:sz w:val="24"/>
        </w:rPr>
      </w:pPr>
      <w:r w:rsidRPr="007B1FEF">
        <w:rPr>
          <w:rFonts w:hAnsi="宋体"/>
          <w:sz w:val="24"/>
        </w:rPr>
        <w:t># include&lt;</w:t>
      </w:r>
      <w:proofErr w:type="spellStart"/>
      <w:r w:rsidRPr="007B1FEF">
        <w:rPr>
          <w:rFonts w:hAnsi="宋体"/>
          <w:sz w:val="24"/>
        </w:rPr>
        <w:t>string.h</w:t>
      </w:r>
      <w:proofErr w:type="spellEnd"/>
      <w:r w:rsidRPr="007B1FEF">
        <w:rPr>
          <w:rFonts w:hAnsi="宋体"/>
          <w:sz w:val="24"/>
        </w:rPr>
        <w:t>&gt;</w:t>
      </w:r>
    </w:p>
    <w:p w14:paraId="6F0D6B6F" w14:textId="77777777" w:rsidR="007C72BA" w:rsidRPr="007B1FEF" w:rsidRDefault="007C72BA" w:rsidP="007C72BA">
      <w:pPr>
        <w:spacing w:line="360" w:lineRule="auto"/>
        <w:ind w:leftChars="100" w:left="210"/>
        <w:rPr>
          <w:rFonts w:hAnsi="宋体"/>
          <w:sz w:val="24"/>
        </w:rPr>
      </w:pPr>
      <w:r w:rsidRPr="007B1FEF">
        <w:rPr>
          <w:rFonts w:hAnsi="宋体"/>
          <w:sz w:val="24"/>
        </w:rPr>
        <w:t>int main (void)</w:t>
      </w:r>
    </w:p>
    <w:p w14:paraId="70DF789B" w14:textId="77777777" w:rsidR="007C72BA" w:rsidRPr="007B1FEF" w:rsidRDefault="007C72BA" w:rsidP="007C72BA">
      <w:pPr>
        <w:spacing w:line="360" w:lineRule="auto"/>
        <w:ind w:leftChars="100" w:left="210"/>
        <w:rPr>
          <w:rFonts w:hAnsi="宋体"/>
          <w:sz w:val="24"/>
        </w:rPr>
      </w:pPr>
      <w:r w:rsidRPr="007B1FEF">
        <w:rPr>
          <w:rFonts w:hAnsi="宋体"/>
          <w:sz w:val="24"/>
        </w:rPr>
        <w:t>{</w:t>
      </w:r>
    </w:p>
    <w:p w14:paraId="4822D91B" w14:textId="77777777" w:rsidR="007C72BA" w:rsidRPr="007B1FEF" w:rsidRDefault="007C72BA" w:rsidP="007C72BA">
      <w:pPr>
        <w:spacing w:line="360" w:lineRule="auto"/>
        <w:ind w:leftChars="100" w:left="210"/>
        <w:rPr>
          <w:rFonts w:hAnsi="宋体"/>
          <w:sz w:val="24"/>
        </w:rPr>
      </w:pPr>
      <w:r w:rsidRPr="007B1FEF">
        <w:rPr>
          <w:rFonts w:hAnsi="宋体"/>
          <w:sz w:val="24"/>
        </w:rPr>
        <w:tab/>
        <w:t>____________________;</w:t>
      </w:r>
    </w:p>
    <w:p w14:paraId="7BEFB1F4" w14:textId="77777777" w:rsidR="007C72BA" w:rsidRPr="007B1FEF" w:rsidRDefault="007C72BA" w:rsidP="007C72BA">
      <w:pPr>
        <w:spacing w:line="360" w:lineRule="auto"/>
        <w:ind w:leftChars="100" w:left="210"/>
        <w:rPr>
          <w:rFonts w:hAnsi="宋体"/>
          <w:sz w:val="24"/>
        </w:rPr>
      </w:pPr>
      <w:r w:rsidRPr="007B1FEF">
        <w:rPr>
          <w:rFonts w:hAnsi="宋体"/>
          <w:sz w:val="24"/>
        </w:rPr>
        <w:t xml:space="preserve">char </w:t>
      </w:r>
      <w:proofErr w:type="gramStart"/>
      <w:r w:rsidRPr="007B1FEF">
        <w:rPr>
          <w:rFonts w:hAnsi="宋体"/>
          <w:sz w:val="24"/>
        </w:rPr>
        <w:t>a[</w:t>
      </w:r>
      <w:proofErr w:type="gramEnd"/>
      <w:r w:rsidRPr="007B1FEF">
        <w:rPr>
          <w:rFonts w:hAnsi="宋体"/>
          <w:sz w:val="24"/>
        </w:rPr>
        <w:t>80], b[80], *result;</w:t>
      </w:r>
    </w:p>
    <w:p w14:paraId="358AD2FB" w14:textId="77777777" w:rsidR="007C72BA" w:rsidRPr="007B1FEF" w:rsidRDefault="007C72BA" w:rsidP="007C72BA">
      <w:pPr>
        <w:spacing w:line="360" w:lineRule="auto"/>
        <w:ind w:leftChars="100" w:left="210"/>
        <w:rPr>
          <w:rFonts w:hAnsi="宋体"/>
          <w:sz w:val="24"/>
        </w:rPr>
      </w:pPr>
      <w:r w:rsidRPr="007B1FEF">
        <w:rPr>
          <w:rFonts w:hAnsi="宋体"/>
          <w:sz w:val="24"/>
        </w:rPr>
        <w:t>int choice;</w:t>
      </w:r>
    </w:p>
    <w:p w14:paraId="29CCAC0B" w14:textId="77777777" w:rsidR="007C72BA" w:rsidRPr="007B1FEF" w:rsidRDefault="007C72BA" w:rsidP="007C72BA">
      <w:pPr>
        <w:spacing w:line="360" w:lineRule="auto"/>
        <w:ind w:leftChars="100" w:left="210"/>
        <w:rPr>
          <w:rFonts w:hAnsi="宋体"/>
          <w:sz w:val="24"/>
        </w:rPr>
      </w:pPr>
      <w:proofErr w:type="gramStart"/>
      <w:r w:rsidRPr="007B1FEF">
        <w:rPr>
          <w:rFonts w:hAnsi="宋体"/>
          <w:sz w:val="24"/>
        </w:rPr>
        <w:t>while(</w:t>
      </w:r>
      <w:proofErr w:type="gramEnd"/>
      <w:r w:rsidRPr="007B1FEF">
        <w:rPr>
          <w:rFonts w:hAnsi="宋体"/>
          <w:sz w:val="24"/>
        </w:rPr>
        <w:t>1)</w:t>
      </w:r>
    </w:p>
    <w:p w14:paraId="2BF0F910" w14:textId="77777777" w:rsidR="007C72BA" w:rsidRPr="007B1FEF" w:rsidRDefault="007C72BA" w:rsidP="007C72BA">
      <w:pPr>
        <w:spacing w:line="360" w:lineRule="auto"/>
        <w:ind w:leftChars="100" w:left="210"/>
        <w:rPr>
          <w:rFonts w:hAnsi="宋体"/>
          <w:sz w:val="24"/>
        </w:rPr>
      </w:pPr>
      <w:r w:rsidRPr="007B1FEF">
        <w:rPr>
          <w:rFonts w:hAnsi="宋体"/>
          <w:sz w:val="24"/>
        </w:rPr>
        <w:t>{</w:t>
      </w:r>
    </w:p>
    <w:p w14:paraId="568FB733" w14:textId="77777777" w:rsidR="007C72BA" w:rsidRPr="007B1FEF" w:rsidRDefault="007C72BA" w:rsidP="007C72BA">
      <w:pPr>
        <w:spacing w:line="360" w:lineRule="auto"/>
        <w:ind w:leftChars="100" w:left="210"/>
        <w:rPr>
          <w:rFonts w:hAnsi="宋体"/>
          <w:sz w:val="24"/>
        </w:rPr>
      </w:pPr>
      <w:r w:rsidRPr="007B1FEF">
        <w:rPr>
          <w:rFonts w:hAnsi="宋体"/>
          <w:sz w:val="24"/>
        </w:rPr>
        <w:tab/>
        <w:t>do</w:t>
      </w:r>
    </w:p>
    <w:p w14:paraId="6273F7F1" w14:textId="77777777" w:rsidR="007C72BA" w:rsidRPr="007B1FEF" w:rsidRDefault="007C72BA" w:rsidP="007C72BA">
      <w:pPr>
        <w:spacing w:line="360" w:lineRule="auto"/>
        <w:ind w:leftChars="100" w:left="210"/>
        <w:rPr>
          <w:rFonts w:hAnsi="宋体"/>
          <w:sz w:val="24"/>
        </w:rPr>
      </w:pPr>
      <w:r w:rsidRPr="007B1FEF">
        <w:rPr>
          <w:rFonts w:hAnsi="宋体"/>
          <w:sz w:val="24"/>
        </w:rPr>
        <w:tab/>
        <w:t>{</w:t>
      </w:r>
    </w:p>
    <w:p w14:paraId="15FBBF48" w14:textId="77777777" w:rsidR="007C72BA" w:rsidRPr="007B1FEF" w:rsidRDefault="007C72BA" w:rsidP="007C72BA">
      <w:pPr>
        <w:spacing w:line="360" w:lineRule="auto"/>
        <w:ind w:leftChars="100" w:left="210"/>
        <w:rPr>
          <w:rFonts w:hAnsi="宋体"/>
          <w:sz w:val="24"/>
        </w:rPr>
      </w:pPr>
      <w:r w:rsidRPr="007B1FEF">
        <w:rPr>
          <w:rFonts w:hAnsi="宋体"/>
          <w:sz w:val="24"/>
        </w:rPr>
        <w:tab/>
      </w:r>
      <w:r w:rsidRPr="007B1FEF">
        <w:rPr>
          <w:rFonts w:hAnsi="宋体"/>
          <w:sz w:val="24"/>
        </w:rPr>
        <w:tab/>
      </w:r>
      <w:proofErr w:type="spellStart"/>
      <w:proofErr w:type="gramStart"/>
      <w:r w:rsidRPr="007B1FEF">
        <w:rPr>
          <w:rFonts w:hAnsi="宋体"/>
          <w:sz w:val="24"/>
        </w:rPr>
        <w:t>printf</w:t>
      </w:r>
      <w:proofErr w:type="spellEnd"/>
      <w:r w:rsidRPr="007B1FEF">
        <w:rPr>
          <w:rFonts w:hAnsi="宋体"/>
          <w:sz w:val="24"/>
        </w:rPr>
        <w:t>(</w:t>
      </w:r>
      <w:proofErr w:type="gramEnd"/>
      <w:r w:rsidRPr="007B1FEF">
        <w:rPr>
          <w:rFonts w:hAnsi="宋体"/>
          <w:sz w:val="24"/>
        </w:rPr>
        <w:t>"\t\t1 copy string.\n");</w:t>
      </w:r>
    </w:p>
    <w:p w14:paraId="75E5E1C1" w14:textId="77777777" w:rsidR="007C72BA" w:rsidRPr="007B1FEF" w:rsidRDefault="007C72BA" w:rsidP="007C72BA">
      <w:pPr>
        <w:spacing w:line="360" w:lineRule="auto"/>
        <w:ind w:leftChars="100" w:left="210"/>
        <w:rPr>
          <w:rFonts w:hAnsi="宋体"/>
          <w:sz w:val="24"/>
        </w:rPr>
      </w:pPr>
      <w:r w:rsidRPr="007B1FEF">
        <w:rPr>
          <w:rFonts w:hAnsi="宋体"/>
          <w:sz w:val="24"/>
        </w:rPr>
        <w:tab/>
      </w:r>
      <w:r w:rsidRPr="007B1FEF">
        <w:rPr>
          <w:rFonts w:hAnsi="宋体"/>
          <w:sz w:val="24"/>
        </w:rPr>
        <w:tab/>
      </w:r>
      <w:proofErr w:type="spellStart"/>
      <w:proofErr w:type="gramStart"/>
      <w:r w:rsidRPr="007B1FEF">
        <w:rPr>
          <w:rFonts w:hAnsi="宋体"/>
          <w:sz w:val="24"/>
        </w:rPr>
        <w:t>printf</w:t>
      </w:r>
      <w:proofErr w:type="spellEnd"/>
      <w:r w:rsidRPr="007B1FEF">
        <w:rPr>
          <w:rFonts w:hAnsi="宋体"/>
          <w:sz w:val="24"/>
        </w:rPr>
        <w:t>(</w:t>
      </w:r>
      <w:proofErr w:type="gramEnd"/>
      <w:r w:rsidRPr="007B1FEF">
        <w:rPr>
          <w:rFonts w:hAnsi="宋体"/>
          <w:sz w:val="24"/>
        </w:rPr>
        <w:t>"\t\t2 connect string.\n");</w:t>
      </w:r>
    </w:p>
    <w:p w14:paraId="0F129696" w14:textId="77777777" w:rsidR="007C72BA" w:rsidRPr="007B1FEF" w:rsidRDefault="007C72BA" w:rsidP="007C72BA">
      <w:pPr>
        <w:spacing w:line="360" w:lineRule="auto"/>
        <w:ind w:leftChars="100" w:left="210"/>
        <w:rPr>
          <w:rFonts w:hAnsi="宋体"/>
          <w:sz w:val="24"/>
        </w:rPr>
      </w:pPr>
      <w:r w:rsidRPr="007B1FEF">
        <w:rPr>
          <w:rFonts w:hAnsi="宋体"/>
          <w:sz w:val="24"/>
        </w:rPr>
        <w:tab/>
      </w:r>
      <w:r w:rsidRPr="007B1FEF">
        <w:rPr>
          <w:rFonts w:hAnsi="宋体"/>
          <w:sz w:val="24"/>
        </w:rPr>
        <w:tab/>
      </w:r>
      <w:proofErr w:type="spellStart"/>
      <w:proofErr w:type="gramStart"/>
      <w:r w:rsidRPr="007B1FEF">
        <w:rPr>
          <w:rFonts w:hAnsi="宋体"/>
          <w:sz w:val="24"/>
        </w:rPr>
        <w:t>printf</w:t>
      </w:r>
      <w:proofErr w:type="spellEnd"/>
      <w:r w:rsidRPr="007B1FEF">
        <w:rPr>
          <w:rFonts w:hAnsi="宋体"/>
          <w:sz w:val="24"/>
        </w:rPr>
        <w:t>(</w:t>
      </w:r>
      <w:proofErr w:type="gramEnd"/>
      <w:r w:rsidRPr="007B1FEF">
        <w:rPr>
          <w:rFonts w:hAnsi="宋体"/>
          <w:sz w:val="24"/>
        </w:rPr>
        <w:t>"\t\t3 parse string.\n");</w:t>
      </w:r>
    </w:p>
    <w:p w14:paraId="5727BA81" w14:textId="77777777" w:rsidR="007C72BA" w:rsidRPr="007B1FEF" w:rsidRDefault="007C72BA" w:rsidP="007C72BA">
      <w:pPr>
        <w:spacing w:line="360" w:lineRule="auto"/>
        <w:ind w:leftChars="300" w:left="630" w:firstLine="210"/>
        <w:rPr>
          <w:rFonts w:hAnsi="宋体"/>
          <w:sz w:val="24"/>
        </w:rPr>
      </w:pPr>
      <w:proofErr w:type="spellStart"/>
      <w:proofErr w:type="gramStart"/>
      <w:r w:rsidRPr="007B1FEF">
        <w:rPr>
          <w:rFonts w:hAnsi="宋体"/>
          <w:sz w:val="24"/>
        </w:rPr>
        <w:t>printf</w:t>
      </w:r>
      <w:proofErr w:type="spellEnd"/>
      <w:r w:rsidRPr="007B1FEF">
        <w:rPr>
          <w:rFonts w:hAnsi="宋体"/>
          <w:sz w:val="24"/>
        </w:rPr>
        <w:t>(</w:t>
      </w:r>
      <w:proofErr w:type="gramEnd"/>
      <w:r w:rsidRPr="007B1FEF">
        <w:rPr>
          <w:rFonts w:hAnsi="宋体"/>
          <w:sz w:val="24"/>
        </w:rPr>
        <w:t>"\t\t4 exit.\n");</w:t>
      </w:r>
    </w:p>
    <w:p w14:paraId="2A2AC1AE" w14:textId="77777777" w:rsidR="007C72BA" w:rsidRPr="007B1FEF" w:rsidRDefault="007C72BA" w:rsidP="007C72BA">
      <w:pPr>
        <w:spacing w:line="360" w:lineRule="auto"/>
        <w:ind w:leftChars="100" w:left="210"/>
        <w:rPr>
          <w:rFonts w:hAnsi="宋体"/>
          <w:sz w:val="24"/>
        </w:rPr>
      </w:pPr>
      <w:r w:rsidRPr="007B1FEF">
        <w:rPr>
          <w:rFonts w:hAnsi="宋体"/>
          <w:sz w:val="24"/>
        </w:rPr>
        <w:tab/>
      </w:r>
      <w:r w:rsidRPr="007B1FEF">
        <w:rPr>
          <w:rFonts w:hAnsi="宋体"/>
          <w:sz w:val="24"/>
        </w:rPr>
        <w:tab/>
      </w:r>
      <w:proofErr w:type="spellStart"/>
      <w:proofErr w:type="gramStart"/>
      <w:r w:rsidRPr="007B1FEF">
        <w:rPr>
          <w:rFonts w:hAnsi="宋体"/>
          <w:sz w:val="24"/>
        </w:rPr>
        <w:t>printf</w:t>
      </w:r>
      <w:proofErr w:type="spellEnd"/>
      <w:r w:rsidRPr="007B1FEF">
        <w:rPr>
          <w:rFonts w:hAnsi="宋体"/>
          <w:sz w:val="24"/>
        </w:rPr>
        <w:t>(</w:t>
      </w:r>
      <w:proofErr w:type="gramEnd"/>
      <w:r w:rsidRPr="007B1FEF">
        <w:rPr>
          <w:rFonts w:hAnsi="宋体"/>
          <w:sz w:val="24"/>
        </w:rPr>
        <w:t>"\t\</w:t>
      </w:r>
      <w:proofErr w:type="spellStart"/>
      <w:r w:rsidRPr="007B1FEF">
        <w:rPr>
          <w:rFonts w:hAnsi="宋体"/>
          <w:sz w:val="24"/>
        </w:rPr>
        <w:t>tinput</w:t>
      </w:r>
      <w:proofErr w:type="spellEnd"/>
      <w:r w:rsidRPr="007B1FEF">
        <w:rPr>
          <w:rFonts w:hAnsi="宋体"/>
          <w:sz w:val="24"/>
        </w:rPr>
        <w:t xml:space="preserve"> a number (1-4) please.\n");</w:t>
      </w:r>
    </w:p>
    <w:p w14:paraId="4554E962" w14:textId="77777777" w:rsidR="007C72BA" w:rsidRPr="007B1FEF" w:rsidRDefault="007C72BA" w:rsidP="007C72BA">
      <w:pPr>
        <w:spacing w:line="360" w:lineRule="auto"/>
        <w:ind w:leftChars="100" w:left="210"/>
        <w:rPr>
          <w:rFonts w:hAnsi="宋体"/>
          <w:sz w:val="24"/>
        </w:rPr>
      </w:pPr>
      <w:r w:rsidRPr="007B1FEF">
        <w:rPr>
          <w:rFonts w:hAnsi="宋体"/>
          <w:sz w:val="24"/>
        </w:rPr>
        <w:tab/>
      </w:r>
      <w:r w:rsidRPr="007B1FEF">
        <w:rPr>
          <w:rFonts w:hAnsi="宋体"/>
          <w:sz w:val="24"/>
        </w:rPr>
        <w:tab/>
      </w:r>
      <w:proofErr w:type="spellStart"/>
      <w:proofErr w:type="gramStart"/>
      <w:r w:rsidRPr="007B1FEF">
        <w:rPr>
          <w:rFonts w:hAnsi="宋体"/>
          <w:sz w:val="24"/>
        </w:rPr>
        <w:t>scanf</w:t>
      </w:r>
      <w:proofErr w:type="spellEnd"/>
      <w:r w:rsidRPr="007B1FEF">
        <w:rPr>
          <w:rFonts w:hAnsi="宋体"/>
          <w:sz w:val="24"/>
        </w:rPr>
        <w:t>(</w:t>
      </w:r>
      <w:proofErr w:type="gramEnd"/>
      <w:r w:rsidRPr="007B1FEF">
        <w:rPr>
          <w:rFonts w:hAnsi="宋体"/>
          <w:sz w:val="24"/>
        </w:rPr>
        <w:t>"%d", &amp;choice);</w:t>
      </w:r>
    </w:p>
    <w:p w14:paraId="658A1EC7" w14:textId="77777777" w:rsidR="007C72BA" w:rsidRPr="007B1FEF" w:rsidRDefault="007C72BA" w:rsidP="007C72BA">
      <w:pPr>
        <w:spacing w:line="360" w:lineRule="auto"/>
        <w:ind w:leftChars="100" w:left="210"/>
        <w:rPr>
          <w:rFonts w:hAnsi="宋体"/>
          <w:sz w:val="24"/>
        </w:rPr>
      </w:pPr>
      <w:proofErr w:type="gramStart"/>
      <w:r w:rsidRPr="007B1FEF">
        <w:rPr>
          <w:rFonts w:hAnsi="宋体"/>
          <w:sz w:val="24"/>
        </w:rPr>
        <w:t>}while</w:t>
      </w:r>
      <w:proofErr w:type="gramEnd"/>
      <w:r w:rsidRPr="007B1FEF">
        <w:rPr>
          <w:rFonts w:hAnsi="宋体"/>
          <w:sz w:val="24"/>
        </w:rPr>
        <w:t>(choice&lt;1 || choice&gt;4);</w:t>
      </w:r>
    </w:p>
    <w:p w14:paraId="7ECBB1C0" w14:textId="77777777" w:rsidR="007C72BA" w:rsidRPr="007B1FEF" w:rsidRDefault="007C72BA" w:rsidP="007C72BA">
      <w:pPr>
        <w:spacing w:line="360" w:lineRule="auto"/>
        <w:ind w:leftChars="100" w:left="210"/>
        <w:rPr>
          <w:rFonts w:hAnsi="宋体"/>
          <w:sz w:val="24"/>
        </w:rPr>
      </w:pPr>
      <w:r w:rsidRPr="007B1FEF">
        <w:rPr>
          <w:rFonts w:hAnsi="宋体"/>
          <w:sz w:val="24"/>
        </w:rPr>
        <w:t>switch(choice)</w:t>
      </w:r>
    </w:p>
    <w:p w14:paraId="676EFD72" w14:textId="77777777" w:rsidR="007C72BA" w:rsidRPr="007B1FEF" w:rsidRDefault="007C72BA" w:rsidP="007C72BA">
      <w:pPr>
        <w:spacing w:line="360" w:lineRule="auto"/>
        <w:ind w:leftChars="100" w:left="210"/>
        <w:rPr>
          <w:rFonts w:hAnsi="宋体"/>
          <w:sz w:val="24"/>
        </w:rPr>
      </w:pPr>
      <w:r w:rsidRPr="007B1FEF">
        <w:rPr>
          <w:rFonts w:hAnsi="宋体"/>
          <w:sz w:val="24"/>
        </w:rPr>
        <w:t>{</w:t>
      </w:r>
    </w:p>
    <w:p w14:paraId="27FDF16E" w14:textId="77777777" w:rsidR="007C72BA" w:rsidRPr="007B1FEF" w:rsidRDefault="007C72BA" w:rsidP="007C72BA">
      <w:pPr>
        <w:spacing w:line="360" w:lineRule="auto"/>
        <w:ind w:leftChars="100" w:left="210"/>
        <w:rPr>
          <w:rFonts w:hAnsi="宋体"/>
          <w:sz w:val="24"/>
        </w:rPr>
      </w:pPr>
      <w:r w:rsidRPr="007B1FEF">
        <w:rPr>
          <w:rFonts w:hAnsi="宋体"/>
          <w:sz w:val="24"/>
        </w:rPr>
        <w:tab/>
        <w:t>case 1:</w:t>
      </w:r>
      <w:r w:rsidRPr="007B1FEF">
        <w:rPr>
          <w:rFonts w:hAnsi="宋体"/>
          <w:sz w:val="24"/>
        </w:rPr>
        <w:tab/>
        <w:t xml:space="preserve">p = </w:t>
      </w:r>
      <w:proofErr w:type="spellStart"/>
      <w:r w:rsidRPr="007B1FEF">
        <w:rPr>
          <w:rFonts w:hAnsi="宋体"/>
          <w:sz w:val="24"/>
        </w:rPr>
        <w:t>strcpy</w:t>
      </w:r>
      <w:proofErr w:type="spellEnd"/>
      <w:r w:rsidRPr="007B1FEF">
        <w:rPr>
          <w:rFonts w:hAnsi="宋体"/>
          <w:sz w:val="24"/>
        </w:rPr>
        <w:t>;</w:t>
      </w:r>
      <w:r w:rsidRPr="007B1FEF">
        <w:rPr>
          <w:rFonts w:hAnsi="宋体"/>
          <w:sz w:val="24"/>
        </w:rPr>
        <w:tab/>
        <w:t>break;</w:t>
      </w:r>
    </w:p>
    <w:p w14:paraId="5423DBD5" w14:textId="77777777" w:rsidR="007C72BA" w:rsidRPr="007B1FEF" w:rsidRDefault="007C72BA" w:rsidP="007C72BA">
      <w:pPr>
        <w:spacing w:line="360" w:lineRule="auto"/>
        <w:ind w:leftChars="100" w:left="210"/>
        <w:rPr>
          <w:rFonts w:hAnsi="宋体"/>
          <w:sz w:val="24"/>
        </w:rPr>
      </w:pPr>
      <w:r w:rsidRPr="007B1FEF">
        <w:rPr>
          <w:rFonts w:hAnsi="宋体"/>
          <w:sz w:val="24"/>
        </w:rPr>
        <w:tab/>
        <w:t>case 2:</w:t>
      </w:r>
      <w:r w:rsidRPr="007B1FEF">
        <w:rPr>
          <w:rFonts w:hAnsi="宋体"/>
          <w:sz w:val="24"/>
        </w:rPr>
        <w:tab/>
        <w:t xml:space="preserve">p = </w:t>
      </w:r>
      <w:proofErr w:type="spellStart"/>
      <w:r w:rsidRPr="007B1FEF">
        <w:rPr>
          <w:rFonts w:hAnsi="宋体"/>
          <w:sz w:val="24"/>
        </w:rPr>
        <w:t>strcat</w:t>
      </w:r>
      <w:proofErr w:type="spellEnd"/>
      <w:r w:rsidRPr="007B1FEF">
        <w:rPr>
          <w:rFonts w:hAnsi="宋体"/>
          <w:sz w:val="24"/>
        </w:rPr>
        <w:t>;</w:t>
      </w:r>
      <w:r w:rsidRPr="007B1FEF">
        <w:rPr>
          <w:rFonts w:hAnsi="宋体"/>
          <w:sz w:val="24"/>
        </w:rPr>
        <w:tab/>
        <w:t>break;</w:t>
      </w:r>
    </w:p>
    <w:p w14:paraId="7EB5502B" w14:textId="77777777" w:rsidR="007C72BA" w:rsidRPr="007B1FEF" w:rsidRDefault="007C72BA" w:rsidP="007C72BA">
      <w:pPr>
        <w:spacing w:line="360" w:lineRule="auto"/>
        <w:ind w:leftChars="100" w:left="210"/>
        <w:rPr>
          <w:rFonts w:hAnsi="宋体"/>
          <w:sz w:val="24"/>
        </w:rPr>
      </w:pPr>
      <w:r w:rsidRPr="007B1FEF">
        <w:rPr>
          <w:rFonts w:hAnsi="宋体"/>
          <w:sz w:val="24"/>
        </w:rPr>
        <w:tab/>
        <w:t>case 3:</w:t>
      </w:r>
      <w:r w:rsidRPr="007B1FEF">
        <w:rPr>
          <w:rFonts w:hAnsi="宋体"/>
          <w:sz w:val="24"/>
        </w:rPr>
        <w:tab/>
        <w:t xml:space="preserve">p = </w:t>
      </w:r>
      <w:proofErr w:type="spellStart"/>
      <w:r w:rsidRPr="007B1FEF">
        <w:rPr>
          <w:rFonts w:hAnsi="宋体"/>
          <w:sz w:val="24"/>
        </w:rPr>
        <w:t>strtok</w:t>
      </w:r>
      <w:proofErr w:type="spellEnd"/>
      <w:r w:rsidRPr="007B1FEF">
        <w:rPr>
          <w:rFonts w:hAnsi="宋体"/>
          <w:sz w:val="24"/>
        </w:rPr>
        <w:t>;</w:t>
      </w:r>
      <w:r w:rsidRPr="007B1FEF">
        <w:rPr>
          <w:rFonts w:hAnsi="宋体"/>
          <w:sz w:val="24"/>
        </w:rPr>
        <w:tab/>
        <w:t>break;</w:t>
      </w:r>
    </w:p>
    <w:p w14:paraId="0CD18101" w14:textId="77777777" w:rsidR="007C72BA" w:rsidRPr="007B1FEF" w:rsidRDefault="007C72BA" w:rsidP="007C72BA">
      <w:pPr>
        <w:spacing w:line="360" w:lineRule="auto"/>
        <w:ind w:leftChars="100" w:left="210"/>
        <w:rPr>
          <w:rFonts w:hAnsi="宋体"/>
          <w:sz w:val="24"/>
        </w:rPr>
      </w:pPr>
      <w:r w:rsidRPr="007B1FEF">
        <w:rPr>
          <w:rFonts w:hAnsi="宋体"/>
          <w:sz w:val="24"/>
        </w:rPr>
        <w:tab/>
        <w:t>case 4:</w:t>
      </w:r>
      <w:r w:rsidRPr="007B1FEF">
        <w:rPr>
          <w:rFonts w:hAnsi="宋体"/>
          <w:sz w:val="24"/>
        </w:rPr>
        <w:tab/>
      </w:r>
      <w:proofErr w:type="spellStart"/>
      <w:r w:rsidRPr="007B1FEF">
        <w:rPr>
          <w:rFonts w:hAnsi="宋体"/>
          <w:sz w:val="24"/>
        </w:rPr>
        <w:t>goto</w:t>
      </w:r>
      <w:proofErr w:type="spellEnd"/>
      <w:r w:rsidRPr="007B1FEF">
        <w:rPr>
          <w:rFonts w:hAnsi="宋体"/>
          <w:sz w:val="24"/>
        </w:rPr>
        <w:t xml:space="preserve"> down;</w:t>
      </w:r>
    </w:p>
    <w:p w14:paraId="5C4EAEBF" w14:textId="77777777" w:rsidR="007C72BA" w:rsidRPr="007B1FEF" w:rsidRDefault="007C72BA" w:rsidP="007C72BA">
      <w:pPr>
        <w:spacing w:line="360" w:lineRule="auto"/>
        <w:ind w:leftChars="100" w:left="210"/>
        <w:rPr>
          <w:rFonts w:hAnsi="宋体"/>
          <w:sz w:val="24"/>
        </w:rPr>
      </w:pPr>
      <w:r w:rsidRPr="007B1FEF">
        <w:rPr>
          <w:rFonts w:hAnsi="宋体"/>
          <w:sz w:val="24"/>
        </w:rPr>
        <w:t>}</w:t>
      </w:r>
    </w:p>
    <w:p w14:paraId="5192B5BE" w14:textId="77777777" w:rsidR="007C72BA" w:rsidRPr="007B1FEF" w:rsidRDefault="007C72BA" w:rsidP="007C72BA">
      <w:pPr>
        <w:spacing w:line="360" w:lineRule="auto"/>
        <w:ind w:leftChars="100" w:left="210"/>
        <w:rPr>
          <w:rFonts w:hAnsi="宋体"/>
          <w:sz w:val="24"/>
        </w:rPr>
      </w:pPr>
      <w:proofErr w:type="spellStart"/>
      <w:proofErr w:type="gramStart"/>
      <w:r w:rsidRPr="007B1FEF">
        <w:rPr>
          <w:rFonts w:hAnsi="宋体"/>
          <w:sz w:val="24"/>
        </w:rPr>
        <w:t>getchar</w:t>
      </w:r>
      <w:proofErr w:type="spellEnd"/>
      <w:r w:rsidRPr="007B1FEF">
        <w:rPr>
          <w:rFonts w:hAnsi="宋体"/>
          <w:sz w:val="24"/>
        </w:rPr>
        <w:t>(</w:t>
      </w:r>
      <w:proofErr w:type="gramEnd"/>
      <w:r w:rsidRPr="007B1FEF">
        <w:rPr>
          <w:rFonts w:hAnsi="宋体"/>
          <w:sz w:val="24"/>
        </w:rPr>
        <w:t>);</w:t>
      </w:r>
    </w:p>
    <w:p w14:paraId="04532A7F" w14:textId="77777777" w:rsidR="007C72BA" w:rsidRPr="007B1FEF" w:rsidRDefault="007C72BA" w:rsidP="007C72BA">
      <w:pPr>
        <w:spacing w:line="360" w:lineRule="auto"/>
        <w:ind w:leftChars="100" w:left="210"/>
        <w:rPr>
          <w:rFonts w:hAnsi="宋体"/>
          <w:sz w:val="24"/>
        </w:rPr>
      </w:pPr>
      <w:proofErr w:type="spellStart"/>
      <w:proofErr w:type="gramStart"/>
      <w:r w:rsidRPr="007B1FEF">
        <w:rPr>
          <w:rFonts w:hAnsi="宋体"/>
          <w:sz w:val="24"/>
        </w:rPr>
        <w:t>printf</w:t>
      </w:r>
      <w:proofErr w:type="spellEnd"/>
      <w:r w:rsidRPr="007B1FEF">
        <w:rPr>
          <w:rFonts w:hAnsi="宋体"/>
          <w:sz w:val="24"/>
        </w:rPr>
        <w:t>(</w:t>
      </w:r>
      <w:proofErr w:type="gramEnd"/>
      <w:r w:rsidRPr="007B1FEF">
        <w:rPr>
          <w:rFonts w:hAnsi="宋体"/>
          <w:sz w:val="24"/>
        </w:rPr>
        <w:t>"input the first string please!\n");</w:t>
      </w:r>
    </w:p>
    <w:p w14:paraId="0591EFE8" w14:textId="77777777" w:rsidR="007C72BA" w:rsidRPr="007B1FEF" w:rsidRDefault="007C72BA" w:rsidP="007C72BA">
      <w:pPr>
        <w:spacing w:line="360" w:lineRule="auto"/>
        <w:ind w:leftChars="100" w:left="210"/>
        <w:rPr>
          <w:rFonts w:hAnsi="宋体"/>
          <w:sz w:val="24"/>
        </w:rPr>
      </w:pPr>
      <w:r w:rsidRPr="007B1FEF">
        <w:rPr>
          <w:rFonts w:hAnsi="宋体"/>
          <w:sz w:val="24"/>
        </w:rPr>
        <w:lastRenderedPageBreak/>
        <w:t>______________________;</w:t>
      </w:r>
    </w:p>
    <w:p w14:paraId="4AAD3960" w14:textId="77777777" w:rsidR="007C72BA" w:rsidRPr="007B1FEF" w:rsidRDefault="007C72BA" w:rsidP="007C72BA">
      <w:pPr>
        <w:spacing w:line="360" w:lineRule="auto"/>
        <w:ind w:leftChars="100" w:left="210"/>
        <w:rPr>
          <w:rFonts w:hAnsi="宋体"/>
          <w:sz w:val="24"/>
        </w:rPr>
      </w:pPr>
      <w:proofErr w:type="spellStart"/>
      <w:proofErr w:type="gramStart"/>
      <w:r w:rsidRPr="007B1FEF">
        <w:rPr>
          <w:rFonts w:hAnsi="宋体"/>
          <w:sz w:val="24"/>
        </w:rPr>
        <w:t>printf</w:t>
      </w:r>
      <w:proofErr w:type="spellEnd"/>
      <w:r w:rsidRPr="007B1FEF">
        <w:rPr>
          <w:rFonts w:hAnsi="宋体"/>
          <w:sz w:val="24"/>
        </w:rPr>
        <w:t>(</w:t>
      </w:r>
      <w:proofErr w:type="gramEnd"/>
      <w:r w:rsidRPr="007B1FEF">
        <w:rPr>
          <w:rFonts w:hAnsi="宋体"/>
          <w:sz w:val="24"/>
        </w:rPr>
        <w:t>"input the second string please!\n");</w:t>
      </w:r>
    </w:p>
    <w:p w14:paraId="727EE426" w14:textId="77777777" w:rsidR="007C72BA" w:rsidRPr="007B1FEF" w:rsidRDefault="007C72BA" w:rsidP="007C72BA">
      <w:pPr>
        <w:spacing w:line="360" w:lineRule="auto"/>
        <w:ind w:leftChars="100" w:left="210"/>
        <w:rPr>
          <w:rFonts w:hAnsi="宋体"/>
          <w:sz w:val="24"/>
        </w:rPr>
      </w:pPr>
      <w:r w:rsidRPr="007B1FEF">
        <w:rPr>
          <w:rFonts w:hAnsi="宋体"/>
          <w:sz w:val="24"/>
        </w:rPr>
        <w:t>______________________;</w:t>
      </w:r>
    </w:p>
    <w:p w14:paraId="09038290" w14:textId="77777777" w:rsidR="007C72BA" w:rsidRPr="007B1FEF" w:rsidRDefault="007C72BA" w:rsidP="007C72BA">
      <w:pPr>
        <w:spacing w:line="360" w:lineRule="auto"/>
        <w:ind w:leftChars="100" w:left="210"/>
        <w:rPr>
          <w:rFonts w:hAnsi="宋体"/>
          <w:sz w:val="24"/>
        </w:rPr>
      </w:pPr>
      <w:r w:rsidRPr="007B1FEF">
        <w:rPr>
          <w:rFonts w:hAnsi="宋体"/>
          <w:sz w:val="24"/>
        </w:rPr>
        <w:t>result = __________</w:t>
      </w:r>
      <w:proofErr w:type="gramStart"/>
      <w:r w:rsidRPr="007B1FEF">
        <w:rPr>
          <w:rFonts w:hAnsi="宋体"/>
          <w:sz w:val="24"/>
        </w:rPr>
        <w:t>_(</w:t>
      </w:r>
      <w:proofErr w:type="gramEnd"/>
      <w:r w:rsidRPr="007B1FEF">
        <w:rPr>
          <w:rFonts w:hAnsi="宋体"/>
          <w:sz w:val="24"/>
        </w:rPr>
        <w:t>a, b);</w:t>
      </w:r>
    </w:p>
    <w:p w14:paraId="66B4926C" w14:textId="77777777" w:rsidR="007C72BA" w:rsidRPr="007B1FEF" w:rsidRDefault="007C72BA" w:rsidP="007C72BA">
      <w:pPr>
        <w:spacing w:line="360" w:lineRule="auto"/>
        <w:ind w:leftChars="100" w:left="210"/>
        <w:rPr>
          <w:rFonts w:hAnsi="宋体"/>
          <w:sz w:val="24"/>
        </w:rPr>
      </w:pPr>
      <w:proofErr w:type="spellStart"/>
      <w:proofErr w:type="gramStart"/>
      <w:r w:rsidRPr="007B1FEF">
        <w:rPr>
          <w:rFonts w:hAnsi="宋体"/>
          <w:sz w:val="24"/>
        </w:rPr>
        <w:t>printf</w:t>
      </w:r>
      <w:proofErr w:type="spellEnd"/>
      <w:r w:rsidRPr="007B1FEF">
        <w:rPr>
          <w:rFonts w:hAnsi="宋体"/>
          <w:sz w:val="24"/>
        </w:rPr>
        <w:t>(</w:t>
      </w:r>
      <w:proofErr w:type="gramEnd"/>
      <w:r w:rsidRPr="007B1FEF">
        <w:rPr>
          <w:rFonts w:hAnsi="宋体"/>
          <w:sz w:val="24"/>
        </w:rPr>
        <w:t>"the result is %s\n", result);</w:t>
      </w:r>
    </w:p>
    <w:p w14:paraId="38621758" w14:textId="77777777" w:rsidR="007C72BA" w:rsidRPr="007B1FEF" w:rsidRDefault="007C72BA" w:rsidP="007C72BA">
      <w:pPr>
        <w:spacing w:line="360" w:lineRule="auto"/>
        <w:ind w:leftChars="100" w:left="210"/>
        <w:rPr>
          <w:rFonts w:hAnsi="宋体"/>
          <w:sz w:val="24"/>
        </w:rPr>
      </w:pPr>
      <w:r w:rsidRPr="007B1FEF">
        <w:rPr>
          <w:rFonts w:hAnsi="宋体"/>
          <w:sz w:val="24"/>
        </w:rPr>
        <w:t>}</w:t>
      </w:r>
    </w:p>
    <w:p w14:paraId="26266A34" w14:textId="77777777" w:rsidR="007C72BA" w:rsidRPr="007B1FEF" w:rsidRDefault="007C72BA" w:rsidP="007C72BA">
      <w:pPr>
        <w:spacing w:line="360" w:lineRule="auto"/>
        <w:ind w:leftChars="100" w:left="210"/>
        <w:rPr>
          <w:rFonts w:hAnsi="宋体"/>
          <w:sz w:val="24"/>
        </w:rPr>
      </w:pPr>
      <w:r w:rsidRPr="007B1FEF">
        <w:rPr>
          <w:rFonts w:hAnsi="宋体"/>
          <w:sz w:val="24"/>
        </w:rPr>
        <w:tab/>
        <w:t>down:</w:t>
      </w:r>
    </w:p>
    <w:p w14:paraId="2AC52190" w14:textId="77777777" w:rsidR="007C72BA" w:rsidRPr="007B1FEF" w:rsidRDefault="007C72BA" w:rsidP="007C72BA">
      <w:pPr>
        <w:spacing w:line="360" w:lineRule="auto"/>
        <w:ind w:leftChars="100" w:left="210"/>
        <w:rPr>
          <w:rFonts w:hAnsi="宋体"/>
          <w:sz w:val="24"/>
        </w:rPr>
      </w:pPr>
      <w:r w:rsidRPr="007B1FEF">
        <w:rPr>
          <w:rFonts w:hAnsi="宋体"/>
          <w:sz w:val="24"/>
        </w:rPr>
        <w:tab/>
        <w:t>return 0;</w:t>
      </w:r>
    </w:p>
    <w:p w14:paraId="67A54E87" w14:textId="77777777" w:rsidR="007C72BA" w:rsidRDefault="007C72BA" w:rsidP="007C72BA">
      <w:pPr>
        <w:spacing w:line="360" w:lineRule="auto"/>
        <w:ind w:leftChars="100" w:left="210"/>
        <w:rPr>
          <w:rFonts w:hAnsi="宋体"/>
          <w:sz w:val="24"/>
        </w:rPr>
      </w:pPr>
      <w:r w:rsidRPr="007B1FEF">
        <w:rPr>
          <w:rFonts w:hAnsi="宋体"/>
          <w:sz w:val="24"/>
        </w:rPr>
        <w:t>}</w:t>
      </w:r>
    </w:p>
    <w:p w14:paraId="4BC27A3E" w14:textId="77777777" w:rsidR="007C72BA" w:rsidRPr="00DA68D1" w:rsidRDefault="007C72BA" w:rsidP="007C72BA">
      <w:pPr>
        <w:spacing w:line="360" w:lineRule="auto"/>
        <w:rPr>
          <w:rFonts w:hAnsi="宋体"/>
          <w:b/>
          <w:sz w:val="24"/>
        </w:rPr>
      </w:pPr>
      <w:r w:rsidRPr="00885843">
        <w:rPr>
          <w:rFonts w:hAnsi="宋体"/>
          <w:b/>
          <w:sz w:val="24"/>
        </w:rPr>
        <w:t>解答：</w:t>
      </w:r>
    </w:p>
    <w:p w14:paraId="7ED87742" w14:textId="77777777" w:rsidR="007C72BA" w:rsidRDefault="007C72BA" w:rsidP="007C72BA">
      <w:pPr>
        <w:snapToGrid w:val="0"/>
        <w:spacing w:line="300" w:lineRule="auto"/>
        <w:ind w:firstLine="420"/>
        <w:rPr>
          <w:sz w:val="24"/>
        </w:rPr>
      </w:pPr>
      <w:r>
        <w:rPr>
          <w:rFonts w:hint="eastAsia"/>
          <w:sz w:val="24"/>
        </w:rPr>
        <w:t>p</w:t>
      </w:r>
      <w:r>
        <w:rPr>
          <w:rFonts w:hint="eastAsia"/>
          <w:sz w:val="24"/>
        </w:rPr>
        <w:t>应为一函数指针，根据用户输入的</w:t>
      </w:r>
      <w:r>
        <w:rPr>
          <w:rFonts w:hint="eastAsia"/>
          <w:sz w:val="24"/>
        </w:rPr>
        <w:t>c</w:t>
      </w:r>
      <w:r>
        <w:rPr>
          <w:sz w:val="24"/>
        </w:rPr>
        <w:t>hoice</w:t>
      </w:r>
      <w:r>
        <w:rPr>
          <w:rFonts w:hint="eastAsia"/>
          <w:sz w:val="24"/>
        </w:rPr>
        <w:t>的值分别指向</w:t>
      </w:r>
      <w:proofErr w:type="spellStart"/>
      <w:r>
        <w:rPr>
          <w:rFonts w:hint="eastAsia"/>
          <w:sz w:val="24"/>
        </w:rPr>
        <w:t>s</w:t>
      </w:r>
      <w:r>
        <w:rPr>
          <w:sz w:val="24"/>
        </w:rPr>
        <w:t>trcpy</w:t>
      </w:r>
      <w:proofErr w:type="spellEnd"/>
      <w:r>
        <w:rPr>
          <w:rFonts w:hint="eastAsia"/>
          <w:sz w:val="24"/>
        </w:rPr>
        <w:t>、</w:t>
      </w:r>
      <w:proofErr w:type="spellStart"/>
      <w:r>
        <w:rPr>
          <w:rFonts w:hint="eastAsia"/>
          <w:sz w:val="24"/>
        </w:rPr>
        <w:t>s</w:t>
      </w:r>
      <w:r>
        <w:rPr>
          <w:sz w:val="24"/>
        </w:rPr>
        <w:t>trcat</w:t>
      </w:r>
      <w:proofErr w:type="spellEnd"/>
      <w:r>
        <w:rPr>
          <w:rFonts w:hint="eastAsia"/>
          <w:sz w:val="24"/>
        </w:rPr>
        <w:t>、</w:t>
      </w:r>
      <w:proofErr w:type="spellStart"/>
      <w:r>
        <w:rPr>
          <w:rFonts w:hint="eastAsia"/>
          <w:sz w:val="24"/>
        </w:rPr>
        <w:t>s</w:t>
      </w:r>
      <w:r>
        <w:rPr>
          <w:sz w:val="24"/>
        </w:rPr>
        <w:t>trtok</w:t>
      </w:r>
      <w:proofErr w:type="spellEnd"/>
      <w:r>
        <w:rPr>
          <w:rFonts w:hint="eastAsia"/>
          <w:sz w:val="24"/>
        </w:rPr>
        <w:t>函数，在使用时格式为</w:t>
      </w:r>
      <w:r>
        <w:rPr>
          <w:rFonts w:hint="eastAsia"/>
          <w:sz w:val="24"/>
        </w:rPr>
        <w:t>p</w:t>
      </w:r>
      <w:r>
        <w:rPr>
          <w:sz w:val="24"/>
        </w:rPr>
        <w:t>(</w:t>
      </w:r>
      <w:proofErr w:type="spellStart"/>
      <w:r>
        <w:rPr>
          <w:sz w:val="24"/>
        </w:rPr>
        <w:t>a,b</w:t>
      </w:r>
      <w:proofErr w:type="spellEnd"/>
      <w:r>
        <w:rPr>
          <w:sz w:val="24"/>
        </w:rPr>
        <w:t>)</w:t>
      </w:r>
      <w:r>
        <w:rPr>
          <w:rFonts w:hint="eastAsia"/>
          <w:sz w:val="24"/>
        </w:rPr>
        <w:t>。</w:t>
      </w:r>
    </w:p>
    <w:p w14:paraId="51641DE8" w14:textId="77777777" w:rsidR="007C72BA" w:rsidRDefault="007C72BA" w:rsidP="007C72BA">
      <w:pPr>
        <w:snapToGrid w:val="0"/>
        <w:spacing w:line="300" w:lineRule="auto"/>
        <w:ind w:firstLine="420"/>
        <w:rPr>
          <w:sz w:val="24"/>
        </w:rPr>
      </w:pPr>
    </w:p>
    <w:p w14:paraId="08DC1BBC" w14:textId="77777777" w:rsidR="007C72BA" w:rsidRPr="007B1FEF" w:rsidRDefault="007C72BA" w:rsidP="007C72BA">
      <w:pPr>
        <w:spacing w:line="360" w:lineRule="auto"/>
        <w:ind w:firstLine="420"/>
        <w:rPr>
          <w:sz w:val="24"/>
        </w:rPr>
      </w:pPr>
      <w:r w:rsidRPr="007B1FEF">
        <w:rPr>
          <w:sz w:val="24"/>
        </w:rPr>
        <w:t># include&lt;</w:t>
      </w:r>
      <w:proofErr w:type="spellStart"/>
      <w:r w:rsidRPr="007B1FEF">
        <w:rPr>
          <w:sz w:val="24"/>
        </w:rPr>
        <w:t>stdio.h</w:t>
      </w:r>
      <w:proofErr w:type="spellEnd"/>
      <w:r w:rsidRPr="007B1FEF">
        <w:rPr>
          <w:sz w:val="24"/>
        </w:rPr>
        <w:t>&gt;</w:t>
      </w:r>
    </w:p>
    <w:p w14:paraId="7F20B596" w14:textId="77777777" w:rsidR="007C72BA" w:rsidRPr="007B1FEF" w:rsidRDefault="007C72BA" w:rsidP="007C72BA">
      <w:pPr>
        <w:spacing w:line="360" w:lineRule="auto"/>
        <w:ind w:firstLine="420"/>
        <w:rPr>
          <w:sz w:val="24"/>
        </w:rPr>
      </w:pPr>
      <w:r w:rsidRPr="007B1FEF">
        <w:rPr>
          <w:sz w:val="24"/>
        </w:rPr>
        <w:t># include&lt;</w:t>
      </w:r>
      <w:proofErr w:type="spellStart"/>
      <w:r w:rsidRPr="007B1FEF">
        <w:rPr>
          <w:sz w:val="24"/>
        </w:rPr>
        <w:t>string.h</w:t>
      </w:r>
      <w:proofErr w:type="spellEnd"/>
      <w:r w:rsidRPr="007B1FEF">
        <w:rPr>
          <w:sz w:val="24"/>
        </w:rPr>
        <w:t>&gt;</w:t>
      </w:r>
    </w:p>
    <w:p w14:paraId="24E347D6" w14:textId="77777777" w:rsidR="007C72BA" w:rsidRPr="007B1FEF" w:rsidRDefault="007C72BA" w:rsidP="007C72BA">
      <w:pPr>
        <w:spacing w:line="360" w:lineRule="auto"/>
        <w:ind w:firstLine="420"/>
        <w:rPr>
          <w:sz w:val="24"/>
        </w:rPr>
      </w:pPr>
      <w:r w:rsidRPr="007B1FEF">
        <w:rPr>
          <w:sz w:val="24"/>
        </w:rPr>
        <w:t>int main (void)</w:t>
      </w:r>
    </w:p>
    <w:p w14:paraId="3E479876" w14:textId="77777777" w:rsidR="007C72BA" w:rsidRPr="007B1FEF" w:rsidRDefault="007C72BA" w:rsidP="007C72BA">
      <w:pPr>
        <w:spacing w:line="360" w:lineRule="auto"/>
        <w:ind w:firstLine="420"/>
        <w:rPr>
          <w:sz w:val="24"/>
        </w:rPr>
      </w:pPr>
      <w:r w:rsidRPr="007B1FEF">
        <w:rPr>
          <w:sz w:val="24"/>
        </w:rPr>
        <w:t>{</w:t>
      </w:r>
    </w:p>
    <w:p w14:paraId="5BB0B7CA" w14:textId="77777777" w:rsidR="007C72BA" w:rsidRPr="007B1FEF" w:rsidRDefault="007C72BA" w:rsidP="007C72BA">
      <w:pPr>
        <w:spacing w:line="360" w:lineRule="auto"/>
        <w:ind w:firstLine="420"/>
        <w:rPr>
          <w:sz w:val="24"/>
        </w:rPr>
      </w:pPr>
      <w:r w:rsidRPr="007B1FEF">
        <w:rPr>
          <w:sz w:val="24"/>
        </w:rPr>
        <w:tab/>
        <w:t>char* (*p) (char *</w:t>
      </w:r>
      <w:proofErr w:type="spellStart"/>
      <w:proofErr w:type="gramStart"/>
      <w:r w:rsidRPr="007B1FEF">
        <w:rPr>
          <w:sz w:val="24"/>
        </w:rPr>
        <w:t>a,char</w:t>
      </w:r>
      <w:proofErr w:type="spellEnd"/>
      <w:proofErr w:type="gramEnd"/>
      <w:r w:rsidRPr="007B1FEF">
        <w:rPr>
          <w:sz w:val="24"/>
        </w:rPr>
        <w:t xml:space="preserve"> *b);// </w:t>
      </w:r>
    </w:p>
    <w:p w14:paraId="2587A0D1" w14:textId="77777777" w:rsidR="007C72BA" w:rsidRPr="007B1FEF" w:rsidRDefault="007C72BA" w:rsidP="007C72BA">
      <w:pPr>
        <w:spacing w:line="360" w:lineRule="auto"/>
        <w:ind w:firstLine="420"/>
        <w:rPr>
          <w:sz w:val="24"/>
        </w:rPr>
      </w:pPr>
      <w:r w:rsidRPr="007B1FEF">
        <w:rPr>
          <w:sz w:val="24"/>
        </w:rPr>
        <w:t xml:space="preserve">    char </w:t>
      </w:r>
      <w:proofErr w:type="gramStart"/>
      <w:r w:rsidRPr="007B1FEF">
        <w:rPr>
          <w:sz w:val="24"/>
        </w:rPr>
        <w:t>a[</w:t>
      </w:r>
      <w:proofErr w:type="gramEnd"/>
      <w:r w:rsidRPr="007B1FEF">
        <w:rPr>
          <w:sz w:val="24"/>
        </w:rPr>
        <w:t>80], b[80], *result;</w:t>
      </w:r>
    </w:p>
    <w:p w14:paraId="5F3142FF" w14:textId="77777777" w:rsidR="007C72BA" w:rsidRPr="007B1FEF" w:rsidRDefault="007C72BA" w:rsidP="007C72BA">
      <w:pPr>
        <w:spacing w:line="360" w:lineRule="auto"/>
        <w:ind w:firstLine="420"/>
        <w:rPr>
          <w:sz w:val="24"/>
        </w:rPr>
      </w:pPr>
      <w:r w:rsidRPr="007B1FEF">
        <w:rPr>
          <w:sz w:val="24"/>
        </w:rPr>
        <w:t xml:space="preserve">    int choice;</w:t>
      </w:r>
    </w:p>
    <w:p w14:paraId="7FE41F01" w14:textId="77777777" w:rsidR="007C72BA" w:rsidRPr="007B1FEF" w:rsidRDefault="007C72BA" w:rsidP="007C72BA">
      <w:pPr>
        <w:spacing w:line="360" w:lineRule="auto"/>
        <w:ind w:firstLine="420"/>
        <w:rPr>
          <w:sz w:val="24"/>
        </w:rPr>
      </w:pPr>
      <w:r w:rsidRPr="007B1FEF">
        <w:rPr>
          <w:sz w:val="24"/>
        </w:rPr>
        <w:t xml:space="preserve">    </w:t>
      </w:r>
      <w:proofErr w:type="gramStart"/>
      <w:r w:rsidRPr="007B1FEF">
        <w:rPr>
          <w:sz w:val="24"/>
        </w:rPr>
        <w:t>while(</w:t>
      </w:r>
      <w:proofErr w:type="gramEnd"/>
      <w:r w:rsidRPr="007B1FEF">
        <w:rPr>
          <w:sz w:val="24"/>
        </w:rPr>
        <w:t>1)</w:t>
      </w:r>
    </w:p>
    <w:p w14:paraId="6D86588E" w14:textId="77777777" w:rsidR="007C72BA" w:rsidRPr="007B1FEF" w:rsidRDefault="007C72BA" w:rsidP="007C72BA">
      <w:pPr>
        <w:spacing w:line="360" w:lineRule="auto"/>
        <w:ind w:firstLine="420"/>
        <w:rPr>
          <w:sz w:val="24"/>
        </w:rPr>
      </w:pPr>
      <w:r w:rsidRPr="007B1FEF">
        <w:rPr>
          <w:sz w:val="24"/>
        </w:rPr>
        <w:t xml:space="preserve">    {</w:t>
      </w:r>
    </w:p>
    <w:p w14:paraId="56002EB4" w14:textId="77777777" w:rsidR="007C72BA" w:rsidRPr="007B1FEF" w:rsidRDefault="007C72BA" w:rsidP="007C72BA">
      <w:pPr>
        <w:spacing w:line="360" w:lineRule="auto"/>
        <w:ind w:firstLine="420"/>
        <w:rPr>
          <w:sz w:val="24"/>
        </w:rPr>
      </w:pPr>
      <w:r w:rsidRPr="007B1FEF">
        <w:rPr>
          <w:sz w:val="24"/>
        </w:rPr>
        <w:tab/>
        <w:t xml:space="preserve">    do</w:t>
      </w:r>
    </w:p>
    <w:p w14:paraId="600C979D" w14:textId="77777777" w:rsidR="007C72BA" w:rsidRPr="007B1FEF" w:rsidRDefault="007C72BA" w:rsidP="007C72BA">
      <w:pPr>
        <w:spacing w:line="360" w:lineRule="auto"/>
        <w:ind w:firstLine="420"/>
        <w:rPr>
          <w:sz w:val="24"/>
        </w:rPr>
      </w:pPr>
      <w:r w:rsidRPr="007B1FEF">
        <w:rPr>
          <w:sz w:val="24"/>
        </w:rPr>
        <w:tab/>
        <w:t xml:space="preserve">    {</w:t>
      </w:r>
    </w:p>
    <w:p w14:paraId="5E215546" w14:textId="77777777" w:rsidR="007C72BA" w:rsidRPr="007B1FEF" w:rsidRDefault="007C72BA" w:rsidP="007C72BA">
      <w:pPr>
        <w:spacing w:line="360" w:lineRule="auto"/>
        <w:ind w:firstLine="420"/>
        <w:rPr>
          <w:sz w:val="24"/>
        </w:rPr>
      </w:pPr>
      <w:r w:rsidRPr="007B1FEF">
        <w:rPr>
          <w:sz w:val="24"/>
        </w:rPr>
        <w:tab/>
      </w:r>
      <w:r w:rsidRPr="007B1FEF">
        <w:rPr>
          <w:sz w:val="24"/>
        </w:rPr>
        <w:tab/>
        <w:t xml:space="preserve">    </w:t>
      </w:r>
      <w:proofErr w:type="spellStart"/>
      <w:proofErr w:type="gramStart"/>
      <w:r w:rsidRPr="007B1FEF">
        <w:rPr>
          <w:sz w:val="24"/>
        </w:rPr>
        <w:t>printf</w:t>
      </w:r>
      <w:proofErr w:type="spellEnd"/>
      <w:r w:rsidRPr="007B1FEF">
        <w:rPr>
          <w:sz w:val="24"/>
        </w:rPr>
        <w:t>(</w:t>
      </w:r>
      <w:proofErr w:type="gramEnd"/>
      <w:r w:rsidRPr="007B1FEF">
        <w:rPr>
          <w:sz w:val="24"/>
        </w:rPr>
        <w:t>"\t\t1 copy string.\n");</w:t>
      </w:r>
    </w:p>
    <w:p w14:paraId="3FD14635" w14:textId="77777777" w:rsidR="007C72BA" w:rsidRPr="007B1FEF" w:rsidRDefault="007C72BA" w:rsidP="007C72BA">
      <w:pPr>
        <w:spacing w:line="360" w:lineRule="auto"/>
        <w:ind w:firstLine="420"/>
        <w:rPr>
          <w:sz w:val="24"/>
        </w:rPr>
      </w:pPr>
      <w:r w:rsidRPr="007B1FEF">
        <w:rPr>
          <w:sz w:val="24"/>
        </w:rPr>
        <w:tab/>
      </w:r>
      <w:r w:rsidRPr="007B1FEF">
        <w:rPr>
          <w:sz w:val="24"/>
        </w:rPr>
        <w:tab/>
        <w:t xml:space="preserve">    </w:t>
      </w:r>
      <w:proofErr w:type="spellStart"/>
      <w:proofErr w:type="gramStart"/>
      <w:r w:rsidRPr="007B1FEF">
        <w:rPr>
          <w:sz w:val="24"/>
        </w:rPr>
        <w:t>printf</w:t>
      </w:r>
      <w:proofErr w:type="spellEnd"/>
      <w:r w:rsidRPr="007B1FEF">
        <w:rPr>
          <w:sz w:val="24"/>
        </w:rPr>
        <w:t>(</w:t>
      </w:r>
      <w:proofErr w:type="gramEnd"/>
      <w:r w:rsidRPr="007B1FEF">
        <w:rPr>
          <w:sz w:val="24"/>
        </w:rPr>
        <w:t>"\t\t2 connect string.\n");</w:t>
      </w:r>
    </w:p>
    <w:p w14:paraId="5A7F28AF" w14:textId="77777777" w:rsidR="007C72BA" w:rsidRPr="007B1FEF" w:rsidRDefault="007C72BA" w:rsidP="007C72BA">
      <w:pPr>
        <w:spacing w:line="360" w:lineRule="auto"/>
        <w:ind w:firstLine="420"/>
        <w:rPr>
          <w:sz w:val="24"/>
        </w:rPr>
      </w:pPr>
      <w:r w:rsidRPr="007B1FEF">
        <w:rPr>
          <w:sz w:val="24"/>
        </w:rPr>
        <w:tab/>
      </w:r>
      <w:r w:rsidRPr="007B1FEF">
        <w:rPr>
          <w:sz w:val="24"/>
        </w:rPr>
        <w:tab/>
        <w:t xml:space="preserve">    </w:t>
      </w:r>
      <w:proofErr w:type="spellStart"/>
      <w:proofErr w:type="gramStart"/>
      <w:r w:rsidRPr="007B1FEF">
        <w:rPr>
          <w:sz w:val="24"/>
        </w:rPr>
        <w:t>printf</w:t>
      </w:r>
      <w:proofErr w:type="spellEnd"/>
      <w:r w:rsidRPr="007B1FEF">
        <w:rPr>
          <w:sz w:val="24"/>
        </w:rPr>
        <w:t>(</w:t>
      </w:r>
      <w:proofErr w:type="gramEnd"/>
      <w:r w:rsidRPr="007B1FEF">
        <w:rPr>
          <w:sz w:val="24"/>
        </w:rPr>
        <w:t>"\t\t3 parse string.\n");</w:t>
      </w:r>
    </w:p>
    <w:p w14:paraId="5B489BB6" w14:textId="77777777" w:rsidR="007C72BA" w:rsidRPr="007B1FEF" w:rsidRDefault="007C72BA" w:rsidP="007C72BA">
      <w:pPr>
        <w:spacing w:line="360" w:lineRule="auto"/>
        <w:ind w:firstLine="420"/>
        <w:rPr>
          <w:sz w:val="24"/>
        </w:rPr>
      </w:pPr>
      <w:r w:rsidRPr="007B1FEF">
        <w:rPr>
          <w:sz w:val="24"/>
        </w:rPr>
        <w:t xml:space="preserve">            </w:t>
      </w:r>
      <w:proofErr w:type="spellStart"/>
      <w:proofErr w:type="gramStart"/>
      <w:r w:rsidRPr="007B1FEF">
        <w:rPr>
          <w:sz w:val="24"/>
        </w:rPr>
        <w:t>printf</w:t>
      </w:r>
      <w:proofErr w:type="spellEnd"/>
      <w:r w:rsidRPr="007B1FEF">
        <w:rPr>
          <w:sz w:val="24"/>
        </w:rPr>
        <w:t>(</w:t>
      </w:r>
      <w:proofErr w:type="gramEnd"/>
      <w:r w:rsidRPr="007B1FEF">
        <w:rPr>
          <w:sz w:val="24"/>
        </w:rPr>
        <w:t>"\t\t4 exit.\n");</w:t>
      </w:r>
    </w:p>
    <w:p w14:paraId="0B8A82AA" w14:textId="77777777" w:rsidR="007C72BA" w:rsidRPr="007B1FEF" w:rsidRDefault="007C72BA" w:rsidP="007C72BA">
      <w:pPr>
        <w:spacing w:line="360" w:lineRule="auto"/>
        <w:ind w:firstLine="420"/>
        <w:rPr>
          <w:sz w:val="24"/>
        </w:rPr>
      </w:pPr>
      <w:r w:rsidRPr="007B1FEF">
        <w:rPr>
          <w:sz w:val="24"/>
        </w:rPr>
        <w:tab/>
      </w:r>
      <w:r w:rsidRPr="007B1FEF">
        <w:rPr>
          <w:sz w:val="24"/>
        </w:rPr>
        <w:tab/>
      </w:r>
      <w:r w:rsidRPr="007B1FEF">
        <w:rPr>
          <w:sz w:val="24"/>
        </w:rPr>
        <w:tab/>
      </w:r>
      <w:proofErr w:type="spellStart"/>
      <w:proofErr w:type="gramStart"/>
      <w:r w:rsidRPr="007B1FEF">
        <w:rPr>
          <w:sz w:val="24"/>
        </w:rPr>
        <w:t>printf</w:t>
      </w:r>
      <w:proofErr w:type="spellEnd"/>
      <w:r w:rsidRPr="007B1FEF">
        <w:rPr>
          <w:sz w:val="24"/>
        </w:rPr>
        <w:t>(</w:t>
      </w:r>
      <w:proofErr w:type="gramEnd"/>
      <w:r w:rsidRPr="007B1FEF">
        <w:rPr>
          <w:sz w:val="24"/>
        </w:rPr>
        <w:t>"\t\</w:t>
      </w:r>
      <w:proofErr w:type="spellStart"/>
      <w:r w:rsidRPr="007B1FEF">
        <w:rPr>
          <w:sz w:val="24"/>
        </w:rPr>
        <w:t>tinput</w:t>
      </w:r>
      <w:proofErr w:type="spellEnd"/>
      <w:r w:rsidRPr="007B1FEF">
        <w:rPr>
          <w:sz w:val="24"/>
        </w:rPr>
        <w:t xml:space="preserve"> a number (1-4) please.\n");</w:t>
      </w:r>
    </w:p>
    <w:p w14:paraId="5BC37CA9" w14:textId="77777777" w:rsidR="007C72BA" w:rsidRPr="007B1FEF" w:rsidRDefault="007C72BA" w:rsidP="007C72BA">
      <w:pPr>
        <w:spacing w:line="360" w:lineRule="auto"/>
        <w:ind w:firstLine="420"/>
        <w:rPr>
          <w:sz w:val="24"/>
        </w:rPr>
      </w:pPr>
      <w:r w:rsidRPr="007B1FEF">
        <w:rPr>
          <w:sz w:val="24"/>
        </w:rPr>
        <w:tab/>
      </w:r>
      <w:r w:rsidRPr="007B1FEF">
        <w:rPr>
          <w:sz w:val="24"/>
        </w:rPr>
        <w:tab/>
      </w:r>
      <w:r w:rsidRPr="007B1FEF">
        <w:rPr>
          <w:sz w:val="24"/>
        </w:rPr>
        <w:tab/>
      </w:r>
      <w:proofErr w:type="spellStart"/>
      <w:proofErr w:type="gramStart"/>
      <w:r w:rsidRPr="007B1FEF">
        <w:rPr>
          <w:sz w:val="24"/>
        </w:rPr>
        <w:t>scanf</w:t>
      </w:r>
      <w:proofErr w:type="spellEnd"/>
      <w:r w:rsidRPr="007B1FEF">
        <w:rPr>
          <w:sz w:val="24"/>
        </w:rPr>
        <w:t>(</w:t>
      </w:r>
      <w:proofErr w:type="gramEnd"/>
      <w:r w:rsidRPr="007B1FEF">
        <w:rPr>
          <w:sz w:val="24"/>
        </w:rPr>
        <w:t>"%d", &amp;choice);</w:t>
      </w:r>
    </w:p>
    <w:p w14:paraId="7592557B" w14:textId="77777777" w:rsidR="007C72BA" w:rsidRPr="007B1FEF" w:rsidRDefault="007C72BA" w:rsidP="007C72BA">
      <w:pPr>
        <w:spacing w:line="360" w:lineRule="auto"/>
        <w:ind w:firstLine="420"/>
        <w:rPr>
          <w:sz w:val="24"/>
        </w:rPr>
      </w:pPr>
      <w:r w:rsidRPr="007B1FEF">
        <w:rPr>
          <w:sz w:val="24"/>
        </w:rPr>
        <w:lastRenderedPageBreak/>
        <w:t xml:space="preserve">        }</w:t>
      </w:r>
    </w:p>
    <w:p w14:paraId="09E633B7" w14:textId="77777777" w:rsidR="007C72BA" w:rsidRPr="007B1FEF" w:rsidRDefault="007C72BA" w:rsidP="007C72BA">
      <w:pPr>
        <w:spacing w:line="360" w:lineRule="auto"/>
        <w:ind w:firstLine="420"/>
        <w:rPr>
          <w:sz w:val="24"/>
        </w:rPr>
      </w:pPr>
      <w:r w:rsidRPr="007B1FEF">
        <w:rPr>
          <w:sz w:val="24"/>
        </w:rPr>
        <w:t xml:space="preserve">        </w:t>
      </w:r>
      <w:proofErr w:type="gramStart"/>
      <w:r w:rsidRPr="007B1FEF">
        <w:rPr>
          <w:sz w:val="24"/>
        </w:rPr>
        <w:t>while(</w:t>
      </w:r>
      <w:proofErr w:type="gramEnd"/>
      <w:r w:rsidRPr="007B1FEF">
        <w:rPr>
          <w:sz w:val="24"/>
        </w:rPr>
        <w:t>choice&lt;1 || choice&gt;4);</w:t>
      </w:r>
    </w:p>
    <w:p w14:paraId="5F5AB9D6" w14:textId="77777777" w:rsidR="007C72BA" w:rsidRPr="007B1FEF" w:rsidRDefault="007C72BA" w:rsidP="007C72BA">
      <w:pPr>
        <w:spacing w:line="360" w:lineRule="auto"/>
        <w:ind w:firstLine="420"/>
        <w:rPr>
          <w:sz w:val="24"/>
        </w:rPr>
      </w:pPr>
      <w:r w:rsidRPr="007B1FEF">
        <w:rPr>
          <w:sz w:val="24"/>
        </w:rPr>
        <w:t xml:space="preserve">        switch(choice)</w:t>
      </w:r>
    </w:p>
    <w:p w14:paraId="36983616" w14:textId="77777777" w:rsidR="007C72BA" w:rsidRPr="007B1FEF" w:rsidRDefault="007C72BA" w:rsidP="007C72BA">
      <w:pPr>
        <w:spacing w:line="360" w:lineRule="auto"/>
        <w:ind w:firstLine="420"/>
        <w:rPr>
          <w:sz w:val="24"/>
        </w:rPr>
      </w:pPr>
      <w:r w:rsidRPr="007B1FEF">
        <w:rPr>
          <w:sz w:val="24"/>
        </w:rPr>
        <w:t xml:space="preserve">        {</w:t>
      </w:r>
    </w:p>
    <w:p w14:paraId="085FC0B0" w14:textId="77777777" w:rsidR="007C72BA" w:rsidRPr="007B1FEF" w:rsidRDefault="007C72BA" w:rsidP="007C72BA">
      <w:pPr>
        <w:spacing w:line="360" w:lineRule="auto"/>
        <w:ind w:firstLine="420"/>
        <w:rPr>
          <w:sz w:val="24"/>
        </w:rPr>
      </w:pPr>
      <w:r w:rsidRPr="007B1FEF">
        <w:rPr>
          <w:sz w:val="24"/>
        </w:rPr>
        <w:t xml:space="preserve">            case 1:</w:t>
      </w:r>
      <w:r w:rsidRPr="007B1FEF">
        <w:rPr>
          <w:sz w:val="24"/>
        </w:rPr>
        <w:tab/>
        <w:t xml:space="preserve">p = </w:t>
      </w:r>
      <w:proofErr w:type="spellStart"/>
      <w:r w:rsidRPr="007B1FEF">
        <w:rPr>
          <w:sz w:val="24"/>
        </w:rPr>
        <w:t>strcpy</w:t>
      </w:r>
      <w:proofErr w:type="spellEnd"/>
      <w:r w:rsidRPr="007B1FEF">
        <w:rPr>
          <w:sz w:val="24"/>
        </w:rPr>
        <w:t>;</w:t>
      </w:r>
      <w:r w:rsidRPr="007B1FEF">
        <w:rPr>
          <w:sz w:val="24"/>
        </w:rPr>
        <w:tab/>
        <w:t>break;</w:t>
      </w:r>
    </w:p>
    <w:p w14:paraId="5C6FD97B" w14:textId="77777777" w:rsidR="007C72BA" w:rsidRPr="007B1FEF" w:rsidRDefault="007C72BA" w:rsidP="007C72BA">
      <w:pPr>
        <w:spacing w:line="360" w:lineRule="auto"/>
        <w:ind w:firstLine="420"/>
        <w:rPr>
          <w:sz w:val="24"/>
        </w:rPr>
      </w:pPr>
      <w:r w:rsidRPr="007B1FEF">
        <w:rPr>
          <w:sz w:val="24"/>
        </w:rPr>
        <w:t xml:space="preserve">            case 2:</w:t>
      </w:r>
      <w:r w:rsidRPr="007B1FEF">
        <w:rPr>
          <w:sz w:val="24"/>
        </w:rPr>
        <w:tab/>
        <w:t xml:space="preserve">p = </w:t>
      </w:r>
      <w:proofErr w:type="spellStart"/>
      <w:r w:rsidRPr="007B1FEF">
        <w:rPr>
          <w:sz w:val="24"/>
        </w:rPr>
        <w:t>strcat</w:t>
      </w:r>
      <w:proofErr w:type="spellEnd"/>
      <w:r w:rsidRPr="007B1FEF">
        <w:rPr>
          <w:sz w:val="24"/>
        </w:rPr>
        <w:t>;</w:t>
      </w:r>
      <w:r w:rsidRPr="007B1FEF">
        <w:rPr>
          <w:sz w:val="24"/>
        </w:rPr>
        <w:tab/>
        <w:t>break;</w:t>
      </w:r>
    </w:p>
    <w:p w14:paraId="49F730B4" w14:textId="77777777" w:rsidR="007C72BA" w:rsidRPr="007B1FEF" w:rsidRDefault="007C72BA" w:rsidP="007C72BA">
      <w:pPr>
        <w:spacing w:line="360" w:lineRule="auto"/>
        <w:ind w:firstLine="420"/>
        <w:rPr>
          <w:sz w:val="24"/>
        </w:rPr>
      </w:pPr>
      <w:r w:rsidRPr="007B1FEF">
        <w:rPr>
          <w:sz w:val="24"/>
        </w:rPr>
        <w:t xml:space="preserve">            case 3:</w:t>
      </w:r>
      <w:r w:rsidRPr="007B1FEF">
        <w:rPr>
          <w:sz w:val="24"/>
        </w:rPr>
        <w:tab/>
        <w:t xml:space="preserve">p = </w:t>
      </w:r>
      <w:proofErr w:type="spellStart"/>
      <w:r w:rsidRPr="007B1FEF">
        <w:rPr>
          <w:sz w:val="24"/>
        </w:rPr>
        <w:t>strtok</w:t>
      </w:r>
      <w:proofErr w:type="spellEnd"/>
      <w:r w:rsidRPr="007B1FEF">
        <w:rPr>
          <w:sz w:val="24"/>
        </w:rPr>
        <w:t>;</w:t>
      </w:r>
      <w:r w:rsidRPr="007B1FEF">
        <w:rPr>
          <w:sz w:val="24"/>
        </w:rPr>
        <w:tab/>
        <w:t>break;</w:t>
      </w:r>
    </w:p>
    <w:p w14:paraId="2B144E3F" w14:textId="77777777" w:rsidR="007C72BA" w:rsidRPr="007B1FEF" w:rsidRDefault="007C72BA" w:rsidP="007C72BA">
      <w:pPr>
        <w:spacing w:line="360" w:lineRule="auto"/>
        <w:ind w:firstLine="420"/>
        <w:rPr>
          <w:sz w:val="24"/>
        </w:rPr>
      </w:pPr>
      <w:r w:rsidRPr="007B1FEF">
        <w:rPr>
          <w:sz w:val="24"/>
        </w:rPr>
        <w:t xml:space="preserve">            case 4:</w:t>
      </w:r>
      <w:r w:rsidRPr="007B1FEF">
        <w:rPr>
          <w:sz w:val="24"/>
        </w:rPr>
        <w:tab/>
      </w:r>
      <w:proofErr w:type="spellStart"/>
      <w:r w:rsidRPr="007B1FEF">
        <w:rPr>
          <w:sz w:val="24"/>
        </w:rPr>
        <w:t>goto</w:t>
      </w:r>
      <w:proofErr w:type="spellEnd"/>
      <w:r w:rsidRPr="007B1FEF">
        <w:rPr>
          <w:sz w:val="24"/>
        </w:rPr>
        <w:t xml:space="preserve"> down;</w:t>
      </w:r>
    </w:p>
    <w:p w14:paraId="450A8D18" w14:textId="77777777" w:rsidR="007C72BA" w:rsidRPr="007B1FEF" w:rsidRDefault="007C72BA" w:rsidP="007C72BA">
      <w:pPr>
        <w:spacing w:line="360" w:lineRule="auto"/>
        <w:ind w:firstLine="420"/>
        <w:rPr>
          <w:sz w:val="24"/>
        </w:rPr>
      </w:pPr>
      <w:r w:rsidRPr="007B1FEF">
        <w:rPr>
          <w:sz w:val="24"/>
        </w:rPr>
        <w:t xml:space="preserve">        }</w:t>
      </w:r>
    </w:p>
    <w:p w14:paraId="40D3B320" w14:textId="77777777" w:rsidR="007C72BA" w:rsidRPr="007B1FEF" w:rsidRDefault="007C72BA" w:rsidP="007C72BA">
      <w:pPr>
        <w:spacing w:line="360" w:lineRule="auto"/>
        <w:ind w:firstLine="420"/>
        <w:rPr>
          <w:sz w:val="24"/>
        </w:rPr>
      </w:pPr>
      <w:r w:rsidRPr="007B1FEF">
        <w:rPr>
          <w:sz w:val="24"/>
        </w:rPr>
        <w:t xml:space="preserve">        </w:t>
      </w:r>
      <w:proofErr w:type="spellStart"/>
      <w:proofErr w:type="gramStart"/>
      <w:r w:rsidRPr="007B1FEF">
        <w:rPr>
          <w:sz w:val="24"/>
        </w:rPr>
        <w:t>getchar</w:t>
      </w:r>
      <w:proofErr w:type="spellEnd"/>
      <w:r w:rsidRPr="007B1FEF">
        <w:rPr>
          <w:sz w:val="24"/>
        </w:rPr>
        <w:t>(</w:t>
      </w:r>
      <w:proofErr w:type="gramEnd"/>
      <w:r w:rsidRPr="007B1FEF">
        <w:rPr>
          <w:sz w:val="24"/>
        </w:rPr>
        <w:t>);</w:t>
      </w:r>
    </w:p>
    <w:p w14:paraId="148BB190" w14:textId="77777777" w:rsidR="007C72BA" w:rsidRPr="007B1FEF" w:rsidRDefault="007C72BA" w:rsidP="007C72BA">
      <w:pPr>
        <w:spacing w:line="360" w:lineRule="auto"/>
        <w:ind w:firstLine="420"/>
        <w:rPr>
          <w:sz w:val="24"/>
        </w:rPr>
      </w:pPr>
      <w:r w:rsidRPr="007B1FEF">
        <w:rPr>
          <w:sz w:val="24"/>
        </w:rPr>
        <w:t xml:space="preserve">        </w:t>
      </w:r>
      <w:proofErr w:type="spellStart"/>
      <w:proofErr w:type="gramStart"/>
      <w:r w:rsidRPr="007B1FEF">
        <w:rPr>
          <w:sz w:val="24"/>
        </w:rPr>
        <w:t>printf</w:t>
      </w:r>
      <w:proofErr w:type="spellEnd"/>
      <w:r w:rsidRPr="007B1FEF">
        <w:rPr>
          <w:sz w:val="24"/>
        </w:rPr>
        <w:t>(</w:t>
      </w:r>
      <w:proofErr w:type="gramEnd"/>
      <w:r w:rsidRPr="007B1FEF">
        <w:rPr>
          <w:sz w:val="24"/>
        </w:rPr>
        <w:t>"input the first string please!\n");</w:t>
      </w:r>
    </w:p>
    <w:p w14:paraId="4E279A1C" w14:textId="77777777" w:rsidR="007C72BA" w:rsidRPr="007B1FEF" w:rsidRDefault="007C72BA" w:rsidP="007C72BA">
      <w:pPr>
        <w:spacing w:line="360" w:lineRule="auto"/>
        <w:ind w:firstLine="420"/>
        <w:rPr>
          <w:sz w:val="24"/>
        </w:rPr>
      </w:pPr>
      <w:r w:rsidRPr="007B1FEF">
        <w:rPr>
          <w:sz w:val="24"/>
        </w:rPr>
        <w:t xml:space="preserve">        gets(a);//</w:t>
      </w:r>
    </w:p>
    <w:p w14:paraId="604FF1DF" w14:textId="77777777" w:rsidR="007C72BA" w:rsidRPr="007B1FEF" w:rsidRDefault="007C72BA" w:rsidP="007C72BA">
      <w:pPr>
        <w:spacing w:line="360" w:lineRule="auto"/>
        <w:ind w:firstLine="420"/>
        <w:rPr>
          <w:sz w:val="24"/>
        </w:rPr>
      </w:pPr>
      <w:r w:rsidRPr="007B1FEF">
        <w:rPr>
          <w:sz w:val="24"/>
        </w:rPr>
        <w:t xml:space="preserve">        </w:t>
      </w:r>
      <w:proofErr w:type="spellStart"/>
      <w:proofErr w:type="gramStart"/>
      <w:r w:rsidRPr="007B1FEF">
        <w:rPr>
          <w:sz w:val="24"/>
        </w:rPr>
        <w:t>printf</w:t>
      </w:r>
      <w:proofErr w:type="spellEnd"/>
      <w:r w:rsidRPr="007B1FEF">
        <w:rPr>
          <w:sz w:val="24"/>
        </w:rPr>
        <w:t>(</w:t>
      </w:r>
      <w:proofErr w:type="gramEnd"/>
      <w:r w:rsidRPr="007B1FEF">
        <w:rPr>
          <w:sz w:val="24"/>
        </w:rPr>
        <w:t>"input the second string please!\n");</w:t>
      </w:r>
    </w:p>
    <w:p w14:paraId="75FEDFB6" w14:textId="77777777" w:rsidR="007C72BA" w:rsidRPr="007B1FEF" w:rsidRDefault="007C72BA" w:rsidP="007C72BA">
      <w:pPr>
        <w:spacing w:line="360" w:lineRule="auto"/>
        <w:ind w:firstLine="420"/>
        <w:rPr>
          <w:sz w:val="24"/>
        </w:rPr>
      </w:pPr>
      <w:r w:rsidRPr="007B1FEF">
        <w:rPr>
          <w:sz w:val="24"/>
        </w:rPr>
        <w:t xml:space="preserve">        gets(b);//</w:t>
      </w:r>
    </w:p>
    <w:p w14:paraId="4DD931F1" w14:textId="77777777" w:rsidR="007C72BA" w:rsidRPr="007B1FEF" w:rsidRDefault="007C72BA" w:rsidP="007C72BA">
      <w:pPr>
        <w:spacing w:line="360" w:lineRule="auto"/>
        <w:ind w:firstLine="420"/>
        <w:rPr>
          <w:sz w:val="24"/>
        </w:rPr>
      </w:pPr>
      <w:r w:rsidRPr="007B1FEF">
        <w:rPr>
          <w:sz w:val="24"/>
        </w:rPr>
        <w:t xml:space="preserve">        result = </w:t>
      </w:r>
      <w:proofErr w:type="gramStart"/>
      <w:r w:rsidRPr="007B1FEF">
        <w:rPr>
          <w:sz w:val="24"/>
        </w:rPr>
        <w:t>p(</w:t>
      </w:r>
      <w:proofErr w:type="gramEnd"/>
      <w:r w:rsidRPr="007B1FEF">
        <w:rPr>
          <w:sz w:val="24"/>
        </w:rPr>
        <w:t>a, b);//</w:t>
      </w:r>
    </w:p>
    <w:p w14:paraId="205DC8E3" w14:textId="77777777" w:rsidR="007C72BA" w:rsidRPr="007B1FEF" w:rsidRDefault="007C72BA" w:rsidP="007C72BA">
      <w:pPr>
        <w:spacing w:line="360" w:lineRule="auto"/>
        <w:ind w:firstLine="420"/>
        <w:rPr>
          <w:sz w:val="24"/>
        </w:rPr>
      </w:pPr>
      <w:r w:rsidRPr="007B1FEF">
        <w:rPr>
          <w:sz w:val="24"/>
        </w:rPr>
        <w:t xml:space="preserve">        </w:t>
      </w:r>
      <w:proofErr w:type="spellStart"/>
      <w:proofErr w:type="gramStart"/>
      <w:r w:rsidRPr="007B1FEF">
        <w:rPr>
          <w:sz w:val="24"/>
        </w:rPr>
        <w:t>printf</w:t>
      </w:r>
      <w:proofErr w:type="spellEnd"/>
      <w:r w:rsidRPr="007B1FEF">
        <w:rPr>
          <w:sz w:val="24"/>
        </w:rPr>
        <w:t>(</w:t>
      </w:r>
      <w:proofErr w:type="gramEnd"/>
      <w:r w:rsidRPr="007B1FEF">
        <w:rPr>
          <w:sz w:val="24"/>
        </w:rPr>
        <w:t>"the result is %s\n", result);</w:t>
      </w:r>
    </w:p>
    <w:p w14:paraId="48F07A3D" w14:textId="77777777" w:rsidR="007C72BA" w:rsidRPr="007B1FEF" w:rsidRDefault="007C72BA" w:rsidP="007C72BA">
      <w:pPr>
        <w:spacing w:line="360" w:lineRule="auto"/>
        <w:ind w:firstLine="420"/>
        <w:rPr>
          <w:sz w:val="24"/>
        </w:rPr>
      </w:pPr>
      <w:r w:rsidRPr="007B1FEF">
        <w:rPr>
          <w:sz w:val="24"/>
        </w:rPr>
        <w:t xml:space="preserve">    }</w:t>
      </w:r>
    </w:p>
    <w:p w14:paraId="4C8E64D4" w14:textId="77777777" w:rsidR="007C72BA" w:rsidRPr="007B1FEF" w:rsidRDefault="007C72BA" w:rsidP="007C72BA">
      <w:pPr>
        <w:spacing w:line="360" w:lineRule="auto"/>
        <w:ind w:firstLine="420"/>
        <w:rPr>
          <w:sz w:val="24"/>
        </w:rPr>
      </w:pPr>
      <w:r w:rsidRPr="007B1FEF">
        <w:rPr>
          <w:sz w:val="24"/>
        </w:rPr>
        <w:tab/>
        <w:t>down:</w:t>
      </w:r>
    </w:p>
    <w:p w14:paraId="0DBEFDB9" w14:textId="77777777" w:rsidR="007C72BA" w:rsidRPr="007B1FEF" w:rsidRDefault="007C72BA" w:rsidP="007C72BA">
      <w:pPr>
        <w:spacing w:line="360" w:lineRule="auto"/>
        <w:ind w:firstLine="420"/>
        <w:rPr>
          <w:sz w:val="24"/>
        </w:rPr>
      </w:pPr>
      <w:r w:rsidRPr="007B1FEF">
        <w:rPr>
          <w:sz w:val="24"/>
        </w:rPr>
        <w:tab/>
        <w:t>return 0;</w:t>
      </w:r>
    </w:p>
    <w:p w14:paraId="73185A7A" w14:textId="77777777" w:rsidR="007C72BA" w:rsidRDefault="007C72BA" w:rsidP="007C72BA">
      <w:pPr>
        <w:spacing w:line="360" w:lineRule="auto"/>
        <w:ind w:firstLine="420"/>
        <w:rPr>
          <w:sz w:val="24"/>
        </w:rPr>
      </w:pPr>
      <w:r w:rsidRPr="007B1FEF">
        <w:rPr>
          <w:sz w:val="24"/>
        </w:rPr>
        <w:t>}</w:t>
      </w:r>
    </w:p>
    <w:p w14:paraId="0853E3F9" w14:textId="77777777" w:rsidR="007C72BA" w:rsidRDefault="007C72BA" w:rsidP="007C72BA">
      <w:pPr>
        <w:snapToGrid w:val="0"/>
        <w:spacing w:line="360" w:lineRule="auto"/>
        <w:rPr>
          <w:b/>
          <w:bCs/>
          <w:sz w:val="24"/>
        </w:rPr>
      </w:pPr>
      <w:r w:rsidRPr="00475E97">
        <w:rPr>
          <w:rFonts w:hAnsi="宋体"/>
          <w:b/>
          <w:bCs/>
          <w:sz w:val="24"/>
        </w:rPr>
        <w:t>测试</w:t>
      </w:r>
      <w:r>
        <w:rPr>
          <w:rFonts w:hAnsi="宋体" w:hint="eastAsia"/>
          <w:b/>
          <w:bCs/>
          <w:sz w:val="24"/>
        </w:rPr>
        <w:t>：</w:t>
      </w:r>
    </w:p>
    <w:p w14:paraId="155D7F6E" w14:textId="77777777" w:rsidR="007C72BA" w:rsidRPr="00475E97" w:rsidRDefault="007C72BA" w:rsidP="007C72BA">
      <w:pPr>
        <w:snapToGrid w:val="0"/>
        <w:spacing w:line="360" w:lineRule="auto"/>
        <w:ind w:firstLine="420"/>
        <w:rPr>
          <w:b/>
          <w:bCs/>
          <w:sz w:val="24"/>
        </w:rPr>
      </w:pPr>
      <w:r w:rsidRPr="00885843">
        <w:rPr>
          <w:rFonts w:hAnsi="宋体"/>
          <w:sz w:val="24"/>
        </w:rPr>
        <w:t>（</w:t>
      </w:r>
      <w:r w:rsidRPr="00885843">
        <w:rPr>
          <w:sz w:val="24"/>
        </w:rPr>
        <w:t>a</w:t>
      </w:r>
      <w:r w:rsidRPr="00885843">
        <w:rPr>
          <w:rFonts w:hAnsi="宋体"/>
          <w:sz w:val="24"/>
        </w:rPr>
        <w:t>）</w:t>
      </w:r>
      <w:r w:rsidRPr="00885843">
        <w:rPr>
          <w:sz w:val="24"/>
        </w:rPr>
        <w:t xml:space="preserve"> </w:t>
      </w:r>
      <w:r w:rsidRPr="00885843">
        <w:rPr>
          <w:rFonts w:hAnsi="宋体"/>
          <w:sz w:val="24"/>
        </w:rPr>
        <w:t>测试数据：</w:t>
      </w:r>
    </w:p>
    <w:p w14:paraId="3EEE6CBD" w14:textId="77777777" w:rsidR="007C72BA" w:rsidRDefault="007C72BA" w:rsidP="007C72BA">
      <w:pPr>
        <w:snapToGrid w:val="0"/>
        <w:spacing w:line="360" w:lineRule="auto"/>
        <w:ind w:firstLineChars="200" w:firstLine="480"/>
        <w:rPr>
          <w:sz w:val="24"/>
        </w:rPr>
      </w:pPr>
      <w:r>
        <w:rPr>
          <w:sz w:val="24"/>
        </w:rPr>
        <w:tab/>
      </w:r>
      <w:r>
        <w:rPr>
          <w:sz w:val="24"/>
        </w:rPr>
        <w:tab/>
        <w:t>1</w:t>
      </w:r>
    </w:p>
    <w:p w14:paraId="5BCE56F7" w14:textId="77777777" w:rsidR="007C72BA" w:rsidRDefault="007C72BA" w:rsidP="007C72BA">
      <w:pPr>
        <w:snapToGrid w:val="0"/>
        <w:spacing w:line="360" w:lineRule="auto"/>
        <w:ind w:firstLineChars="200" w:firstLine="480"/>
        <w:rPr>
          <w:sz w:val="24"/>
        </w:rPr>
      </w:pPr>
      <w:r>
        <w:rPr>
          <w:sz w:val="24"/>
        </w:rPr>
        <w:tab/>
      </w:r>
      <w:r>
        <w:rPr>
          <w:sz w:val="24"/>
        </w:rPr>
        <w:tab/>
        <w:t>hello</w:t>
      </w:r>
    </w:p>
    <w:p w14:paraId="15EB2670" w14:textId="77777777" w:rsidR="007C72BA" w:rsidRDefault="007C72BA" w:rsidP="007C72BA">
      <w:pPr>
        <w:snapToGrid w:val="0"/>
        <w:spacing w:line="360" w:lineRule="auto"/>
        <w:ind w:firstLineChars="200" w:firstLine="480"/>
        <w:rPr>
          <w:sz w:val="24"/>
        </w:rPr>
      </w:pPr>
      <w:r>
        <w:rPr>
          <w:sz w:val="24"/>
        </w:rPr>
        <w:tab/>
      </w:r>
      <w:r>
        <w:rPr>
          <w:sz w:val="24"/>
        </w:rPr>
        <w:tab/>
        <w:t>world</w:t>
      </w:r>
    </w:p>
    <w:p w14:paraId="792E4EF5" w14:textId="77777777" w:rsidR="007C72BA" w:rsidRDefault="007C72BA" w:rsidP="007C72BA">
      <w:pPr>
        <w:snapToGrid w:val="0"/>
        <w:spacing w:line="360" w:lineRule="auto"/>
        <w:ind w:firstLineChars="200" w:firstLine="480"/>
        <w:rPr>
          <w:sz w:val="24"/>
        </w:rPr>
      </w:pPr>
      <w:r>
        <w:rPr>
          <w:sz w:val="24"/>
        </w:rPr>
        <w:tab/>
      </w:r>
      <w:r>
        <w:rPr>
          <w:sz w:val="24"/>
        </w:rPr>
        <w:tab/>
        <w:t>2</w:t>
      </w:r>
    </w:p>
    <w:p w14:paraId="0097F6A8" w14:textId="77777777" w:rsidR="007C72BA" w:rsidRDefault="007C72BA" w:rsidP="007C72BA">
      <w:pPr>
        <w:snapToGrid w:val="0"/>
        <w:spacing w:line="360" w:lineRule="auto"/>
        <w:ind w:firstLineChars="200" w:firstLine="480"/>
        <w:rPr>
          <w:sz w:val="24"/>
        </w:rPr>
      </w:pPr>
      <w:r>
        <w:rPr>
          <w:sz w:val="24"/>
        </w:rPr>
        <w:tab/>
      </w:r>
      <w:r>
        <w:rPr>
          <w:sz w:val="24"/>
        </w:rPr>
        <w:tab/>
        <w:t>world</w:t>
      </w:r>
    </w:p>
    <w:p w14:paraId="60DE4300" w14:textId="77777777" w:rsidR="007C72BA" w:rsidRDefault="007C72BA" w:rsidP="007C72BA">
      <w:pPr>
        <w:snapToGrid w:val="0"/>
        <w:spacing w:line="360" w:lineRule="auto"/>
        <w:ind w:firstLineChars="200" w:firstLine="480"/>
        <w:rPr>
          <w:sz w:val="24"/>
        </w:rPr>
      </w:pPr>
      <w:r>
        <w:rPr>
          <w:sz w:val="24"/>
        </w:rPr>
        <w:tab/>
      </w:r>
      <w:r>
        <w:rPr>
          <w:sz w:val="24"/>
        </w:rPr>
        <w:tab/>
      </w:r>
      <w:proofErr w:type="spellStart"/>
      <w:r>
        <w:rPr>
          <w:sz w:val="24"/>
        </w:rPr>
        <w:t>helloworld</w:t>
      </w:r>
      <w:proofErr w:type="spellEnd"/>
    </w:p>
    <w:p w14:paraId="49BD4B24" w14:textId="77777777" w:rsidR="007C72BA" w:rsidRDefault="007C72BA" w:rsidP="007C72BA">
      <w:pPr>
        <w:snapToGrid w:val="0"/>
        <w:spacing w:line="360" w:lineRule="auto"/>
        <w:ind w:firstLineChars="200" w:firstLine="480"/>
        <w:rPr>
          <w:sz w:val="24"/>
        </w:rPr>
      </w:pPr>
      <w:r>
        <w:rPr>
          <w:sz w:val="24"/>
        </w:rPr>
        <w:tab/>
      </w:r>
      <w:r>
        <w:rPr>
          <w:sz w:val="24"/>
        </w:rPr>
        <w:tab/>
        <w:t>3</w:t>
      </w:r>
    </w:p>
    <w:p w14:paraId="7DF877D8" w14:textId="77777777" w:rsidR="007C72BA" w:rsidRDefault="007C72BA" w:rsidP="007C72BA">
      <w:pPr>
        <w:snapToGrid w:val="0"/>
        <w:spacing w:line="360" w:lineRule="auto"/>
        <w:ind w:firstLineChars="200" w:firstLine="480"/>
        <w:rPr>
          <w:sz w:val="24"/>
        </w:rPr>
      </w:pPr>
      <w:r>
        <w:rPr>
          <w:sz w:val="24"/>
        </w:rPr>
        <w:tab/>
      </w:r>
      <w:r>
        <w:rPr>
          <w:sz w:val="24"/>
        </w:rPr>
        <w:tab/>
      </w:r>
      <w:proofErr w:type="spellStart"/>
      <w:r>
        <w:rPr>
          <w:sz w:val="24"/>
        </w:rPr>
        <w:t>helloworld</w:t>
      </w:r>
      <w:proofErr w:type="spellEnd"/>
    </w:p>
    <w:p w14:paraId="401A9C85" w14:textId="77777777" w:rsidR="007C72BA" w:rsidRDefault="007C72BA" w:rsidP="007C72BA">
      <w:pPr>
        <w:snapToGrid w:val="0"/>
        <w:spacing w:line="360" w:lineRule="auto"/>
        <w:ind w:firstLineChars="200" w:firstLine="480"/>
        <w:rPr>
          <w:sz w:val="24"/>
        </w:rPr>
      </w:pPr>
      <w:r>
        <w:rPr>
          <w:sz w:val="24"/>
        </w:rPr>
        <w:tab/>
      </w:r>
      <w:r>
        <w:rPr>
          <w:sz w:val="24"/>
        </w:rPr>
        <w:tab/>
      </w:r>
      <w:proofErr w:type="spellStart"/>
      <w:r>
        <w:rPr>
          <w:sz w:val="24"/>
        </w:rPr>
        <w:t>llo</w:t>
      </w:r>
      <w:proofErr w:type="spellEnd"/>
    </w:p>
    <w:p w14:paraId="57F36851" w14:textId="77777777" w:rsidR="007C72BA" w:rsidRDefault="007C72BA" w:rsidP="007C72BA">
      <w:pPr>
        <w:snapToGrid w:val="0"/>
        <w:spacing w:line="360" w:lineRule="auto"/>
        <w:ind w:firstLineChars="200" w:firstLine="480"/>
        <w:rPr>
          <w:sz w:val="24"/>
        </w:rPr>
      </w:pPr>
      <w:r>
        <w:rPr>
          <w:sz w:val="24"/>
        </w:rPr>
        <w:lastRenderedPageBreak/>
        <w:tab/>
      </w:r>
      <w:r>
        <w:rPr>
          <w:sz w:val="24"/>
        </w:rPr>
        <w:tab/>
        <w:t>4</w:t>
      </w:r>
    </w:p>
    <w:p w14:paraId="2FF5C8A3" w14:textId="77777777" w:rsidR="007C72BA" w:rsidRPr="00643E1E" w:rsidRDefault="007C72BA" w:rsidP="007C72BA">
      <w:pPr>
        <w:snapToGrid w:val="0"/>
        <w:spacing w:line="360" w:lineRule="auto"/>
        <w:ind w:firstLineChars="200" w:firstLine="480"/>
      </w:pPr>
      <w:r w:rsidRPr="00885843">
        <w:rPr>
          <w:rFonts w:hAnsi="宋体"/>
          <w:sz w:val="24"/>
        </w:rPr>
        <w:t>（</w:t>
      </w:r>
      <w:r w:rsidRPr="00885843">
        <w:rPr>
          <w:sz w:val="24"/>
        </w:rPr>
        <w:t>b</w:t>
      </w:r>
      <w:r w:rsidRPr="00885843">
        <w:rPr>
          <w:rFonts w:hAnsi="宋体"/>
          <w:sz w:val="24"/>
        </w:rPr>
        <w:t>）</w:t>
      </w:r>
      <w:r w:rsidRPr="00885843">
        <w:rPr>
          <w:sz w:val="24"/>
        </w:rPr>
        <w:t xml:space="preserve"> </w:t>
      </w:r>
      <w:r w:rsidRPr="00885843">
        <w:rPr>
          <w:rFonts w:hAnsi="宋体"/>
          <w:sz w:val="24"/>
        </w:rPr>
        <w:t>对应测试数据的运行结果截图</w:t>
      </w:r>
    </w:p>
    <w:p w14:paraId="031EED8F" w14:textId="77777777" w:rsidR="007C72BA" w:rsidRDefault="007C72BA" w:rsidP="007C72BA">
      <w:pPr>
        <w:spacing w:line="360" w:lineRule="auto"/>
        <w:ind w:firstLine="420"/>
        <w:rPr>
          <w:rFonts w:hAnsi="宋体"/>
          <w:sz w:val="24"/>
        </w:rPr>
      </w:pPr>
      <w:r>
        <w:rPr>
          <w:noProof/>
        </w:rPr>
        <w:drawing>
          <wp:inline distT="0" distB="0" distL="0" distR="0" wp14:anchorId="2CC16DCB" wp14:editId="139DC291">
            <wp:extent cx="4854361" cy="6668078"/>
            <wp:effectExtent l="0" t="0" r="381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854361" cy="6668078"/>
                    </a:xfrm>
                    <a:prstGeom prst="rect">
                      <a:avLst/>
                    </a:prstGeom>
                  </pic:spPr>
                </pic:pic>
              </a:graphicData>
            </a:graphic>
          </wp:inline>
        </w:drawing>
      </w:r>
    </w:p>
    <w:p w14:paraId="548C4058" w14:textId="77777777" w:rsidR="007C72BA" w:rsidRPr="00047BCA" w:rsidRDefault="007C72BA" w:rsidP="007C72BA">
      <w:pPr>
        <w:rPr>
          <w:sz w:val="24"/>
        </w:rPr>
      </w:pPr>
    </w:p>
    <w:p w14:paraId="238D4F0F" w14:textId="77777777" w:rsidR="007C72BA" w:rsidRDefault="007C72BA" w:rsidP="007C72BA">
      <w:pPr>
        <w:spacing w:line="360" w:lineRule="auto"/>
        <w:ind w:firstLine="480"/>
        <w:rPr>
          <w:sz w:val="24"/>
        </w:rPr>
      </w:pPr>
      <w:r>
        <w:rPr>
          <w:rFonts w:ascii="宋体" w:hAnsi="宋体" w:hint="eastAsia"/>
          <w:sz w:val="24"/>
        </w:rPr>
        <w:t>②</w:t>
      </w:r>
      <w:r>
        <w:rPr>
          <w:rFonts w:hint="eastAsia"/>
          <w:sz w:val="24"/>
        </w:rPr>
        <w:t>函数指针的一个用途是用户</w:t>
      </w:r>
      <w:proofErr w:type="gramStart"/>
      <w:r>
        <w:rPr>
          <w:rFonts w:hint="eastAsia"/>
          <w:sz w:val="24"/>
        </w:rPr>
        <w:t>散转程序</w:t>
      </w:r>
      <w:proofErr w:type="gramEnd"/>
      <w:r>
        <w:rPr>
          <w:rFonts w:hint="eastAsia"/>
          <w:sz w:val="24"/>
        </w:rPr>
        <w:t>，即通过一个转移表（函数指针数组）来实现多分枝函数处理，从而省去了大量的</w:t>
      </w:r>
      <w:r>
        <w:rPr>
          <w:rFonts w:hint="eastAsia"/>
          <w:sz w:val="24"/>
        </w:rPr>
        <w:t>i</w:t>
      </w:r>
      <w:r>
        <w:rPr>
          <w:sz w:val="24"/>
        </w:rPr>
        <w:t>f</w:t>
      </w:r>
      <w:r>
        <w:rPr>
          <w:rFonts w:hint="eastAsia"/>
          <w:sz w:val="24"/>
        </w:rPr>
        <w:t>语句或者</w:t>
      </w:r>
      <w:r>
        <w:rPr>
          <w:rFonts w:hint="eastAsia"/>
          <w:sz w:val="24"/>
        </w:rPr>
        <w:t>s</w:t>
      </w:r>
      <w:r>
        <w:rPr>
          <w:sz w:val="24"/>
        </w:rPr>
        <w:t>witch</w:t>
      </w:r>
      <w:r>
        <w:rPr>
          <w:rFonts w:hint="eastAsia"/>
          <w:sz w:val="24"/>
        </w:rPr>
        <w:t>语句。转移表中存放了各个函数的入口地址（函数名），根据条件的设定来查表选择执行相应的函数。请使用转移表而不是</w:t>
      </w:r>
      <w:r>
        <w:rPr>
          <w:rFonts w:hint="eastAsia"/>
          <w:sz w:val="24"/>
        </w:rPr>
        <w:t>s</w:t>
      </w:r>
      <w:r>
        <w:rPr>
          <w:sz w:val="24"/>
        </w:rPr>
        <w:t>witch</w:t>
      </w:r>
      <w:r>
        <w:rPr>
          <w:rFonts w:hint="eastAsia"/>
          <w:sz w:val="24"/>
        </w:rPr>
        <w:t>语句重写以上程序。</w:t>
      </w:r>
    </w:p>
    <w:p w14:paraId="7F1EA9D1" w14:textId="77777777" w:rsidR="007C72BA" w:rsidRPr="00DA68D1" w:rsidRDefault="007C72BA" w:rsidP="007C72BA">
      <w:pPr>
        <w:spacing w:line="360" w:lineRule="auto"/>
        <w:rPr>
          <w:rFonts w:hAnsi="宋体"/>
          <w:b/>
          <w:sz w:val="24"/>
        </w:rPr>
      </w:pPr>
      <w:r w:rsidRPr="00885843">
        <w:rPr>
          <w:rFonts w:hAnsi="宋体"/>
          <w:b/>
          <w:sz w:val="24"/>
        </w:rPr>
        <w:lastRenderedPageBreak/>
        <w:t>解答：</w:t>
      </w:r>
    </w:p>
    <w:p w14:paraId="5665C00B" w14:textId="77777777" w:rsidR="007C72BA" w:rsidRDefault="007C72BA" w:rsidP="007C72BA">
      <w:pPr>
        <w:snapToGrid w:val="0"/>
        <w:spacing w:line="300" w:lineRule="auto"/>
        <w:ind w:firstLine="420"/>
        <w:rPr>
          <w:sz w:val="24"/>
        </w:rPr>
      </w:pPr>
      <w:r>
        <w:rPr>
          <w:rFonts w:hint="eastAsia"/>
          <w:sz w:val="24"/>
        </w:rPr>
        <w:t>将</w:t>
      </w:r>
      <w:r>
        <w:rPr>
          <w:rFonts w:hint="eastAsia"/>
          <w:sz w:val="24"/>
        </w:rPr>
        <w:t>p</w:t>
      </w:r>
      <w:r>
        <w:rPr>
          <w:rFonts w:hint="eastAsia"/>
          <w:sz w:val="24"/>
        </w:rPr>
        <w:t>定义为一个函数指针数组，将</w:t>
      </w:r>
      <w:proofErr w:type="spellStart"/>
      <w:r>
        <w:rPr>
          <w:rFonts w:hint="eastAsia"/>
          <w:sz w:val="24"/>
        </w:rPr>
        <w:t>s</w:t>
      </w:r>
      <w:r>
        <w:rPr>
          <w:sz w:val="24"/>
        </w:rPr>
        <w:t>trcpy</w:t>
      </w:r>
      <w:proofErr w:type="spellEnd"/>
      <w:r>
        <w:rPr>
          <w:rFonts w:hint="eastAsia"/>
          <w:sz w:val="24"/>
        </w:rPr>
        <w:t>、</w:t>
      </w:r>
      <w:proofErr w:type="spellStart"/>
      <w:r>
        <w:rPr>
          <w:rFonts w:hint="eastAsia"/>
          <w:sz w:val="24"/>
        </w:rPr>
        <w:t>s</w:t>
      </w:r>
      <w:r>
        <w:rPr>
          <w:sz w:val="24"/>
        </w:rPr>
        <w:t>trcat</w:t>
      </w:r>
      <w:proofErr w:type="spellEnd"/>
      <w:r>
        <w:rPr>
          <w:rFonts w:hint="eastAsia"/>
          <w:sz w:val="24"/>
        </w:rPr>
        <w:t>、</w:t>
      </w:r>
      <w:proofErr w:type="spellStart"/>
      <w:r>
        <w:rPr>
          <w:rFonts w:hint="eastAsia"/>
          <w:sz w:val="24"/>
        </w:rPr>
        <w:t>s</w:t>
      </w:r>
      <w:r>
        <w:rPr>
          <w:sz w:val="24"/>
        </w:rPr>
        <w:t>trtok</w:t>
      </w:r>
      <w:proofErr w:type="spellEnd"/>
      <w:r>
        <w:rPr>
          <w:rFonts w:hint="eastAsia"/>
          <w:sz w:val="24"/>
        </w:rPr>
        <w:t>函数作为元素放入</w:t>
      </w:r>
      <w:r>
        <w:rPr>
          <w:rFonts w:hint="eastAsia"/>
          <w:sz w:val="24"/>
        </w:rPr>
        <w:t>p</w:t>
      </w:r>
      <w:r>
        <w:rPr>
          <w:rFonts w:hint="eastAsia"/>
          <w:sz w:val="24"/>
        </w:rPr>
        <w:t>中，将用户输入的</w:t>
      </w:r>
      <w:r>
        <w:rPr>
          <w:rFonts w:hint="eastAsia"/>
          <w:sz w:val="24"/>
        </w:rPr>
        <w:t>c</w:t>
      </w:r>
      <w:r>
        <w:rPr>
          <w:sz w:val="24"/>
        </w:rPr>
        <w:t>hoice</w:t>
      </w:r>
      <w:r>
        <w:rPr>
          <w:rFonts w:hint="eastAsia"/>
          <w:sz w:val="24"/>
        </w:rPr>
        <w:t>值作为数组下标分别调用三个函数，即可避免用</w:t>
      </w:r>
      <w:r>
        <w:rPr>
          <w:rFonts w:hint="eastAsia"/>
          <w:sz w:val="24"/>
        </w:rPr>
        <w:t>s</w:t>
      </w:r>
      <w:r>
        <w:rPr>
          <w:sz w:val="24"/>
        </w:rPr>
        <w:t>witch</w:t>
      </w:r>
      <w:r>
        <w:rPr>
          <w:rFonts w:hint="eastAsia"/>
          <w:sz w:val="24"/>
        </w:rPr>
        <w:t>语句对</w:t>
      </w:r>
      <w:r>
        <w:rPr>
          <w:rFonts w:hint="eastAsia"/>
          <w:sz w:val="24"/>
        </w:rPr>
        <w:t>p</w:t>
      </w:r>
      <w:r>
        <w:rPr>
          <w:rFonts w:hint="eastAsia"/>
          <w:sz w:val="24"/>
        </w:rPr>
        <w:t>进行不同情况的赋值。</w:t>
      </w:r>
    </w:p>
    <w:p w14:paraId="18854F6C" w14:textId="77777777" w:rsidR="007C72BA" w:rsidRPr="00D23287" w:rsidRDefault="007C72BA" w:rsidP="007C72BA">
      <w:pPr>
        <w:spacing w:line="360" w:lineRule="auto"/>
        <w:ind w:firstLine="480"/>
        <w:rPr>
          <w:sz w:val="24"/>
        </w:rPr>
      </w:pPr>
      <w:r w:rsidRPr="00D23287">
        <w:rPr>
          <w:sz w:val="24"/>
        </w:rPr>
        <w:t># include&lt;</w:t>
      </w:r>
      <w:proofErr w:type="spellStart"/>
      <w:r w:rsidRPr="00D23287">
        <w:rPr>
          <w:sz w:val="24"/>
        </w:rPr>
        <w:t>stdio.h</w:t>
      </w:r>
      <w:proofErr w:type="spellEnd"/>
      <w:r w:rsidRPr="00D23287">
        <w:rPr>
          <w:sz w:val="24"/>
        </w:rPr>
        <w:t>&gt;</w:t>
      </w:r>
    </w:p>
    <w:p w14:paraId="4D44AB84" w14:textId="77777777" w:rsidR="007C72BA" w:rsidRPr="00D23287" w:rsidRDefault="007C72BA" w:rsidP="007C72BA">
      <w:pPr>
        <w:spacing w:line="360" w:lineRule="auto"/>
        <w:ind w:firstLine="480"/>
        <w:rPr>
          <w:sz w:val="24"/>
        </w:rPr>
      </w:pPr>
      <w:r w:rsidRPr="00D23287">
        <w:rPr>
          <w:sz w:val="24"/>
        </w:rPr>
        <w:t># include&lt;</w:t>
      </w:r>
      <w:proofErr w:type="spellStart"/>
      <w:r w:rsidRPr="00D23287">
        <w:rPr>
          <w:sz w:val="24"/>
        </w:rPr>
        <w:t>string.h</w:t>
      </w:r>
      <w:proofErr w:type="spellEnd"/>
      <w:r w:rsidRPr="00D23287">
        <w:rPr>
          <w:sz w:val="24"/>
        </w:rPr>
        <w:t>&gt;</w:t>
      </w:r>
    </w:p>
    <w:p w14:paraId="5E74B327" w14:textId="77777777" w:rsidR="007C72BA" w:rsidRPr="00D23287" w:rsidRDefault="007C72BA" w:rsidP="007C72BA">
      <w:pPr>
        <w:spacing w:line="360" w:lineRule="auto"/>
        <w:ind w:firstLine="480"/>
        <w:rPr>
          <w:sz w:val="24"/>
        </w:rPr>
      </w:pPr>
      <w:r w:rsidRPr="00D23287">
        <w:rPr>
          <w:sz w:val="24"/>
        </w:rPr>
        <w:t>int main (void)</w:t>
      </w:r>
    </w:p>
    <w:p w14:paraId="3E09D4F5" w14:textId="77777777" w:rsidR="007C72BA" w:rsidRPr="00D23287" w:rsidRDefault="007C72BA" w:rsidP="007C72BA">
      <w:pPr>
        <w:spacing w:line="360" w:lineRule="auto"/>
        <w:ind w:firstLine="480"/>
        <w:rPr>
          <w:sz w:val="24"/>
        </w:rPr>
      </w:pPr>
      <w:r w:rsidRPr="00D23287">
        <w:rPr>
          <w:sz w:val="24"/>
        </w:rPr>
        <w:t>{</w:t>
      </w:r>
    </w:p>
    <w:p w14:paraId="1A3B832A" w14:textId="77777777" w:rsidR="007C72BA" w:rsidRPr="00D23287" w:rsidRDefault="007C72BA" w:rsidP="007C72BA">
      <w:pPr>
        <w:spacing w:line="360" w:lineRule="auto"/>
        <w:ind w:firstLine="480"/>
        <w:rPr>
          <w:sz w:val="24"/>
        </w:rPr>
      </w:pPr>
      <w:r w:rsidRPr="00D23287">
        <w:rPr>
          <w:sz w:val="24"/>
        </w:rPr>
        <w:tab/>
        <w:t>char* (*</w:t>
      </w:r>
      <w:proofErr w:type="gramStart"/>
      <w:r w:rsidRPr="00D23287">
        <w:rPr>
          <w:sz w:val="24"/>
        </w:rPr>
        <w:t>p[</w:t>
      </w:r>
      <w:proofErr w:type="gramEnd"/>
      <w:r w:rsidRPr="00D23287">
        <w:rPr>
          <w:sz w:val="24"/>
        </w:rPr>
        <w:t xml:space="preserve">]) (char* , char*) = {0, </w:t>
      </w:r>
      <w:proofErr w:type="spellStart"/>
      <w:r w:rsidRPr="00D23287">
        <w:rPr>
          <w:sz w:val="24"/>
        </w:rPr>
        <w:t>strcpy</w:t>
      </w:r>
      <w:proofErr w:type="spellEnd"/>
      <w:r w:rsidRPr="00D23287">
        <w:rPr>
          <w:sz w:val="24"/>
        </w:rPr>
        <w:t xml:space="preserve">, </w:t>
      </w:r>
      <w:proofErr w:type="spellStart"/>
      <w:r w:rsidRPr="00D23287">
        <w:rPr>
          <w:sz w:val="24"/>
        </w:rPr>
        <w:t>strcat</w:t>
      </w:r>
      <w:proofErr w:type="spellEnd"/>
      <w:r w:rsidRPr="00D23287">
        <w:rPr>
          <w:sz w:val="24"/>
        </w:rPr>
        <w:t xml:space="preserve">, </w:t>
      </w:r>
      <w:proofErr w:type="spellStart"/>
      <w:r w:rsidRPr="00D23287">
        <w:rPr>
          <w:sz w:val="24"/>
        </w:rPr>
        <w:t>strtok</w:t>
      </w:r>
      <w:proofErr w:type="spellEnd"/>
      <w:r w:rsidRPr="00D23287">
        <w:rPr>
          <w:sz w:val="24"/>
        </w:rPr>
        <w:t>};</w:t>
      </w:r>
    </w:p>
    <w:p w14:paraId="782392A9" w14:textId="77777777" w:rsidR="007C72BA" w:rsidRPr="00D23287" w:rsidRDefault="007C72BA" w:rsidP="007C72BA">
      <w:pPr>
        <w:spacing w:line="360" w:lineRule="auto"/>
        <w:ind w:firstLine="480"/>
        <w:rPr>
          <w:sz w:val="24"/>
        </w:rPr>
      </w:pPr>
      <w:r w:rsidRPr="00D23287">
        <w:rPr>
          <w:sz w:val="24"/>
        </w:rPr>
        <w:t xml:space="preserve">    char </w:t>
      </w:r>
      <w:proofErr w:type="gramStart"/>
      <w:r w:rsidRPr="00D23287">
        <w:rPr>
          <w:sz w:val="24"/>
        </w:rPr>
        <w:t>a[</w:t>
      </w:r>
      <w:proofErr w:type="gramEnd"/>
      <w:r w:rsidRPr="00D23287">
        <w:rPr>
          <w:sz w:val="24"/>
        </w:rPr>
        <w:t>80], b[80], *result;</w:t>
      </w:r>
    </w:p>
    <w:p w14:paraId="07BE4446" w14:textId="77777777" w:rsidR="007C72BA" w:rsidRPr="00D23287" w:rsidRDefault="007C72BA" w:rsidP="007C72BA">
      <w:pPr>
        <w:spacing w:line="360" w:lineRule="auto"/>
        <w:ind w:firstLine="480"/>
        <w:rPr>
          <w:sz w:val="24"/>
        </w:rPr>
      </w:pPr>
      <w:r w:rsidRPr="00D23287">
        <w:rPr>
          <w:sz w:val="24"/>
        </w:rPr>
        <w:t xml:space="preserve">    int choice;</w:t>
      </w:r>
    </w:p>
    <w:p w14:paraId="294DF40B" w14:textId="77777777" w:rsidR="007C72BA" w:rsidRPr="00D23287" w:rsidRDefault="007C72BA" w:rsidP="007C72BA">
      <w:pPr>
        <w:spacing w:line="360" w:lineRule="auto"/>
        <w:ind w:firstLine="480"/>
        <w:rPr>
          <w:sz w:val="24"/>
        </w:rPr>
      </w:pPr>
      <w:r w:rsidRPr="00D23287">
        <w:rPr>
          <w:sz w:val="24"/>
        </w:rPr>
        <w:t xml:space="preserve">    </w:t>
      </w:r>
      <w:proofErr w:type="gramStart"/>
      <w:r w:rsidRPr="00D23287">
        <w:rPr>
          <w:sz w:val="24"/>
        </w:rPr>
        <w:t>while(</w:t>
      </w:r>
      <w:proofErr w:type="gramEnd"/>
      <w:r w:rsidRPr="00D23287">
        <w:rPr>
          <w:sz w:val="24"/>
        </w:rPr>
        <w:t>1)</w:t>
      </w:r>
    </w:p>
    <w:p w14:paraId="2E980FD5" w14:textId="77777777" w:rsidR="007C72BA" w:rsidRPr="00D23287" w:rsidRDefault="007C72BA" w:rsidP="007C72BA">
      <w:pPr>
        <w:spacing w:line="360" w:lineRule="auto"/>
        <w:ind w:firstLine="480"/>
        <w:rPr>
          <w:sz w:val="24"/>
        </w:rPr>
      </w:pPr>
      <w:r w:rsidRPr="00D23287">
        <w:rPr>
          <w:sz w:val="24"/>
        </w:rPr>
        <w:t xml:space="preserve">    {</w:t>
      </w:r>
    </w:p>
    <w:p w14:paraId="1AA41CF2" w14:textId="77777777" w:rsidR="007C72BA" w:rsidRPr="00D23287" w:rsidRDefault="007C72BA" w:rsidP="007C72BA">
      <w:pPr>
        <w:spacing w:line="360" w:lineRule="auto"/>
        <w:ind w:firstLine="480"/>
        <w:rPr>
          <w:sz w:val="24"/>
        </w:rPr>
      </w:pPr>
      <w:r w:rsidRPr="00D23287">
        <w:rPr>
          <w:sz w:val="24"/>
        </w:rPr>
        <w:tab/>
        <w:t xml:space="preserve">    do</w:t>
      </w:r>
    </w:p>
    <w:p w14:paraId="24F73D18" w14:textId="77777777" w:rsidR="007C72BA" w:rsidRPr="00D23287" w:rsidRDefault="007C72BA" w:rsidP="007C72BA">
      <w:pPr>
        <w:spacing w:line="360" w:lineRule="auto"/>
        <w:ind w:firstLine="480"/>
        <w:rPr>
          <w:sz w:val="24"/>
        </w:rPr>
      </w:pPr>
      <w:r w:rsidRPr="00D23287">
        <w:rPr>
          <w:sz w:val="24"/>
        </w:rPr>
        <w:tab/>
        <w:t xml:space="preserve">    {</w:t>
      </w:r>
    </w:p>
    <w:p w14:paraId="3BEF78A4" w14:textId="77777777" w:rsidR="007C72BA" w:rsidRPr="00D23287" w:rsidRDefault="007C72BA" w:rsidP="007C72BA">
      <w:pPr>
        <w:spacing w:line="360" w:lineRule="auto"/>
        <w:ind w:firstLine="480"/>
        <w:rPr>
          <w:sz w:val="24"/>
        </w:rPr>
      </w:pPr>
      <w:r w:rsidRPr="00D23287">
        <w:rPr>
          <w:sz w:val="24"/>
        </w:rPr>
        <w:tab/>
      </w:r>
      <w:r w:rsidRPr="00D23287">
        <w:rPr>
          <w:sz w:val="24"/>
        </w:rPr>
        <w:tab/>
        <w:t xml:space="preserve">    </w:t>
      </w:r>
      <w:proofErr w:type="spellStart"/>
      <w:proofErr w:type="gramStart"/>
      <w:r w:rsidRPr="00D23287">
        <w:rPr>
          <w:sz w:val="24"/>
        </w:rPr>
        <w:t>printf</w:t>
      </w:r>
      <w:proofErr w:type="spellEnd"/>
      <w:r w:rsidRPr="00D23287">
        <w:rPr>
          <w:sz w:val="24"/>
        </w:rPr>
        <w:t>(</w:t>
      </w:r>
      <w:proofErr w:type="gramEnd"/>
      <w:r w:rsidRPr="00D23287">
        <w:rPr>
          <w:sz w:val="24"/>
        </w:rPr>
        <w:t>"\t\t1 copy string.\n");</w:t>
      </w:r>
    </w:p>
    <w:p w14:paraId="6CF40AE2" w14:textId="77777777" w:rsidR="007C72BA" w:rsidRPr="00D23287" w:rsidRDefault="007C72BA" w:rsidP="007C72BA">
      <w:pPr>
        <w:spacing w:line="360" w:lineRule="auto"/>
        <w:ind w:firstLine="480"/>
        <w:rPr>
          <w:sz w:val="24"/>
        </w:rPr>
      </w:pPr>
      <w:r w:rsidRPr="00D23287">
        <w:rPr>
          <w:sz w:val="24"/>
        </w:rPr>
        <w:tab/>
      </w:r>
      <w:r w:rsidRPr="00D23287">
        <w:rPr>
          <w:sz w:val="24"/>
        </w:rPr>
        <w:tab/>
        <w:t xml:space="preserve">    </w:t>
      </w:r>
      <w:proofErr w:type="spellStart"/>
      <w:proofErr w:type="gramStart"/>
      <w:r w:rsidRPr="00D23287">
        <w:rPr>
          <w:sz w:val="24"/>
        </w:rPr>
        <w:t>printf</w:t>
      </w:r>
      <w:proofErr w:type="spellEnd"/>
      <w:r w:rsidRPr="00D23287">
        <w:rPr>
          <w:sz w:val="24"/>
        </w:rPr>
        <w:t>(</w:t>
      </w:r>
      <w:proofErr w:type="gramEnd"/>
      <w:r w:rsidRPr="00D23287">
        <w:rPr>
          <w:sz w:val="24"/>
        </w:rPr>
        <w:t>"\t\t2 connect string.\n");</w:t>
      </w:r>
    </w:p>
    <w:p w14:paraId="6952821A" w14:textId="77777777" w:rsidR="007C72BA" w:rsidRPr="00D23287" w:rsidRDefault="007C72BA" w:rsidP="007C72BA">
      <w:pPr>
        <w:spacing w:line="360" w:lineRule="auto"/>
        <w:ind w:firstLine="480"/>
        <w:rPr>
          <w:sz w:val="24"/>
        </w:rPr>
      </w:pPr>
      <w:r w:rsidRPr="00D23287">
        <w:rPr>
          <w:sz w:val="24"/>
        </w:rPr>
        <w:tab/>
      </w:r>
      <w:r w:rsidRPr="00D23287">
        <w:rPr>
          <w:sz w:val="24"/>
        </w:rPr>
        <w:tab/>
        <w:t xml:space="preserve">    </w:t>
      </w:r>
      <w:proofErr w:type="spellStart"/>
      <w:proofErr w:type="gramStart"/>
      <w:r w:rsidRPr="00D23287">
        <w:rPr>
          <w:sz w:val="24"/>
        </w:rPr>
        <w:t>printf</w:t>
      </w:r>
      <w:proofErr w:type="spellEnd"/>
      <w:r w:rsidRPr="00D23287">
        <w:rPr>
          <w:sz w:val="24"/>
        </w:rPr>
        <w:t>(</w:t>
      </w:r>
      <w:proofErr w:type="gramEnd"/>
      <w:r w:rsidRPr="00D23287">
        <w:rPr>
          <w:sz w:val="24"/>
        </w:rPr>
        <w:t>"\t\t3 parse string.\n");</w:t>
      </w:r>
    </w:p>
    <w:p w14:paraId="1D55FEFB" w14:textId="77777777" w:rsidR="007C72BA" w:rsidRPr="00D23287" w:rsidRDefault="007C72BA" w:rsidP="007C72BA">
      <w:pPr>
        <w:spacing w:line="360" w:lineRule="auto"/>
        <w:ind w:firstLine="480"/>
        <w:rPr>
          <w:sz w:val="24"/>
        </w:rPr>
      </w:pPr>
      <w:r w:rsidRPr="00D23287">
        <w:rPr>
          <w:sz w:val="24"/>
        </w:rPr>
        <w:t xml:space="preserve">            </w:t>
      </w:r>
      <w:proofErr w:type="spellStart"/>
      <w:proofErr w:type="gramStart"/>
      <w:r w:rsidRPr="00D23287">
        <w:rPr>
          <w:sz w:val="24"/>
        </w:rPr>
        <w:t>printf</w:t>
      </w:r>
      <w:proofErr w:type="spellEnd"/>
      <w:r w:rsidRPr="00D23287">
        <w:rPr>
          <w:sz w:val="24"/>
        </w:rPr>
        <w:t>(</w:t>
      </w:r>
      <w:proofErr w:type="gramEnd"/>
      <w:r w:rsidRPr="00D23287">
        <w:rPr>
          <w:sz w:val="24"/>
        </w:rPr>
        <w:t>"\t\t4 exit.\n");</w:t>
      </w:r>
    </w:p>
    <w:p w14:paraId="0723AD5E" w14:textId="77777777" w:rsidR="007C72BA" w:rsidRPr="00D23287" w:rsidRDefault="007C72BA" w:rsidP="007C72BA">
      <w:pPr>
        <w:spacing w:line="360" w:lineRule="auto"/>
        <w:ind w:firstLine="480"/>
        <w:rPr>
          <w:sz w:val="24"/>
        </w:rPr>
      </w:pPr>
      <w:r w:rsidRPr="00D23287">
        <w:rPr>
          <w:sz w:val="24"/>
        </w:rPr>
        <w:tab/>
      </w:r>
      <w:r w:rsidRPr="00D23287">
        <w:rPr>
          <w:sz w:val="24"/>
        </w:rPr>
        <w:tab/>
      </w:r>
      <w:r w:rsidRPr="00D23287">
        <w:rPr>
          <w:sz w:val="24"/>
        </w:rPr>
        <w:tab/>
      </w:r>
      <w:proofErr w:type="spellStart"/>
      <w:proofErr w:type="gramStart"/>
      <w:r w:rsidRPr="00D23287">
        <w:rPr>
          <w:sz w:val="24"/>
        </w:rPr>
        <w:t>printf</w:t>
      </w:r>
      <w:proofErr w:type="spellEnd"/>
      <w:r w:rsidRPr="00D23287">
        <w:rPr>
          <w:sz w:val="24"/>
        </w:rPr>
        <w:t>(</w:t>
      </w:r>
      <w:proofErr w:type="gramEnd"/>
      <w:r w:rsidRPr="00D23287">
        <w:rPr>
          <w:sz w:val="24"/>
        </w:rPr>
        <w:t>"\t\</w:t>
      </w:r>
      <w:proofErr w:type="spellStart"/>
      <w:r w:rsidRPr="00D23287">
        <w:rPr>
          <w:sz w:val="24"/>
        </w:rPr>
        <w:t>tinput</w:t>
      </w:r>
      <w:proofErr w:type="spellEnd"/>
      <w:r w:rsidRPr="00D23287">
        <w:rPr>
          <w:sz w:val="24"/>
        </w:rPr>
        <w:t xml:space="preserve"> a number (1-4) please.\n");</w:t>
      </w:r>
    </w:p>
    <w:p w14:paraId="7EBE9BE1" w14:textId="77777777" w:rsidR="007C72BA" w:rsidRPr="00D23287" w:rsidRDefault="007C72BA" w:rsidP="007C72BA">
      <w:pPr>
        <w:spacing w:line="360" w:lineRule="auto"/>
        <w:ind w:firstLine="480"/>
        <w:rPr>
          <w:sz w:val="24"/>
        </w:rPr>
      </w:pPr>
      <w:r w:rsidRPr="00D23287">
        <w:rPr>
          <w:sz w:val="24"/>
        </w:rPr>
        <w:tab/>
      </w:r>
      <w:r w:rsidRPr="00D23287">
        <w:rPr>
          <w:sz w:val="24"/>
        </w:rPr>
        <w:tab/>
      </w:r>
      <w:r w:rsidRPr="00D23287">
        <w:rPr>
          <w:sz w:val="24"/>
        </w:rPr>
        <w:tab/>
      </w:r>
      <w:proofErr w:type="spellStart"/>
      <w:proofErr w:type="gramStart"/>
      <w:r w:rsidRPr="00D23287">
        <w:rPr>
          <w:sz w:val="24"/>
        </w:rPr>
        <w:t>scanf</w:t>
      </w:r>
      <w:proofErr w:type="spellEnd"/>
      <w:r w:rsidRPr="00D23287">
        <w:rPr>
          <w:sz w:val="24"/>
        </w:rPr>
        <w:t>(</w:t>
      </w:r>
      <w:proofErr w:type="gramEnd"/>
      <w:r w:rsidRPr="00D23287">
        <w:rPr>
          <w:sz w:val="24"/>
        </w:rPr>
        <w:t>"%d", &amp;choice);</w:t>
      </w:r>
    </w:p>
    <w:p w14:paraId="716EF16F" w14:textId="77777777" w:rsidR="007C72BA" w:rsidRPr="00D23287" w:rsidRDefault="007C72BA" w:rsidP="007C72BA">
      <w:pPr>
        <w:spacing w:line="360" w:lineRule="auto"/>
        <w:ind w:firstLine="480"/>
        <w:rPr>
          <w:sz w:val="24"/>
        </w:rPr>
      </w:pPr>
      <w:r w:rsidRPr="00D23287">
        <w:rPr>
          <w:sz w:val="24"/>
        </w:rPr>
        <w:t xml:space="preserve">        }</w:t>
      </w:r>
    </w:p>
    <w:p w14:paraId="48312257" w14:textId="77777777" w:rsidR="007C72BA" w:rsidRPr="00D23287" w:rsidRDefault="007C72BA" w:rsidP="007C72BA">
      <w:pPr>
        <w:spacing w:line="360" w:lineRule="auto"/>
        <w:ind w:firstLine="480"/>
        <w:rPr>
          <w:sz w:val="24"/>
        </w:rPr>
      </w:pPr>
      <w:r w:rsidRPr="00D23287">
        <w:rPr>
          <w:sz w:val="24"/>
        </w:rPr>
        <w:t xml:space="preserve">        </w:t>
      </w:r>
      <w:proofErr w:type="gramStart"/>
      <w:r w:rsidRPr="00D23287">
        <w:rPr>
          <w:sz w:val="24"/>
        </w:rPr>
        <w:t>while(</w:t>
      </w:r>
      <w:proofErr w:type="gramEnd"/>
      <w:r w:rsidRPr="00D23287">
        <w:rPr>
          <w:sz w:val="24"/>
        </w:rPr>
        <w:t>choice&lt;1 || choice&gt;4);</w:t>
      </w:r>
    </w:p>
    <w:p w14:paraId="1FFF368E" w14:textId="77777777" w:rsidR="007C72BA" w:rsidRPr="00D23287" w:rsidRDefault="007C72BA" w:rsidP="007C72BA">
      <w:pPr>
        <w:spacing w:line="360" w:lineRule="auto"/>
        <w:ind w:firstLine="480"/>
        <w:rPr>
          <w:sz w:val="24"/>
        </w:rPr>
      </w:pPr>
      <w:r w:rsidRPr="00D23287">
        <w:rPr>
          <w:sz w:val="24"/>
        </w:rPr>
        <w:t xml:space="preserve">        </w:t>
      </w:r>
      <w:proofErr w:type="gramStart"/>
      <w:r w:rsidRPr="00D23287">
        <w:rPr>
          <w:sz w:val="24"/>
        </w:rPr>
        <w:t>if(</w:t>
      </w:r>
      <w:proofErr w:type="gramEnd"/>
      <w:r w:rsidRPr="00D23287">
        <w:rPr>
          <w:sz w:val="24"/>
        </w:rPr>
        <w:t>choice == 4)</w:t>
      </w:r>
    </w:p>
    <w:p w14:paraId="1CDC9BFD" w14:textId="77777777" w:rsidR="007C72BA" w:rsidRPr="00D23287" w:rsidRDefault="007C72BA" w:rsidP="007C72BA">
      <w:pPr>
        <w:spacing w:line="360" w:lineRule="auto"/>
        <w:ind w:firstLine="480"/>
        <w:rPr>
          <w:sz w:val="24"/>
        </w:rPr>
      </w:pPr>
      <w:r w:rsidRPr="00D23287">
        <w:rPr>
          <w:sz w:val="24"/>
        </w:rPr>
        <w:t xml:space="preserve">            break;</w:t>
      </w:r>
    </w:p>
    <w:p w14:paraId="5658E771" w14:textId="77777777" w:rsidR="007C72BA" w:rsidRPr="00D23287" w:rsidRDefault="007C72BA" w:rsidP="007C72BA">
      <w:pPr>
        <w:spacing w:line="360" w:lineRule="auto"/>
        <w:ind w:firstLine="480"/>
        <w:rPr>
          <w:sz w:val="24"/>
        </w:rPr>
      </w:pPr>
      <w:r w:rsidRPr="00D23287">
        <w:rPr>
          <w:sz w:val="24"/>
        </w:rPr>
        <w:t xml:space="preserve">        </w:t>
      </w:r>
      <w:proofErr w:type="spellStart"/>
      <w:proofErr w:type="gramStart"/>
      <w:r w:rsidRPr="00D23287">
        <w:rPr>
          <w:sz w:val="24"/>
        </w:rPr>
        <w:t>getchar</w:t>
      </w:r>
      <w:proofErr w:type="spellEnd"/>
      <w:r w:rsidRPr="00D23287">
        <w:rPr>
          <w:sz w:val="24"/>
        </w:rPr>
        <w:t>(</w:t>
      </w:r>
      <w:proofErr w:type="gramEnd"/>
      <w:r w:rsidRPr="00D23287">
        <w:rPr>
          <w:sz w:val="24"/>
        </w:rPr>
        <w:t>);</w:t>
      </w:r>
    </w:p>
    <w:p w14:paraId="2BB3AC2C" w14:textId="77777777" w:rsidR="007C72BA" w:rsidRPr="00D23287" w:rsidRDefault="007C72BA" w:rsidP="007C72BA">
      <w:pPr>
        <w:spacing w:line="360" w:lineRule="auto"/>
        <w:ind w:firstLine="480"/>
        <w:rPr>
          <w:sz w:val="24"/>
        </w:rPr>
      </w:pPr>
      <w:r w:rsidRPr="00D23287">
        <w:rPr>
          <w:sz w:val="24"/>
        </w:rPr>
        <w:t xml:space="preserve">        </w:t>
      </w:r>
      <w:proofErr w:type="spellStart"/>
      <w:proofErr w:type="gramStart"/>
      <w:r w:rsidRPr="00D23287">
        <w:rPr>
          <w:sz w:val="24"/>
        </w:rPr>
        <w:t>printf</w:t>
      </w:r>
      <w:proofErr w:type="spellEnd"/>
      <w:r w:rsidRPr="00D23287">
        <w:rPr>
          <w:sz w:val="24"/>
        </w:rPr>
        <w:t>(</w:t>
      </w:r>
      <w:proofErr w:type="gramEnd"/>
      <w:r w:rsidRPr="00D23287">
        <w:rPr>
          <w:sz w:val="24"/>
        </w:rPr>
        <w:t>"input the first string please!\n");</w:t>
      </w:r>
    </w:p>
    <w:p w14:paraId="26E0F0D3" w14:textId="77777777" w:rsidR="007C72BA" w:rsidRPr="00D23287" w:rsidRDefault="007C72BA" w:rsidP="007C72BA">
      <w:pPr>
        <w:spacing w:line="360" w:lineRule="auto"/>
        <w:ind w:firstLine="480"/>
        <w:rPr>
          <w:sz w:val="24"/>
        </w:rPr>
      </w:pPr>
      <w:r w:rsidRPr="00D23287">
        <w:rPr>
          <w:sz w:val="24"/>
        </w:rPr>
        <w:t xml:space="preserve">        gets(a);//</w:t>
      </w:r>
    </w:p>
    <w:p w14:paraId="1E838427" w14:textId="77777777" w:rsidR="007C72BA" w:rsidRPr="00D23287" w:rsidRDefault="007C72BA" w:rsidP="007C72BA">
      <w:pPr>
        <w:spacing w:line="360" w:lineRule="auto"/>
        <w:ind w:firstLine="480"/>
        <w:rPr>
          <w:sz w:val="24"/>
        </w:rPr>
      </w:pPr>
      <w:r w:rsidRPr="00D23287">
        <w:rPr>
          <w:sz w:val="24"/>
        </w:rPr>
        <w:t xml:space="preserve">        </w:t>
      </w:r>
      <w:proofErr w:type="spellStart"/>
      <w:proofErr w:type="gramStart"/>
      <w:r w:rsidRPr="00D23287">
        <w:rPr>
          <w:sz w:val="24"/>
        </w:rPr>
        <w:t>printf</w:t>
      </w:r>
      <w:proofErr w:type="spellEnd"/>
      <w:r w:rsidRPr="00D23287">
        <w:rPr>
          <w:sz w:val="24"/>
        </w:rPr>
        <w:t>(</w:t>
      </w:r>
      <w:proofErr w:type="gramEnd"/>
      <w:r w:rsidRPr="00D23287">
        <w:rPr>
          <w:sz w:val="24"/>
        </w:rPr>
        <w:t>"input the second string please!\n");</w:t>
      </w:r>
    </w:p>
    <w:p w14:paraId="36719A2B" w14:textId="77777777" w:rsidR="007C72BA" w:rsidRPr="00D23287" w:rsidRDefault="007C72BA" w:rsidP="007C72BA">
      <w:pPr>
        <w:spacing w:line="360" w:lineRule="auto"/>
        <w:ind w:firstLine="480"/>
        <w:rPr>
          <w:sz w:val="24"/>
        </w:rPr>
      </w:pPr>
      <w:r w:rsidRPr="00D23287">
        <w:rPr>
          <w:sz w:val="24"/>
        </w:rPr>
        <w:t xml:space="preserve">        gets(b);//</w:t>
      </w:r>
    </w:p>
    <w:p w14:paraId="3F3440D5" w14:textId="77777777" w:rsidR="007C72BA" w:rsidRPr="00D23287" w:rsidRDefault="007C72BA" w:rsidP="007C72BA">
      <w:pPr>
        <w:spacing w:line="360" w:lineRule="auto"/>
        <w:ind w:firstLine="480"/>
        <w:rPr>
          <w:sz w:val="24"/>
        </w:rPr>
      </w:pPr>
      <w:r w:rsidRPr="00D23287">
        <w:rPr>
          <w:sz w:val="24"/>
        </w:rPr>
        <w:lastRenderedPageBreak/>
        <w:t xml:space="preserve">        result = p[choice</w:t>
      </w:r>
      <w:proofErr w:type="gramStart"/>
      <w:r w:rsidRPr="00D23287">
        <w:rPr>
          <w:sz w:val="24"/>
        </w:rPr>
        <w:t>](</w:t>
      </w:r>
      <w:proofErr w:type="gramEnd"/>
      <w:r w:rsidRPr="00D23287">
        <w:rPr>
          <w:sz w:val="24"/>
        </w:rPr>
        <w:t>a, b);//</w:t>
      </w:r>
    </w:p>
    <w:p w14:paraId="52A803B8" w14:textId="77777777" w:rsidR="007C72BA" w:rsidRPr="00D23287" w:rsidRDefault="007C72BA" w:rsidP="007C72BA">
      <w:pPr>
        <w:spacing w:line="360" w:lineRule="auto"/>
        <w:ind w:firstLine="480"/>
        <w:rPr>
          <w:sz w:val="24"/>
        </w:rPr>
      </w:pPr>
      <w:r w:rsidRPr="00D23287">
        <w:rPr>
          <w:sz w:val="24"/>
        </w:rPr>
        <w:t xml:space="preserve">        </w:t>
      </w:r>
      <w:proofErr w:type="spellStart"/>
      <w:proofErr w:type="gramStart"/>
      <w:r w:rsidRPr="00D23287">
        <w:rPr>
          <w:sz w:val="24"/>
        </w:rPr>
        <w:t>printf</w:t>
      </w:r>
      <w:proofErr w:type="spellEnd"/>
      <w:r w:rsidRPr="00D23287">
        <w:rPr>
          <w:sz w:val="24"/>
        </w:rPr>
        <w:t>(</w:t>
      </w:r>
      <w:proofErr w:type="gramEnd"/>
      <w:r w:rsidRPr="00D23287">
        <w:rPr>
          <w:sz w:val="24"/>
        </w:rPr>
        <w:t>"the result is %s\n", result);</w:t>
      </w:r>
    </w:p>
    <w:p w14:paraId="12A3899B" w14:textId="77777777" w:rsidR="007C72BA" w:rsidRPr="00D23287" w:rsidRDefault="007C72BA" w:rsidP="007C72BA">
      <w:pPr>
        <w:spacing w:line="360" w:lineRule="auto"/>
        <w:ind w:firstLine="480"/>
        <w:rPr>
          <w:sz w:val="24"/>
        </w:rPr>
      </w:pPr>
      <w:r w:rsidRPr="00D23287">
        <w:rPr>
          <w:sz w:val="24"/>
        </w:rPr>
        <w:t xml:space="preserve">    }</w:t>
      </w:r>
    </w:p>
    <w:p w14:paraId="26E2B808" w14:textId="77777777" w:rsidR="007C72BA" w:rsidRPr="00D23287" w:rsidRDefault="007C72BA" w:rsidP="007C72BA">
      <w:pPr>
        <w:spacing w:line="360" w:lineRule="auto"/>
        <w:ind w:firstLine="480"/>
        <w:rPr>
          <w:sz w:val="24"/>
        </w:rPr>
      </w:pPr>
      <w:r w:rsidRPr="00D23287">
        <w:rPr>
          <w:sz w:val="24"/>
        </w:rPr>
        <w:tab/>
        <w:t>down:</w:t>
      </w:r>
    </w:p>
    <w:p w14:paraId="62BAD1A3" w14:textId="77777777" w:rsidR="007C72BA" w:rsidRPr="00D23287" w:rsidRDefault="007C72BA" w:rsidP="007C72BA">
      <w:pPr>
        <w:spacing w:line="360" w:lineRule="auto"/>
        <w:ind w:firstLine="480"/>
        <w:rPr>
          <w:sz w:val="24"/>
        </w:rPr>
      </w:pPr>
      <w:r w:rsidRPr="00D23287">
        <w:rPr>
          <w:sz w:val="24"/>
        </w:rPr>
        <w:tab/>
        <w:t>return 0;</w:t>
      </w:r>
    </w:p>
    <w:p w14:paraId="3409460A" w14:textId="77777777" w:rsidR="007C72BA" w:rsidRPr="00C027C2" w:rsidRDefault="007C72BA" w:rsidP="007C72BA">
      <w:pPr>
        <w:spacing w:line="360" w:lineRule="auto"/>
        <w:ind w:firstLine="480"/>
        <w:rPr>
          <w:sz w:val="24"/>
        </w:rPr>
      </w:pPr>
      <w:r w:rsidRPr="00D23287">
        <w:rPr>
          <w:sz w:val="24"/>
        </w:rPr>
        <w:t>}</w:t>
      </w:r>
    </w:p>
    <w:p w14:paraId="62D0AFB8" w14:textId="77777777" w:rsidR="007C72BA" w:rsidRDefault="007C72BA" w:rsidP="007C72BA">
      <w:pPr>
        <w:snapToGrid w:val="0"/>
        <w:spacing w:line="360" w:lineRule="auto"/>
        <w:rPr>
          <w:b/>
          <w:bCs/>
          <w:sz w:val="24"/>
        </w:rPr>
      </w:pPr>
      <w:r w:rsidRPr="00475E97">
        <w:rPr>
          <w:rFonts w:hAnsi="宋体"/>
          <w:b/>
          <w:bCs/>
          <w:sz w:val="24"/>
        </w:rPr>
        <w:t>测试</w:t>
      </w:r>
      <w:r>
        <w:rPr>
          <w:rFonts w:hAnsi="宋体" w:hint="eastAsia"/>
          <w:b/>
          <w:bCs/>
          <w:sz w:val="24"/>
        </w:rPr>
        <w:t>：</w:t>
      </w:r>
    </w:p>
    <w:p w14:paraId="7AF2079F" w14:textId="77777777" w:rsidR="007C72BA" w:rsidRPr="00475E97" w:rsidRDefault="007C72BA" w:rsidP="007C72BA">
      <w:pPr>
        <w:snapToGrid w:val="0"/>
        <w:spacing w:line="360" w:lineRule="auto"/>
        <w:ind w:firstLine="420"/>
        <w:rPr>
          <w:b/>
          <w:bCs/>
          <w:sz w:val="24"/>
        </w:rPr>
      </w:pPr>
      <w:r w:rsidRPr="00885843">
        <w:rPr>
          <w:rFonts w:hAnsi="宋体"/>
          <w:sz w:val="24"/>
        </w:rPr>
        <w:t>（</w:t>
      </w:r>
      <w:r w:rsidRPr="00885843">
        <w:rPr>
          <w:sz w:val="24"/>
        </w:rPr>
        <w:t>a</w:t>
      </w:r>
      <w:r w:rsidRPr="00885843">
        <w:rPr>
          <w:rFonts w:hAnsi="宋体"/>
          <w:sz w:val="24"/>
        </w:rPr>
        <w:t>）</w:t>
      </w:r>
      <w:r w:rsidRPr="00885843">
        <w:rPr>
          <w:sz w:val="24"/>
        </w:rPr>
        <w:t xml:space="preserve"> </w:t>
      </w:r>
      <w:r w:rsidRPr="00885843">
        <w:rPr>
          <w:rFonts w:hAnsi="宋体"/>
          <w:sz w:val="24"/>
        </w:rPr>
        <w:t>测试数据：</w:t>
      </w:r>
    </w:p>
    <w:p w14:paraId="321B608A" w14:textId="77777777" w:rsidR="007C72BA" w:rsidRDefault="007C72BA" w:rsidP="007C72BA">
      <w:pPr>
        <w:snapToGrid w:val="0"/>
        <w:spacing w:line="360" w:lineRule="auto"/>
        <w:ind w:firstLineChars="200" w:firstLine="480"/>
        <w:rPr>
          <w:sz w:val="24"/>
        </w:rPr>
      </w:pPr>
      <w:r>
        <w:rPr>
          <w:sz w:val="24"/>
        </w:rPr>
        <w:tab/>
      </w:r>
      <w:r>
        <w:rPr>
          <w:sz w:val="24"/>
        </w:rPr>
        <w:tab/>
        <w:t>1</w:t>
      </w:r>
    </w:p>
    <w:p w14:paraId="5F5358AF" w14:textId="77777777" w:rsidR="007C72BA" w:rsidRDefault="007C72BA" w:rsidP="007C72BA">
      <w:pPr>
        <w:snapToGrid w:val="0"/>
        <w:spacing w:line="360" w:lineRule="auto"/>
        <w:ind w:firstLineChars="200" w:firstLine="480"/>
        <w:rPr>
          <w:sz w:val="24"/>
        </w:rPr>
      </w:pPr>
      <w:r>
        <w:rPr>
          <w:sz w:val="24"/>
        </w:rPr>
        <w:tab/>
      </w:r>
      <w:r>
        <w:rPr>
          <w:sz w:val="24"/>
        </w:rPr>
        <w:tab/>
      </w:r>
      <w:proofErr w:type="spellStart"/>
      <w:r>
        <w:rPr>
          <w:sz w:val="24"/>
        </w:rPr>
        <w:t>huazhong</w:t>
      </w:r>
      <w:proofErr w:type="spellEnd"/>
    </w:p>
    <w:p w14:paraId="1B7E2784" w14:textId="77777777" w:rsidR="007C72BA" w:rsidRDefault="007C72BA" w:rsidP="007C72BA">
      <w:pPr>
        <w:snapToGrid w:val="0"/>
        <w:spacing w:line="360" w:lineRule="auto"/>
        <w:ind w:firstLineChars="200" w:firstLine="480"/>
        <w:rPr>
          <w:sz w:val="24"/>
        </w:rPr>
      </w:pPr>
      <w:r>
        <w:rPr>
          <w:sz w:val="24"/>
        </w:rPr>
        <w:tab/>
      </w:r>
      <w:r>
        <w:rPr>
          <w:sz w:val="24"/>
        </w:rPr>
        <w:tab/>
      </w:r>
      <w:proofErr w:type="spellStart"/>
      <w:r>
        <w:rPr>
          <w:sz w:val="24"/>
        </w:rPr>
        <w:t>zhong</w:t>
      </w:r>
      <w:proofErr w:type="spellEnd"/>
      <w:r>
        <w:rPr>
          <w:sz w:val="24"/>
        </w:rPr>
        <w:t xml:space="preserve"> </w:t>
      </w:r>
      <w:proofErr w:type="spellStart"/>
      <w:r>
        <w:rPr>
          <w:sz w:val="24"/>
        </w:rPr>
        <w:t>hua</w:t>
      </w:r>
      <w:proofErr w:type="spellEnd"/>
    </w:p>
    <w:p w14:paraId="51BEA2AF" w14:textId="77777777" w:rsidR="007C72BA" w:rsidRDefault="007C72BA" w:rsidP="007C72BA">
      <w:pPr>
        <w:snapToGrid w:val="0"/>
        <w:spacing w:line="360" w:lineRule="auto"/>
        <w:ind w:firstLineChars="200" w:firstLine="480"/>
        <w:rPr>
          <w:sz w:val="24"/>
        </w:rPr>
      </w:pPr>
      <w:r>
        <w:rPr>
          <w:sz w:val="24"/>
        </w:rPr>
        <w:tab/>
      </w:r>
      <w:r>
        <w:rPr>
          <w:sz w:val="24"/>
        </w:rPr>
        <w:tab/>
        <w:t>2</w:t>
      </w:r>
    </w:p>
    <w:p w14:paraId="1973E21A" w14:textId="77777777" w:rsidR="007C72BA" w:rsidRDefault="007C72BA" w:rsidP="007C72BA">
      <w:pPr>
        <w:snapToGrid w:val="0"/>
        <w:spacing w:line="360" w:lineRule="auto"/>
        <w:ind w:firstLineChars="200" w:firstLine="480"/>
        <w:rPr>
          <w:sz w:val="24"/>
        </w:rPr>
      </w:pPr>
      <w:r>
        <w:rPr>
          <w:sz w:val="24"/>
        </w:rPr>
        <w:tab/>
      </w:r>
      <w:r>
        <w:rPr>
          <w:sz w:val="24"/>
        </w:rPr>
        <w:tab/>
      </w:r>
      <w:proofErr w:type="spellStart"/>
      <w:r>
        <w:rPr>
          <w:sz w:val="24"/>
        </w:rPr>
        <w:t>zhonghua</w:t>
      </w:r>
      <w:proofErr w:type="spellEnd"/>
    </w:p>
    <w:p w14:paraId="0DB5C0B6" w14:textId="77777777" w:rsidR="007C72BA" w:rsidRDefault="007C72BA" w:rsidP="007C72BA">
      <w:pPr>
        <w:snapToGrid w:val="0"/>
        <w:spacing w:line="360" w:lineRule="auto"/>
        <w:ind w:firstLineChars="200" w:firstLine="480"/>
        <w:rPr>
          <w:sz w:val="24"/>
        </w:rPr>
      </w:pPr>
      <w:r>
        <w:rPr>
          <w:sz w:val="24"/>
        </w:rPr>
        <w:tab/>
      </w:r>
      <w:r>
        <w:rPr>
          <w:sz w:val="24"/>
        </w:rPr>
        <w:tab/>
      </w:r>
      <w:proofErr w:type="spellStart"/>
      <w:r>
        <w:rPr>
          <w:sz w:val="24"/>
        </w:rPr>
        <w:t>hua</w:t>
      </w:r>
      <w:proofErr w:type="spellEnd"/>
      <w:r>
        <w:rPr>
          <w:sz w:val="24"/>
        </w:rPr>
        <w:t xml:space="preserve"> </w:t>
      </w:r>
      <w:proofErr w:type="spellStart"/>
      <w:r>
        <w:rPr>
          <w:sz w:val="24"/>
        </w:rPr>
        <w:t>zhong</w:t>
      </w:r>
      <w:proofErr w:type="spellEnd"/>
    </w:p>
    <w:p w14:paraId="10AEC19D" w14:textId="77777777" w:rsidR="007C72BA" w:rsidRDefault="007C72BA" w:rsidP="007C72BA">
      <w:pPr>
        <w:snapToGrid w:val="0"/>
        <w:spacing w:line="360" w:lineRule="auto"/>
        <w:ind w:firstLineChars="200" w:firstLine="480"/>
        <w:rPr>
          <w:sz w:val="24"/>
        </w:rPr>
      </w:pPr>
      <w:r>
        <w:rPr>
          <w:sz w:val="24"/>
        </w:rPr>
        <w:tab/>
      </w:r>
      <w:r>
        <w:rPr>
          <w:sz w:val="24"/>
        </w:rPr>
        <w:tab/>
        <w:t>3</w:t>
      </w:r>
    </w:p>
    <w:p w14:paraId="1B46600E" w14:textId="77777777" w:rsidR="007C72BA" w:rsidRDefault="007C72BA" w:rsidP="007C72BA">
      <w:pPr>
        <w:snapToGrid w:val="0"/>
        <w:spacing w:line="360" w:lineRule="auto"/>
        <w:ind w:firstLineChars="200" w:firstLine="480"/>
        <w:rPr>
          <w:sz w:val="24"/>
        </w:rPr>
      </w:pPr>
      <w:r>
        <w:rPr>
          <w:sz w:val="24"/>
        </w:rPr>
        <w:tab/>
      </w:r>
      <w:r>
        <w:rPr>
          <w:sz w:val="24"/>
        </w:rPr>
        <w:tab/>
      </w:r>
      <w:proofErr w:type="spellStart"/>
      <w:r>
        <w:rPr>
          <w:sz w:val="24"/>
        </w:rPr>
        <w:t>huaauh</w:t>
      </w:r>
      <w:proofErr w:type="spellEnd"/>
    </w:p>
    <w:p w14:paraId="75DFBF84" w14:textId="77777777" w:rsidR="007C72BA" w:rsidRDefault="007C72BA" w:rsidP="007C72BA">
      <w:pPr>
        <w:snapToGrid w:val="0"/>
        <w:spacing w:line="360" w:lineRule="auto"/>
        <w:ind w:firstLineChars="200" w:firstLine="480"/>
        <w:rPr>
          <w:sz w:val="24"/>
        </w:rPr>
      </w:pPr>
      <w:r>
        <w:rPr>
          <w:sz w:val="24"/>
        </w:rPr>
        <w:tab/>
      </w:r>
      <w:r>
        <w:rPr>
          <w:sz w:val="24"/>
        </w:rPr>
        <w:tab/>
        <w:t>a</w:t>
      </w:r>
    </w:p>
    <w:p w14:paraId="23C32144" w14:textId="77777777" w:rsidR="007C72BA" w:rsidRDefault="007C72BA" w:rsidP="007C72BA">
      <w:pPr>
        <w:snapToGrid w:val="0"/>
        <w:spacing w:line="360" w:lineRule="auto"/>
        <w:ind w:firstLineChars="200" w:firstLine="480"/>
        <w:rPr>
          <w:sz w:val="24"/>
        </w:rPr>
      </w:pPr>
      <w:r>
        <w:rPr>
          <w:sz w:val="24"/>
        </w:rPr>
        <w:tab/>
      </w:r>
      <w:r>
        <w:rPr>
          <w:sz w:val="24"/>
        </w:rPr>
        <w:tab/>
        <w:t>4</w:t>
      </w:r>
    </w:p>
    <w:p w14:paraId="0FE0005A" w14:textId="77777777" w:rsidR="007C72BA" w:rsidRPr="00643E1E" w:rsidRDefault="007C72BA" w:rsidP="007C72BA">
      <w:pPr>
        <w:snapToGrid w:val="0"/>
        <w:spacing w:line="360" w:lineRule="auto"/>
        <w:ind w:firstLineChars="200" w:firstLine="480"/>
      </w:pPr>
      <w:r w:rsidRPr="00885843">
        <w:rPr>
          <w:rFonts w:hAnsi="宋体"/>
          <w:sz w:val="24"/>
        </w:rPr>
        <w:t>（</w:t>
      </w:r>
      <w:r w:rsidRPr="00885843">
        <w:rPr>
          <w:sz w:val="24"/>
        </w:rPr>
        <w:t>b</w:t>
      </w:r>
      <w:r w:rsidRPr="00885843">
        <w:rPr>
          <w:rFonts w:hAnsi="宋体"/>
          <w:sz w:val="24"/>
        </w:rPr>
        <w:t>）</w:t>
      </w:r>
      <w:r w:rsidRPr="00885843">
        <w:rPr>
          <w:sz w:val="24"/>
        </w:rPr>
        <w:t xml:space="preserve"> </w:t>
      </w:r>
      <w:r w:rsidRPr="00885843">
        <w:rPr>
          <w:rFonts w:hAnsi="宋体"/>
          <w:sz w:val="24"/>
        </w:rPr>
        <w:t>对应测试数据的运行结果截图</w:t>
      </w:r>
    </w:p>
    <w:p w14:paraId="1F7A3D96" w14:textId="77777777" w:rsidR="007C72BA" w:rsidRDefault="007C72BA" w:rsidP="007C72BA">
      <w:pPr>
        <w:snapToGrid w:val="0"/>
        <w:spacing w:line="360" w:lineRule="auto"/>
        <w:rPr>
          <w:sz w:val="24"/>
        </w:rPr>
      </w:pPr>
      <w:r>
        <w:rPr>
          <w:noProof/>
        </w:rPr>
        <w:lastRenderedPageBreak/>
        <w:drawing>
          <wp:inline distT="0" distB="0" distL="0" distR="0" wp14:anchorId="263DE289" wp14:editId="2F285B8A">
            <wp:extent cx="4762913" cy="6721422"/>
            <wp:effectExtent l="0" t="0" r="0" b="381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762913" cy="6721422"/>
                    </a:xfrm>
                    <a:prstGeom prst="rect">
                      <a:avLst/>
                    </a:prstGeom>
                  </pic:spPr>
                </pic:pic>
              </a:graphicData>
            </a:graphic>
          </wp:inline>
        </w:drawing>
      </w:r>
    </w:p>
    <w:p w14:paraId="2F996282" w14:textId="77777777" w:rsidR="007C72BA" w:rsidRDefault="007C72BA" w:rsidP="007C72BA">
      <w:pPr>
        <w:snapToGrid w:val="0"/>
        <w:spacing w:line="360" w:lineRule="auto"/>
        <w:rPr>
          <w:sz w:val="24"/>
        </w:rPr>
      </w:pPr>
    </w:p>
    <w:p w14:paraId="2A64E5DA" w14:textId="77777777" w:rsidR="007C72BA" w:rsidRPr="00885843" w:rsidRDefault="007C72BA" w:rsidP="007C72BA">
      <w:pPr>
        <w:snapToGrid w:val="0"/>
        <w:spacing w:afterLines="25" w:after="78" w:line="360" w:lineRule="auto"/>
        <w:rPr>
          <w:b/>
          <w:sz w:val="24"/>
        </w:rPr>
      </w:pPr>
      <w:r>
        <w:rPr>
          <w:b/>
          <w:sz w:val="24"/>
        </w:rPr>
        <w:t>6</w:t>
      </w:r>
      <w:r w:rsidRPr="00885843">
        <w:rPr>
          <w:b/>
          <w:sz w:val="24"/>
        </w:rPr>
        <w:t>.2.</w:t>
      </w:r>
      <w:r>
        <w:rPr>
          <w:b/>
          <w:sz w:val="24"/>
        </w:rPr>
        <w:t>3</w:t>
      </w:r>
      <w:r w:rsidRPr="00885843">
        <w:rPr>
          <w:b/>
          <w:sz w:val="24"/>
        </w:rPr>
        <w:t xml:space="preserve"> </w:t>
      </w:r>
      <w:r>
        <w:rPr>
          <w:rFonts w:hAnsi="宋体" w:hint="eastAsia"/>
          <w:b/>
          <w:sz w:val="24"/>
        </w:rPr>
        <w:t>程序跟踪调试</w:t>
      </w:r>
    </w:p>
    <w:p w14:paraId="7BD2A0C0" w14:textId="77777777" w:rsidR="007C72BA" w:rsidRPr="00994392" w:rsidRDefault="007C72BA" w:rsidP="007C72BA">
      <w:pPr>
        <w:snapToGrid w:val="0"/>
        <w:spacing w:line="360" w:lineRule="auto"/>
        <w:ind w:firstLineChars="200" w:firstLine="480"/>
        <w:rPr>
          <w:sz w:val="24"/>
        </w:rPr>
      </w:pPr>
      <w:r w:rsidRPr="00994392">
        <w:rPr>
          <w:rFonts w:hint="eastAsia"/>
          <w:sz w:val="24"/>
        </w:rPr>
        <w:t>请按下面的要求对源程序进行操作，并回答问题和排除错误。</w:t>
      </w:r>
    </w:p>
    <w:p w14:paraId="5A6DEDAB" w14:textId="77777777" w:rsidR="007C72BA" w:rsidRPr="00994392" w:rsidRDefault="007C72BA" w:rsidP="007C72BA">
      <w:pPr>
        <w:snapToGrid w:val="0"/>
        <w:spacing w:line="360" w:lineRule="auto"/>
        <w:ind w:firstLineChars="200" w:firstLine="480"/>
        <w:rPr>
          <w:sz w:val="24"/>
        </w:rPr>
      </w:pPr>
      <w:r w:rsidRPr="00994392">
        <w:rPr>
          <w:sz w:val="24"/>
        </w:rPr>
        <w:t>#include "</w:t>
      </w:r>
      <w:proofErr w:type="spellStart"/>
      <w:r w:rsidRPr="00994392">
        <w:rPr>
          <w:sz w:val="24"/>
        </w:rPr>
        <w:t>stdio.h</w:t>
      </w:r>
      <w:proofErr w:type="spellEnd"/>
      <w:r w:rsidRPr="00994392">
        <w:rPr>
          <w:sz w:val="24"/>
        </w:rPr>
        <w:t>"</w:t>
      </w:r>
    </w:p>
    <w:p w14:paraId="4643A624" w14:textId="77777777" w:rsidR="007C72BA" w:rsidRPr="00994392" w:rsidRDefault="007C72BA" w:rsidP="007C72BA">
      <w:pPr>
        <w:snapToGrid w:val="0"/>
        <w:spacing w:line="360" w:lineRule="auto"/>
        <w:ind w:firstLineChars="200" w:firstLine="480"/>
        <w:rPr>
          <w:sz w:val="24"/>
        </w:rPr>
      </w:pPr>
      <w:r w:rsidRPr="00994392">
        <w:rPr>
          <w:sz w:val="24"/>
        </w:rPr>
        <w:t>char *</w:t>
      </w:r>
      <w:proofErr w:type="spellStart"/>
      <w:proofErr w:type="gramStart"/>
      <w:r w:rsidRPr="00994392">
        <w:rPr>
          <w:sz w:val="24"/>
        </w:rPr>
        <w:t>strcpy</w:t>
      </w:r>
      <w:proofErr w:type="spellEnd"/>
      <w:r w:rsidRPr="00994392">
        <w:rPr>
          <w:sz w:val="24"/>
        </w:rPr>
        <w:t>(</w:t>
      </w:r>
      <w:proofErr w:type="gramEnd"/>
      <w:r w:rsidRPr="00994392">
        <w:rPr>
          <w:sz w:val="24"/>
        </w:rPr>
        <w:t>char *,char *);</w:t>
      </w:r>
    </w:p>
    <w:p w14:paraId="2C4997EF" w14:textId="77777777" w:rsidR="007C72BA" w:rsidRPr="00994392" w:rsidRDefault="007C72BA" w:rsidP="007C72BA">
      <w:pPr>
        <w:snapToGrid w:val="0"/>
        <w:spacing w:line="360" w:lineRule="auto"/>
        <w:ind w:firstLineChars="200" w:firstLine="480"/>
        <w:rPr>
          <w:sz w:val="24"/>
        </w:rPr>
      </w:pPr>
      <w:r w:rsidRPr="00994392">
        <w:rPr>
          <w:sz w:val="24"/>
        </w:rPr>
        <w:t>void main(void)</w:t>
      </w:r>
    </w:p>
    <w:p w14:paraId="1E567209" w14:textId="77777777" w:rsidR="007C72BA" w:rsidRPr="00994392" w:rsidRDefault="007C72BA" w:rsidP="007C72BA">
      <w:pPr>
        <w:snapToGrid w:val="0"/>
        <w:spacing w:line="360" w:lineRule="auto"/>
        <w:ind w:firstLineChars="200" w:firstLine="480"/>
        <w:rPr>
          <w:sz w:val="24"/>
        </w:rPr>
      </w:pPr>
      <w:r w:rsidRPr="00994392">
        <w:rPr>
          <w:sz w:val="24"/>
        </w:rPr>
        <w:t>{</w:t>
      </w:r>
    </w:p>
    <w:p w14:paraId="75617E4F" w14:textId="77777777" w:rsidR="007C72BA" w:rsidRPr="00994392" w:rsidRDefault="007C72BA" w:rsidP="007C72BA">
      <w:pPr>
        <w:snapToGrid w:val="0"/>
        <w:spacing w:line="360" w:lineRule="auto"/>
        <w:ind w:firstLineChars="200" w:firstLine="480"/>
        <w:rPr>
          <w:sz w:val="24"/>
        </w:rPr>
      </w:pPr>
      <w:r w:rsidRPr="00994392">
        <w:rPr>
          <w:sz w:val="24"/>
        </w:rPr>
        <w:lastRenderedPageBreak/>
        <w:t xml:space="preserve">    char a[20</w:t>
      </w:r>
      <w:proofErr w:type="gramStart"/>
      <w:r w:rsidRPr="00994392">
        <w:rPr>
          <w:sz w:val="24"/>
        </w:rPr>
        <w:t>],b</w:t>
      </w:r>
      <w:proofErr w:type="gramEnd"/>
      <w:r w:rsidRPr="00994392">
        <w:rPr>
          <w:sz w:val="24"/>
        </w:rPr>
        <w:t>[60]="there is a boat on the lake.";</w:t>
      </w:r>
    </w:p>
    <w:p w14:paraId="3837A1FF" w14:textId="77777777" w:rsidR="007C72BA" w:rsidRPr="00994392" w:rsidRDefault="007C72BA" w:rsidP="007C72BA">
      <w:pPr>
        <w:snapToGrid w:val="0"/>
        <w:spacing w:line="360" w:lineRule="auto"/>
        <w:ind w:firstLineChars="200" w:firstLine="480"/>
        <w:rPr>
          <w:sz w:val="24"/>
        </w:rPr>
      </w:pPr>
      <w:r w:rsidRPr="00994392">
        <w:rPr>
          <w:sz w:val="24"/>
        </w:rPr>
        <w:t xml:space="preserve">    </w:t>
      </w:r>
      <w:proofErr w:type="spellStart"/>
      <w:r w:rsidRPr="00994392">
        <w:rPr>
          <w:sz w:val="24"/>
        </w:rPr>
        <w:t>printf</w:t>
      </w:r>
      <w:proofErr w:type="spellEnd"/>
      <w:r w:rsidRPr="00994392">
        <w:rPr>
          <w:sz w:val="24"/>
        </w:rPr>
        <w:t>("%s\n</w:t>
      </w:r>
      <w:proofErr w:type="gramStart"/>
      <w:r w:rsidRPr="00994392">
        <w:rPr>
          <w:sz w:val="24"/>
        </w:rPr>
        <w:t>",</w:t>
      </w:r>
      <w:proofErr w:type="spellStart"/>
      <w:r w:rsidRPr="00994392">
        <w:rPr>
          <w:sz w:val="24"/>
        </w:rPr>
        <w:t>strcpy</w:t>
      </w:r>
      <w:proofErr w:type="spellEnd"/>
      <w:proofErr w:type="gramEnd"/>
      <w:r w:rsidRPr="00994392">
        <w:rPr>
          <w:sz w:val="24"/>
        </w:rPr>
        <w:t>(</w:t>
      </w:r>
      <w:proofErr w:type="spellStart"/>
      <w:r w:rsidRPr="00994392">
        <w:rPr>
          <w:sz w:val="24"/>
        </w:rPr>
        <w:t>a,b</w:t>
      </w:r>
      <w:proofErr w:type="spellEnd"/>
      <w:r w:rsidRPr="00994392">
        <w:rPr>
          <w:sz w:val="24"/>
        </w:rPr>
        <w:t>));</w:t>
      </w:r>
    </w:p>
    <w:p w14:paraId="494E92DF" w14:textId="77777777" w:rsidR="007C72BA" w:rsidRPr="00994392" w:rsidRDefault="007C72BA" w:rsidP="007C72BA">
      <w:pPr>
        <w:snapToGrid w:val="0"/>
        <w:spacing w:line="360" w:lineRule="auto"/>
        <w:ind w:firstLineChars="200" w:firstLine="480"/>
        <w:rPr>
          <w:sz w:val="24"/>
        </w:rPr>
      </w:pPr>
    </w:p>
    <w:p w14:paraId="666549AE" w14:textId="77777777" w:rsidR="007C72BA" w:rsidRPr="00994392" w:rsidRDefault="007C72BA" w:rsidP="007C72BA">
      <w:pPr>
        <w:snapToGrid w:val="0"/>
        <w:spacing w:line="360" w:lineRule="auto"/>
        <w:ind w:firstLineChars="200" w:firstLine="480"/>
        <w:rPr>
          <w:sz w:val="24"/>
        </w:rPr>
      </w:pPr>
      <w:r w:rsidRPr="00994392">
        <w:rPr>
          <w:sz w:val="24"/>
        </w:rPr>
        <w:t>}</w:t>
      </w:r>
    </w:p>
    <w:p w14:paraId="56C87BCA" w14:textId="77777777" w:rsidR="007C72BA" w:rsidRPr="00994392" w:rsidRDefault="007C72BA" w:rsidP="007C72BA">
      <w:pPr>
        <w:snapToGrid w:val="0"/>
        <w:spacing w:line="360" w:lineRule="auto"/>
        <w:ind w:firstLineChars="200" w:firstLine="480"/>
        <w:rPr>
          <w:sz w:val="24"/>
        </w:rPr>
      </w:pPr>
      <w:r w:rsidRPr="00994392">
        <w:rPr>
          <w:sz w:val="24"/>
        </w:rPr>
        <w:t>char *</w:t>
      </w:r>
      <w:proofErr w:type="spellStart"/>
      <w:proofErr w:type="gramStart"/>
      <w:r w:rsidRPr="00994392">
        <w:rPr>
          <w:sz w:val="24"/>
        </w:rPr>
        <w:t>strcpy</w:t>
      </w:r>
      <w:proofErr w:type="spellEnd"/>
      <w:r w:rsidRPr="00994392">
        <w:rPr>
          <w:sz w:val="24"/>
        </w:rPr>
        <w:t>(</w:t>
      </w:r>
      <w:proofErr w:type="gramEnd"/>
      <w:r w:rsidRPr="00994392">
        <w:rPr>
          <w:sz w:val="24"/>
        </w:rPr>
        <w:t>char *</w:t>
      </w:r>
      <w:proofErr w:type="spellStart"/>
      <w:r w:rsidRPr="00994392">
        <w:rPr>
          <w:sz w:val="24"/>
        </w:rPr>
        <w:t>s,char</w:t>
      </w:r>
      <w:proofErr w:type="spellEnd"/>
      <w:r w:rsidRPr="00994392">
        <w:rPr>
          <w:sz w:val="24"/>
        </w:rPr>
        <w:t xml:space="preserve"> *t)</w:t>
      </w:r>
    </w:p>
    <w:p w14:paraId="6441DD95" w14:textId="77777777" w:rsidR="007C72BA" w:rsidRPr="00994392" w:rsidRDefault="007C72BA" w:rsidP="007C72BA">
      <w:pPr>
        <w:snapToGrid w:val="0"/>
        <w:spacing w:line="360" w:lineRule="auto"/>
        <w:ind w:firstLineChars="200" w:firstLine="480"/>
        <w:rPr>
          <w:sz w:val="24"/>
        </w:rPr>
      </w:pPr>
      <w:r w:rsidRPr="00994392">
        <w:rPr>
          <w:sz w:val="24"/>
        </w:rPr>
        <w:t>{</w:t>
      </w:r>
    </w:p>
    <w:p w14:paraId="4DDE77DE" w14:textId="77777777" w:rsidR="007C72BA" w:rsidRPr="00994392" w:rsidRDefault="007C72BA" w:rsidP="007C72BA">
      <w:pPr>
        <w:snapToGrid w:val="0"/>
        <w:spacing w:line="360" w:lineRule="auto"/>
        <w:ind w:firstLineChars="200" w:firstLine="480"/>
        <w:rPr>
          <w:sz w:val="24"/>
        </w:rPr>
      </w:pPr>
      <w:r w:rsidRPr="00994392">
        <w:rPr>
          <w:sz w:val="24"/>
        </w:rPr>
        <w:t xml:space="preserve">    while(*s++=*t++)</w:t>
      </w:r>
    </w:p>
    <w:p w14:paraId="6AA95836" w14:textId="77777777" w:rsidR="007C72BA" w:rsidRPr="00994392" w:rsidRDefault="007C72BA" w:rsidP="007C72BA">
      <w:pPr>
        <w:snapToGrid w:val="0"/>
        <w:spacing w:line="360" w:lineRule="auto"/>
        <w:ind w:firstLineChars="200" w:firstLine="480"/>
        <w:rPr>
          <w:sz w:val="24"/>
        </w:rPr>
      </w:pPr>
      <w:r w:rsidRPr="00994392">
        <w:rPr>
          <w:sz w:val="24"/>
        </w:rPr>
        <w:t xml:space="preserve">    ;</w:t>
      </w:r>
    </w:p>
    <w:p w14:paraId="7DAA0447" w14:textId="77777777" w:rsidR="007C72BA" w:rsidRPr="00994392" w:rsidRDefault="007C72BA" w:rsidP="007C72BA">
      <w:pPr>
        <w:snapToGrid w:val="0"/>
        <w:spacing w:line="360" w:lineRule="auto"/>
        <w:ind w:firstLineChars="200" w:firstLine="480"/>
        <w:rPr>
          <w:sz w:val="24"/>
        </w:rPr>
      </w:pPr>
      <w:r w:rsidRPr="00994392">
        <w:rPr>
          <w:sz w:val="24"/>
        </w:rPr>
        <w:t xml:space="preserve">    return (s);</w:t>
      </w:r>
    </w:p>
    <w:p w14:paraId="7E7310E0" w14:textId="77777777" w:rsidR="007C72BA" w:rsidRDefault="007C72BA" w:rsidP="007C72BA">
      <w:pPr>
        <w:snapToGrid w:val="0"/>
        <w:spacing w:line="360" w:lineRule="auto"/>
        <w:ind w:firstLineChars="200" w:firstLine="480"/>
        <w:rPr>
          <w:sz w:val="24"/>
        </w:rPr>
      </w:pPr>
      <w:r w:rsidRPr="00994392">
        <w:rPr>
          <w:sz w:val="24"/>
        </w:rPr>
        <w:t>}</w:t>
      </w:r>
    </w:p>
    <w:p w14:paraId="1F5B4F99" w14:textId="77777777" w:rsidR="007C72BA" w:rsidRDefault="007C72BA" w:rsidP="007C72BA">
      <w:pPr>
        <w:snapToGrid w:val="0"/>
        <w:spacing w:line="360" w:lineRule="auto"/>
        <w:rPr>
          <w:sz w:val="24"/>
        </w:rPr>
      </w:pPr>
    </w:p>
    <w:p w14:paraId="0D095B8E" w14:textId="77777777" w:rsidR="007C72BA" w:rsidRDefault="007C72BA" w:rsidP="007C72BA">
      <w:pPr>
        <w:snapToGrid w:val="0"/>
        <w:spacing w:line="360" w:lineRule="auto"/>
        <w:ind w:left="480" w:hangingChars="200" w:hanging="480"/>
        <w:rPr>
          <w:sz w:val="24"/>
        </w:rPr>
      </w:pPr>
      <w:r w:rsidRPr="00994392">
        <w:rPr>
          <w:rFonts w:hint="eastAsia"/>
          <w:sz w:val="24"/>
        </w:rPr>
        <w:t>（</w:t>
      </w:r>
      <w:r w:rsidRPr="00994392">
        <w:rPr>
          <w:rFonts w:hint="eastAsia"/>
          <w:sz w:val="24"/>
        </w:rPr>
        <w:t>1</w:t>
      </w:r>
      <w:r w:rsidRPr="00994392">
        <w:rPr>
          <w:rFonts w:hint="eastAsia"/>
          <w:sz w:val="24"/>
        </w:rPr>
        <w:t>）单步执行。进入</w:t>
      </w:r>
      <w:proofErr w:type="spellStart"/>
      <w:r w:rsidRPr="00994392">
        <w:rPr>
          <w:rFonts w:hint="eastAsia"/>
          <w:sz w:val="24"/>
        </w:rPr>
        <w:t>strcpy</w:t>
      </w:r>
      <w:proofErr w:type="spellEnd"/>
      <w:r w:rsidRPr="00994392">
        <w:rPr>
          <w:rFonts w:hint="eastAsia"/>
          <w:sz w:val="24"/>
        </w:rPr>
        <w:t>时</w:t>
      </w:r>
      <w:r w:rsidRPr="00994392">
        <w:rPr>
          <w:rFonts w:hint="eastAsia"/>
          <w:sz w:val="24"/>
        </w:rPr>
        <w:t>watch</w:t>
      </w:r>
      <w:r w:rsidRPr="00994392">
        <w:rPr>
          <w:rFonts w:hint="eastAsia"/>
          <w:sz w:val="24"/>
        </w:rPr>
        <w:t>窗口中</w:t>
      </w:r>
      <w:r w:rsidRPr="00994392">
        <w:rPr>
          <w:rFonts w:hint="eastAsia"/>
          <w:sz w:val="24"/>
        </w:rPr>
        <w:t>s</w:t>
      </w:r>
      <w:r w:rsidRPr="00994392">
        <w:rPr>
          <w:rFonts w:hint="eastAsia"/>
          <w:sz w:val="24"/>
        </w:rPr>
        <w:t>为何值？返回</w:t>
      </w:r>
      <w:r w:rsidRPr="00994392">
        <w:rPr>
          <w:rFonts w:hint="eastAsia"/>
          <w:sz w:val="24"/>
        </w:rPr>
        <w:t>main</w:t>
      </w:r>
      <w:r w:rsidRPr="00994392">
        <w:rPr>
          <w:rFonts w:hint="eastAsia"/>
          <w:sz w:val="24"/>
        </w:rPr>
        <w:t>时</w:t>
      </w:r>
      <w:r w:rsidRPr="00994392">
        <w:rPr>
          <w:rFonts w:hint="eastAsia"/>
          <w:sz w:val="24"/>
        </w:rPr>
        <w:t>, watch</w:t>
      </w:r>
      <w:r w:rsidRPr="00994392">
        <w:rPr>
          <w:rFonts w:hint="eastAsia"/>
          <w:sz w:val="24"/>
        </w:rPr>
        <w:t>窗口中</w:t>
      </w:r>
      <w:r w:rsidRPr="00994392">
        <w:rPr>
          <w:rFonts w:hint="eastAsia"/>
          <w:sz w:val="24"/>
        </w:rPr>
        <w:t>s</w:t>
      </w:r>
      <w:r w:rsidRPr="00994392">
        <w:rPr>
          <w:rFonts w:hint="eastAsia"/>
          <w:sz w:val="24"/>
        </w:rPr>
        <w:t>为何值？</w:t>
      </w:r>
    </w:p>
    <w:p w14:paraId="3B0A0830" w14:textId="77777777" w:rsidR="007C72BA" w:rsidRDefault="007C72BA" w:rsidP="007C72BA">
      <w:pPr>
        <w:snapToGrid w:val="0"/>
        <w:spacing w:line="360" w:lineRule="auto"/>
        <w:ind w:left="420" w:hangingChars="200" w:hanging="420"/>
        <w:rPr>
          <w:sz w:val="24"/>
        </w:rPr>
      </w:pPr>
      <w:r>
        <w:rPr>
          <w:noProof/>
        </w:rPr>
        <w:drawing>
          <wp:inline distT="0" distB="0" distL="0" distR="0" wp14:anchorId="3A4C98B2" wp14:editId="278ABD28">
            <wp:extent cx="5274310" cy="453390"/>
            <wp:effectExtent l="0" t="0" r="2540" b="381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453390"/>
                    </a:xfrm>
                    <a:prstGeom prst="rect">
                      <a:avLst/>
                    </a:prstGeom>
                  </pic:spPr>
                </pic:pic>
              </a:graphicData>
            </a:graphic>
          </wp:inline>
        </w:drawing>
      </w:r>
    </w:p>
    <w:p w14:paraId="0AE8FCB9" w14:textId="77777777" w:rsidR="007C72BA" w:rsidRDefault="007C72BA" w:rsidP="007C72BA">
      <w:pPr>
        <w:snapToGrid w:val="0"/>
        <w:spacing w:line="360" w:lineRule="auto"/>
        <w:ind w:left="480" w:hangingChars="200" w:hanging="480"/>
        <w:rPr>
          <w:sz w:val="24"/>
        </w:rPr>
      </w:pPr>
      <w:r>
        <w:rPr>
          <w:rFonts w:hint="eastAsia"/>
          <w:sz w:val="24"/>
        </w:rPr>
        <w:t>如图，进入</w:t>
      </w:r>
      <w:proofErr w:type="spellStart"/>
      <w:r>
        <w:rPr>
          <w:rFonts w:hint="eastAsia"/>
          <w:sz w:val="24"/>
        </w:rPr>
        <w:t>s</w:t>
      </w:r>
      <w:r>
        <w:rPr>
          <w:sz w:val="24"/>
        </w:rPr>
        <w:t>trcpy</w:t>
      </w:r>
      <w:proofErr w:type="spellEnd"/>
      <w:r>
        <w:rPr>
          <w:rFonts w:hint="eastAsia"/>
          <w:sz w:val="24"/>
        </w:rPr>
        <w:t>时</w:t>
      </w:r>
      <w:r>
        <w:rPr>
          <w:rFonts w:hint="eastAsia"/>
          <w:sz w:val="24"/>
        </w:rPr>
        <w:t>s</w:t>
      </w:r>
      <w:r>
        <w:rPr>
          <w:rFonts w:hint="eastAsia"/>
          <w:sz w:val="24"/>
        </w:rPr>
        <w:t>未被初始化，字符串中的字符无效。</w:t>
      </w:r>
    </w:p>
    <w:p w14:paraId="2733EC2C" w14:textId="77777777" w:rsidR="007C72BA" w:rsidRDefault="007C72BA" w:rsidP="007C72BA">
      <w:pPr>
        <w:snapToGrid w:val="0"/>
        <w:spacing w:line="360" w:lineRule="auto"/>
        <w:ind w:left="420" w:hangingChars="200" w:hanging="420"/>
        <w:rPr>
          <w:sz w:val="24"/>
        </w:rPr>
      </w:pPr>
      <w:r>
        <w:rPr>
          <w:noProof/>
        </w:rPr>
        <w:drawing>
          <wp:inline distT="0" distB="0" distL="0" distR="0" wp14:anchorId="10876EDE" wp14:editId="36B4EB21">
            <wp:extent cx="5274310" cy="530225"/>
            <wp:effectExtent l="0" t="0" r="2540" b="317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530225"/>
                    </a:xfrm>
                    <a:prstGeom prst="rect">
                      <a:avLst/>
                    </a:prstGeom>
                  </pic:spPr>
                </pic:pic>
              </a:graphicData>
            </a:graphic>
          </wp:inline>
        </w:drawing>
      </w:r>
    </w:p>
    <w:p w14:paraId="0DF818D9" w14:textId="77777777" w:rsidR="007C72BA" w:rsidRPr="006966D5" w:rsidRDefault="007C72BA" w:rsidP="007C72BA">
      <w:pPr>
        <w:snapToGrid w:val="0"/>
        <w:spacing w:line="360" w:lineRule="auto"/>
        <w:ind w:left="480" w:hangingChars="200" w:hanging="480"/>
        <w:rPr>
          <w:sz w:val="24"/>
        </w:rPr>
      </w:pPr>
      <w:r>
        <w:rPr>
          <w:rFonts w:hint="eastAsia"/>
          <w:sz w:val="24"/>
        </w:rPr>
        <w:t>如图，返回</w:t>
      </w:r>
      <w:r>
        <w:rPr>
          <w:rFonts w:hint="eastAsia"/>
          <w:sz w:val="24"/>
        </w:rPr>
        <w:t>m</w:t>
      </w:r>
      <w:r>
        <w:rPr>
          <w:sz w:val="24"/>
        </w:rPr>
        <w:t>ain</w:t>
      </w:r>
      <w:r>
        <w:rPr>
          <w:rFonts w:hint="eastAsia"/>
          <w:sz w:val="24"/>
        </w:rPr>
        <w:t>时，</w:t>
      </w:r>
      <w:r>
        <w:rPr>
          <w:rFonts w:hint="eastAsia"/>
          <w:sz w:val="24"/>
        </w:rPr>
        <w:t>s</w:t>
      </w:r>
      <w:r>
        <w:rPr>
          <w:rFonts w:hint="eastAsia"/>
          <w:sz w:val="24"/>
        </w:rPr>
        <w:t>中的字符无效</w:t>
      </w:r>
    </w:p>
    <w:p w14:paraId="01DDED8A" w14:textId="77777777" w:rsidR="007C72BA" w:rsidRPr="00994392" w:rsidRDefault="007C72BA" w:rsidP="007C72BA">
      <w:pPr>
        <w:snapToGrid w:val="0"/>
        <w:spacing w:line="360" w:lineRule="auto"/>
        <w:rPr>
          <w:sz w:val="24"/>
        </w:rPr>
      </w:pPr>
      <w:r w:rsidRPr="00994392">
        <w:rPr>
          <w:rFonts w:hint="eastAsia"/>
          <w:sz w:val="24"/>
        </w:rPr>
        <w:t>（</w:t>
      </w:r>
      <w:r w:rsidRPr="00994392">
        <w:rPr>
          <w:rFonts w:hint="eastAsia"/>
          <w:sz w:val="24"/>
        </w:rPr>
        <w:t>2</w:t>
      </w:r>
      <w:r w:rsidRPr="00994392">
        <w:rPr>
          <w:rFonts w:hint="eastAsia"/>
          <w:sz w:val="24"/>
        </w:rPr>
        <w:t>）排除错误，使程序输出结果为：</w:t>
      </w:r>
      <w:r w:rsidRPr="00994392">
        <w:rPr>
          <w:rFonts w:hint="eastAsia"/>
          <w:sz w:val="24"/>
        </w:rPr>
        <w:t>there is a boat on the lake.</w:t>
      </w:r>
    </w:p>
    <w:p w14:paraId="39EE7D28" w14:textId="77777777" w:rsidR="007C72BA" w:rsidRPr="00DA68D1" w:rsidRDefault="007C72BA" w:rsidP="007C72BA">
      <w:pPr>
        <w:spacing w:line="360" w:lineRule="auto"/>
        <w:rPr>
          <w:rFonts w:hAnsi="宋体"/>
          <w:b/>
          <w:sz w:val="24"/>
        </w:rPr>
      </w:pPr>
      <w:r w:rsidRPr="00885843">
        <w:rPr>
          <w:rFonts w:hAnsi="宋体"/>
          <w:b/>
          <w:sz w:val="24"/>
        </w:rPr>
        <w:t>解答：</w:t>
      </w:r>
    </w:p>
    <w:p w14:paraId="0D443FF4" w14:textId="77777777" w:rsidR="007C72BA" w:rsidRDefault="007C72BA" w:rsidP="007C72BA">
      <w:pPr>
        <w:snapToGrid w:val="0"/>
        <w:spacing w:line="300" w:lineRule="auto"/>
        <w:ind w:firstLine="420"/>
        <w:rPr>
          <w:sz w:val="24"/>
        </w:rPr>
      </w:pPr>
      <w:r>
        <w:rPr>
          <w:rFonts w:hint="eastAsia"/>
          <w:sz w:val="24"/>
        </w:rPr>
        <w:t>数组</w:t>
      </w:r>
      <w:r>
        <w:rPr>
          <w:rFonts w:hint="eastAsia"/>
          <w:sz w:val="24"/>
        </w:rPr>
        <w:t>a</w:t>
      </w:r>
      <w:r>
        <w:rPr>
          <w:rFonts w:hint="eastAsia"/>
          <w:sz w:val="24"/>
        </w:rPr>
        <w:t>容量过小，“</w:t>
      </w:r>
      <w:r w:rsidRPr="00994392">
        <w:rPr>
          <w:rFonts w:hint="eastAsia"/>
          <w:sz w:val="24"/>
        </w:rPr>
        <w:t>there is a boat on the lake</w:t>
      </w:r>
      <w:r>
        <w:rPr>
          <w:sz w:val="24"/>
        </w:rPr>
        <w:t>”</w:t>
      </w:r>
      <w:r>
        <w:rPr>
          <w:rFonts w:hint="eastAsia"/>
          <w:sz w:val="24"/>
        </w:rPr>
        <w:t>已经超过了</w:t>
      </w:r>
      <w:r>
        <w:rPr>
          <w:rFonts w:hint="eastAsia"/>
          <w:sz w:val="24"/>
        </w:rPr>
        <w:t>2</w:t>
      </w:r>
      <w:r>
        <w:rPr>
          <w:sz w:val="24"/>
        </w:rPr>
        <w:t>0</w:t>
      </w:r>
      <w:r>
        <w:rPr>
          <w:rFonts w:hint="eastAsia"/>
          <w:sz w:val="24"/>
        </w:rPr>
        <w:t>个字符；</w:t>
      </w:r>
      <w:proofErr w:type="spellStart"/>
      <w:r>
        <w:rPr>
          <w:sz w:val="24"/>
        </w:rPr>
        <w:t>strcpy</w:t>
      </w:r>
      <w:proofErr w:type="spellEnd"/>
      <w:r>
        <w:rPr>
          <w:rFonts w:hint="eastAsia"/>
          <w:sz w:val="24"/>
        </w:rPr>
        <w:t>函数中</w:t>
      </w:r>
      <w:r>
        <w:rPr>
          <w:rFonts w:hint="eastAsia"/>
          <w:sz w:val="24"/>
        </w:rPr>
        <w:t>s</w:t>
      </w:r>
      <w:r>
        <w:rPr>
          <w:rFonts w:hint="eastAsia"/>
          <w:sz w:val="24"/>
        </w:rPr>
        <w:t>指针发生了变化，</w:t>
      </w:r>
      <w:r>
        <w:rPr>
          <w:rFonts w:hint="eastAsia"/>
          <w:sz w:val="24"/>
        </w:rPr>
        <w:t>r</w:t>
      </w:r>
      <w:r>
        <w:rPr>
          <w:sz w:val="24"/>
        </w:rPr>
        <w:t>eturn(s)</w:t>
      </w:r>
      <w:r>
        <w:rPr>
          <w:rFonts w:hint="eastAsia"/>
          <w:sz w:val="24"/>
        </w:rPr>
        <w:t>不能返回首地址，应另设</w:t>
      </w:r>
      <w:proofErr w:type="gramStart"/>
      <w:r>
        <w:rPr>
          <w:rFonts w:hint="eastAsia"/>
          <w:sz w:val="24"/>
        </w:rPr>
        <w:t>一</w:t>
      </w:r>
      <w:proofErr w:type="gramEnd"/>
      <w:r>
        <w:rPr>
          <w:rFonts w:hint="eastAsia"/>
          <w:sz w:val="24"/>
        </w:rPr>
        <w:t>指针指向</w:t>
      </w:r>
      <w:r>
        <w:rPr>
          <w:rFonts w:hint="eastAsia"/>
          <w:sz w:val="24"/>
        </w:rPr>
        <w:t>s</w:t>
      </w:r>
      <w:r>
        <w:rPr>
          <w:rFonts w:hint="eastAsia"/>
          <w:sz w:val="24"/>
        </w:rPr>
        <w:t>首地址。</w:t>
      </w:r>
    </w:p>
    <w:p w14:paraId="0E5624A6" w14:textId="77777777" w:rsidR="007C72BA" w:rsidRDefault="007C72BA" w:rsidP="007C72BA">
      <w:pPr>
        <w:snapToGrid w:val="0"/>
        <w:spacing w:line="360" w:lineRule="auto"/>
        <w:ind w:firstLineChars="200" w:firstLine="420"/>
        <w:rPr>
          <w:sz w:val="24"/>
        </w:rPr>
      </w:pPr>
      <w:r>
        <w:rPr>
          <w:noProof/>
        </w:rPr>
        <w:drawing>
          <wp:inline distT="0" distB="0" distL="0" distR="0" wp14:anchorId="55AD1878" wp14:editId="6C90985F">
            <wp:extent cx="2499577" cy="312447"/>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499577" cy="312447"/>
                    </a:xfrm>
                    <a:prstGeom prst="rect">
                      <a:avLst/>
                    </a:prstGeom>
                  </pic:spPr>
                </pic:pic>
              </a:graphicData>
            </a:graphic>
          </wp:inline>
        </w:drawing>
      </w:r>
    </w:p>
    <w:p w14:paraId="19C89FD7" w14:textId="77777777" w:rsidR="007C72BA" w:rsidRPr="007A4359" w:rsidRDefault="007C72BA" w:rsidP="007C72BA">
      <w:pPr>
        <w:snapToGrid w:val="0"/>
        <w:spacing w:line="360" w:lineRule="auto"/>
        <w:rPr>
          <w:sz w:val="24"/>
        </w:rPr>
      </w:pPr>
    </w:p>
    <w:p w14:paraId="40A8C309" w14:textId="77777777" w:rsidR="007C72BA" w:rsidRPr="00885843" w:rsidRDefault="007C72BA" w:rsidP="007C72BA">
      <w:pPr>
        <w:snapToGrid w:val="0"/>
        <w:spacing w:afterLines="25" w:after="78" w:line="360" w:lineRule="auto"/>
        <w:rPr>
          <w:b/>
          <w:sz w:val="24"/>
        </w:rPr>
      </w:pPr>
      <w:r>
        <w:rPr>
          <w:b/>
          <w:sz w:val="24"/>
        </w:rPr>
        <w:t>6</w:t>
      </w:r>
      <w:r w:rsidRPr="00885843">
        <w:rPr>
          <w:b/>
          <w:sz w:val="24"/>
        </w:rPr>
        <w:t>.2.</w:t>
      </w:r>
      <w:r>
        <w:rPr>
          <w:b/>
          <w:sz w:val="24"/>
        </w:rPr>
        <w:t>4</w:t>
      </w:r>
      <w:r w:rsidRPr="00885843">
        <w:rPr>
          <w:b/>
          <w:sz w:val="24"/>
        </w:rPr>
        <w:t xml:space="preserve"> </w:t>
      </w:r>
      <w:r w:rsidRPr="00885843">
        <w:rPr>
          <w:rFonts w:hAnsi="宋体"/>
          <w:b/>
          <w:sz w:val="24"/>
        </w:rPr>
        <w:t>程序设计</w:t>
      </w:r>
    </w:p>
    <w:p w14:paraId="254F187F" w14:textId="77777777" w:rsidR="007C72BA" w:rsidRDefault="007C72BA" w:rsidP="007C72BA">
      <w:pPr>
        <w:snapToGrid w:val="0"/>
        <w:spacing w:line="360" w:lineRule="auto"/>
        <w:rPr>
          <w:rFonts w:ascii="宋体" w:hAnsi="宋体"/>
          <w:bCs/>
          <w:sz w:val="24"/>
        </w:rPr>
      </w:pPr>
      <w:r>
        <w:rPr>
          <w:rFonts w:ascii="Arial" w:hAnsi="Arial" w:cs="Arial" w:hint="eastAsia"/>
          <w:bCs/>
          <w:color w:val="000000"/>
          <w:sz w:val="24"/>
        </w:rPr>
        <w:t>（</w:t>
      </w:r>
      <w:r>
        <w:rPr>
          <w:rFonts w:ascii="Arial" w:hAnsi="Arial" w:cs="Arial" w:hint="eastAsia"/>
          <w:bCs/>
          <w:color w:val="000000"/>
          <w:sz w:val="24"/>
        </w:rPr>
        <w:t>1</w:t>
      </w:r>
      <w:r>
        <w:rPr>
          <w:rFonts w:ascii="Arial" w:hAnsi="Arial" w:cs="Arial" w:hint="eastAsia"/>
          <w:bCs/>
          <w:color w:val="000000"/>
          <w:sz w:val="24"/>
        </w:rPr>
        <w:t>）指定</w:t>
      </w:r>
      <w:r>
        <w:rPr>
          <w:bCs/>
          <w:color w:val="000000"/>
          <w:sz w:val="24"/>
        </w:rPr>
        <w:t>main</w:t>
      </w:r>
      <w:r>
        <w:rPr>
          <w:rFonts w:ascii="Arial" w:hAnsi="Arial" w:cs="Arial"/>
          <w:bCs/>
          <w:color w:val="000000"/>
          <w:sz w:val="24"/>
        </w:rPr>
        <w:t>函数的</w:t>
      </w:r>
      <w:r>
        <w:rPr>
          <w:rFonts w:ascii="宋体" w:hAnsi="宋体"/>
          <w:bCs/>
          <w:sz w:val="24"/>
        </w:rPr>
        <w:t>参数</w:t>
      </w:r>
    </w:p>
    <w:p w14:paraId="666B8D03" w14:textId="77777777" w:rsidR="007C72BA" w:rsidRDefault="007C72BA" w:rsidP="007C72BA">
      <w:pPr>
        <w:widowControl/>
        <w:spacing w:line="360" w:lineRule="auto"/>
        <w:ind w:firstLine="420"/>
        <w:jc w:val="left"/>
        <w:rPr>
          <w:sz w:val="24"/>
        </w:rPr>
      </w:pPr>
      <w:r>
        <w:rPr>
          <w:bCs/>
          <w:color w:val="000000"/>
          <w:sz w:val="24"/>
          <w:szCs w:val="21"/>
        </w:rPr>
        <w:t>在</w:t>
      </w:r>
      <w:r>
        <w:rPr>
          <w:bCs/>
          <w:color w:val="000000"/>
          <w:sz w:val="24"/>
          <w:szCs w:val="21"/>
        </w:rPr>
        <w:t>IDE</w:t>
      </w:r>
      <w:r>
        <w:rPr>
          <w:bCs/>
          <w:color w:val="000000"/>
          <w:sz w:val="24"/>
          <w:szCs w:val="21"/>
        </w:rPr>
        <w:t>（比如</w:t>
      </w:r>
      <w:proofErr w:type="spellStart"/>
      <w:r>
        <w:rPr>
          <w:bCs/>
          <w:color w:val="000000"/>
          <w:sz w:val="24"/>
          <w:szCs w:val="21"/>
        </w:rPr>
        <w:t>DevC</w:t>
      </w:r>
      <w:proofErr w:type="spellEnd"/>
      <w:r>
        <w:rPr>
          <w:bCs/>
          <w:color w:val="000000"/>
          <w:sz w:val="24"/>
          <w:szCs w:val="21"/>
        </w:rPr>
        <w:t>++</w:t>
      </w:r>
      <w:r>
        <w:rPr>
          <w:bCs/>
          <w:color w:val="000000"/>
          <w:sz w:val="24"/>
          <w:szCs w:val="21"/>
        </w:rPr>
        <w:t>）中，选择</w:t>
      </w:r>
      <w:r>
        <w:rPr>
          <w:bCs/>
          <w:color w:val="000000"/>
          <w:sz w:val="24"/>
          <w:szCs w:val="21"/>
        </w:rPr>
        <w:t>“</w:t>
      </w:r>
      <w:r>
        <w:rPr>
          <w:b/>
          <w:color w:val="000000"/>
          <w:kern w:val="0"/>
          <w:sz w:val="24"/>
          <w:szCs w:val="21"/>
        </w:rPr>
        <w:t>运行</w:t>
      </w:r>
      <w:r>
        <w:rPr>
          <w:bCs/>
          <w:color w:val="000000"/>
          <w:kern w:val="0"/>
          <w:sz w:val="24"/>
          <w:szCs w:val="21"/>
        </w:rPr>
        <w:t>”</w:t>
      </w:r>
      <w:r>
        <w:rPr>
          <w:bCs/>
          <w:color w:val="000000"/>
          <w:kern w:val="0"/>
          <w:sz w:val="24"/>
          <w:szCs w:val="21"/>
        </w:rPr>
        <w:t>｜</w:t>
      </w:r>
      <w:r>
        <w:rPr>
          <w:bCs/>
          <w:color w:val="000000"/>
          <w:kern w:val="0"/>
          <w:sz w:val="24"/>
          <w:szCs w:val="21"/>
        </w:rPr>
        <w:t>“</w:t>
      </w:r>
      <w:r>
        <w:rPr>
          <w:b/>
          <w:color w:val="000000"/>
          <w:kern w:val="0"/>
          <w:sz w:val="24"/>
          <w:szCs w:val="21"/>
        </w:rPr>
        <w:t>参数</w:t>
      </w:r>
      <w:r>
        <w:rPr>
          <w:bCs/>
          <w:color w:val="000000"/>
          <w:kern w:val="0"/>
          <w:sz w:val="24"/>
          <w:szCs w:val="21"/>
        </w:rPr>
        <w:t>”</w:t>
      </w:r>
      <w:r>
        <w:rPr>
          <w:bCs/>
          <w:color w:val="000000"/>
          <w:kern w:val="0"/>
          <w:sz w:val="24"/>
          <w:szCs w:val="21"/>
        </w:rPr>
        <w:t>菜单，在</w:t>
      </w:r>
      <w:r>
        <w:rPr>
          <w:sz w:val="24"/>
        </w:rPr>
        <w:t xml:space="preserve"> “</w:t>
      </w:r>
      <w:r>
        <w:rPr>
          <w:b/>
          <w:bCs/>
          <w:sz w:val="24"/>
        </w:rPr>
        <w:t>传递给主程序的参数</w:t>
      </w:r>
      <w:r>
        <w:rPr>
          <w:sz w:val="24"/>
        </w:rPr>
        <w:t>”</w:t>
      </w:r>
      <w:r>
        <w:rPr>
          <w:sz w:val="24"/>
        </w:rPr>
        <w:t>文本框中输入</w:t>
      </w:r>
      <w:r>
        <w:rPr>
          <w:color w:val="000000"/>
          <w:sz w:val="24"/>
          <w:szCs w:val="21"/>
        </w:rPr>
        <w:t>main</w:t>
      </w:r>
      <w:r>
        <w:rPr>
          <w:color w:val="000000"/>
          <w:sz w:val="24"/>
          <w:szCs w:val="21"/>
        </w:rPr>
        <w:t>函数的</w:t>
      </w:r>
      <w:r>
        <w:rPr>
          <w:sz w:val="24"/>
          <w:szCs w:val="21"/>
        </w:rPr>
        <w:t>参数</w:t>
      </w:r>
      <w:r>
        <w:rPr>
          <w:sz w:val="24"/>
          <w:szCs w:val="21"/>
        </w:rPr>
        <w:t>arg1 arg2 arg3</w:t>
      </w:r>
      <w:r>
        <w:rPr>
          <w:sz w:val="24"/>
          <w:szCs w:val="21"/>
        </w:rPr>
        <w:t>，</w:t>
      </w:r>
      <w:r>
        <w:rPr>
          <w:rFonts w:hint="eastAsia"/>
          <w:sz w:val="24"/>
          <w:szCs w:val="21"/>
        </w:rPr>
        <w:t>只输入命令行中文件名后</w:t>
      </w:r>
      <w:r>
        <w:rPr>
          <w:rFonts w:hint="eastAsia"/>
          <w:sz w:val="24"/>
          <w:szCs w:val="21"/>
        </w:rPr>
        <w:lastRenderedPageBreak/>
        <w:t>的参数，文件名不作为参数输入，参数间以空格隔开。</w:t>
      </w:r>
      <w:r>
        <w:rPr>
          <w:sz w:val="24"/>
          <w:szCs w:val="21"/>
        </w:rPr>
        <w:t>编写程序在命令行输出这三个参数</w:t>
      </w:r>
      <w:r>
        <w:rPr>
          <w:bCs/>
          <w:color w:val="000000"/>
          <w:sz w:val="24"/>
          <w:szCs w:val="21"/>
        </w:rPr>
        <w:t>。（注意</w:t>
      </w:r>
      <w:r>
        <w:rPr>
          <w:rFonts w:hint="eastAsia"/>
          <w:bCs/>
          <w:color w:val="000000"/>
          <w:sz w:val="24"/>
          <w:szCs w:val="21"/>
        </w:rPr>
        <w:t>不同</w:t>
      </w:r>
      <w:r>
        <w:rPr>
          <w:bCs/>
          <w:color w:val="000000"/>
          <w:sz w:val="24"/>
          <w:szCs w:val="21"/>
        </w:rPr>
        <w:t>IDE</w:t>
      </w:r>
      <w:r>
        <w:rPr>
          <w:bCs/>
          <w:color w:val="000000"/>
          <w:sz w:val="24"/>
          <w:szCs w:val="21"/>
        </w:rPr>
        <w:t>输入参数的方式不相同，可参考各个</w:t>
      </w:r>
      <w:r>
        <w:rPr>
          <w:bCs/>
          <w:color w:val="000000"/>
          <w:sz w:val="24"/>
          <w:szCs w:val="21"/>
        </w:rPr>
        <w:t>IDE</w:t>
      </w:r>
      <w:r>
        <w:rPr>
          <w:bCs/>
          <w:color w:val="000000"/>
          <w:sz w:val="24"/>
          <w:szCs w:val="21"/>
        </w:rPr>
        <w:t>的使用手册。）</w:t>
      </w:r>
    </w:p>
    <w:p w14:paraId="470D93DE" w14:textId="77777777" w:rsidR="007C72BA" w:rsidRDefault="007C72BA" w:rsidP="007C72BA">
      <w:pPr>
        <w:snapToGrid w:val="0"/>
        <w:spacing w:line="360" w:lineRule="auto"/>
        <w:rPr>
          <w:rFonts w:hAnsi="宋体"/>
          <w:bCs/>
          <w:sz w:val="24"/>
        </w:rPr>
      </w:pPr>
    </w:p>
    <w:p w14:paraId="6EEE7513" w14:textId="77777777" w:rsidR="007C72BA" w:rsidRPr="00E158F0" w:rsidRDefault="007C72BA" w:rsidP="007C72BA">
      <w:pPr>
        <w:snapToGrid w:val="0"/>
        <w:spacing w:line="300" w:lineRule="auto"/>
        <w:rPr>
          <w:b/>
          <w:bCs/>
          <w:sz w:val="24"/>
        </w:rPr>
      </w:pPr>
      <w:r w:rsidRPr="00E158F0">
        <w:rPr>
          <w:b/>
          <w:bCs/>
          <w:sz w:val="24"/>
        </w:rPr>
        <w:t>解答：</w:t>
      </w:r>
    </w:p>
    <w:p w14:paraId="4D0E5A67" w14:textId="77777777" w:rsidR="007C72BA" w:rsidRDefault="007C72BA" w:rsidP="007C72BA">
      <w:pPr>
        <w:snapToGrid w:val="0"/>
        <w:spacing w:line="300" w:lineRule="auto"/>
        <w:rPr>
          <w:sz w:val="24"/>
        </w:rPr>
      </w:pPr>
      <w:r w:rsidRPr="006E1061">
        <w:rPr>
          <w:sz w:val="24"/>
        </w:rPr>
        <w:tab/>
        <w:t>1</w:t>
      </w:r>
      <w:r w:rsidRPr="006E1061">
        <w:rPr>
          <w:sz w:val="24"/>
        </w:rPr>
        <w:t>）</w:t>
      </w:r>
      <w:r>
        <w:rPr>
          <w:rFonts w:hint="eastAsia"/>
          <w:sz w:val="24"/>
        </w:rPr>
        <w:t>在</w:t>
      </w:r>
      <w:r>
        <w:rPr>
          <w:rFonts w:hint="eastAsia"/>
          <w:sz w:val="24"/>
        </w:rPr>
        <w:t>m</w:t>
      </w:r>
      <w:r>
        <w:rPr>
          <w:sz w:val="24"/>
        </w:rPr>
        <w:t>ain</w:t>
      </w:r>
      <w:r>
        <w:rPr>
          <w:rFonts w:hint="eastAsia"/>
          <w:sz w:val="24"/>
        </w:rPr>
        <w:t>函数中设置两个形参：</w:t>
      </w:r>
      <w:r>
        <w:rPr>
          <w:rFonts w:hint="eastAsia"/>
          <w:sz w:val="24"/>
        </w:rPr>
        <w:t>i</w:t>
      </w:r>
      <w:r>
        <w:rPr>
          <w:sz w:val="24"/>
        </w:rPr>
        <w:t>nt</w:t>
      </w:r>
      <w:r>
        <w:rPr>
          <w:rFonts w:hint="eastAsia"/>
          <w:sz w:val="24"/>
        </w:rPr>
        <w:t>类型的</w:t>
      </w:r>
      <w:proofErr w:type="spellStart"/>
      <w:r>
        <w:rPr>
          <w:rFonts w:hint="eastAsia"/>
          <w:sz w:val="24"/>
        </w:rPr>
        <w:t>a</w:t>
      </w:r>
      <w:r>
        <w:rPr>
          <w:sz w:val="24"/>
        </w:rPr>
        <w:t>rgc</w:t>
      </w:r>
      <w:proofErr w:type="spellEnd"/>
      <w:r>
        <w:rPr>
          <w:rFonts w:hint="eastAsia"/>
          <w:sz w:val="24"/>
        </w:rPr>
        <w:t>和二维数组</w:t>
      </w:r>
      <w:proofErr w:type="spellStart"/>
      <w:r>
        <w:rPr>
          <w:rFonts w:hint="eastAsia"/>
          <w:sz w:val="24"/>
        </w:rPr>
        <w:t>a</w:t>
      </w:r>
      <w:r>
        <w:rPr>
          <w:sz w:val="24"/>
        </w:rPr>
        <w:t>rgs</w:t>
      </w:r>
      <w:proofErr w:type="spellEnd"/>
      <w:r>
        <w:rPr>
          <w:rFonts w:hint="eastAsia"/>
          <w:sz w:val="24"/>
        </w:rPr>
        <w:t>。</w:t>
      </w:r>
      <w:proofErr w:type="spellStart"/>
      <w:r>
        <w:rPr>
          <w:rFonts w:hint="eastAsia"/>
          <w:sz w:val="24"/>
        </w:rPr>
        <w:t>a</w:t>
      </w:r>
      <w:r>
        <w:rPr>
          <w:sz w:val="24"/>
        </w:rPr>
        <w:t>rgc</w:t>
      </w:r>
      <w:proofErr w:type="spellEnd"/>
      <w:r>
        <w:rPr>
          <w:rFonts w:hint="eastAsia"/>
          <w:sz w:val="24"/>
        </w:rPr>
        <w:t>表示</w:t>
      </w:r>
    </w:p>
    <w:p w14:paraId="3AAF0F0A" w14:textId="77777777" w:rsidR="007C72BA" w:rsidRDefault="007C72BA" w:rsidP="007C72BA">
      <w:pPr>
        <w:snapToGrid w:val="0"/>
        <w:spacing w:line="300" w:lineRule="auto"/>
        <w:ind w:left="420" w:firstLine="420"/>
        <w:rPr>
          <w:sz w:val="24"/>
        </w:rPr>
      </w:pPr>
      <w:r>
        <w:rPr>
          <w:rFonts w:hint="eastAsia"/>
          <w:sz w:val="24"/>
        </w:rPr>
        <w:t>传入参数的个数，</w:t>
      </w:r>
      <w:proofErr w:type="spellStart"/>
      <w:r>
        <w:rPr>
          <w:rFonts w:hint="eastAsia"/>
          <w:sz w:val="24"/>
        </w:rPr>
        <w:t>a</w:t>
      </w:r>
      <w:r>
        <w:rPr>
          <w:sz w:val="24"/>
        </w:rPr>
        <w:t>rgc</w:t>
      </w:r>
      <w:proofErr w:type="spellEnd"/>
      <w:r>
        <w:rPr>
          <w:rFonts w:hint="eastAsia"/>
          <w:sz w:val="24"/>
        </w:rPr>
        <w:t>用来存储传入的参数。</w:t>
      </w:r>
    </w:p>
    <w:p w14:paraId="68E0C281" w14:textId="77777777" w:rsidR="007C72BA" w:rsidRDefault="007C72BA" w:rsidP="007C72BA">
      <w:pPr>
        <w:snapToGrid w:val="0"/>
        <w:spacing w:line="300" w:lineRule="auto"/>
        <w:ind w:firstLineChars="200" w:firstLine="480"/>
        <w:rPr>
          <w:sz w:val="24"/>
        </w:rPr>
      </w:pPr>
      <w:r w:rsidRPr="006E1061">
        <w:rPr>
          <w:sz w:val="24"/>
        </w:rPr>
        <w:t>2</w:t>
      </w:r>
      <w:r w:rsidRPr="006E1061">
        <w:rPr>
          <w:sz w:val="24"/>
        </w:rPr>
        <w:t>）源程序清单</w:t>
      </w:r>
    </w:p>
    <w:p w14:paraId="1192C0D5" w14:textId="77777777" w:rsidR="007C72BA" w:rsidRPr="00D428E7" w:rsidRDefault="007C72BA" w:rsidP="007C72BA">
      <w:pPr>
        <w:snapToGrid w:val="0"/>
        <w:spacing w:line="360" w:lineRule="auto"/>
        <w:ind w:leftChars="100" w:left="210" w:firstLine="420"/>
        <w:rPr>
          <w:sz w:val="24"/>
        </w:rPr>
      </w:pPr>
      <w:r w:rsidRPr="00D428E7">
        <w:rPr>
          <w:sz w:val="24"/>
        </w:rPr>
        <w:t>#include &lt;</w:t>
      </w:r>
      <w:proofErr w:type="spellStart"/>
      <w:r w:rsidRPr="00D428E7">
        <w:rPr>
          <w:sz w:val="24"/>
        </w:rPr>
        <w:t>stdio.h</w:t>
      </w:r>
      <w:proofErr w:type="spellEnd"/>
      <w:r w:rsidRPr="00D428E7">
        <w:rPr>
          <w:sz w:val="24"/>
        </w:rPr>
        <w:t>&gt;</w:t>
      </w:r>
    </w:p>
    <w:p w14:paraId="45FC696B" w14:textId="77777777" w:rsidR="007C72BA" w:rsidRPr="00D428E7" w:rsidRDefault="007C72BA" w:rsidP="007C72BA">
      <w:pPr>
        <w:snapToGrid w:val="0"/>
        <w:spacing w:line="360" w:lineRule="auto"/>
        <w:ind w:leftChars="100" w:left="210" w:firstLine="420"/>
        <w:rPr>
          <w:sz w:val="24"/>
        </w:rPr>
      </w:pPr>
      <w:r w:rsidRPr="00D428E7">
        <w:rPr>
          <w:sz w:val="24"/>
        </w:rPr>
        <w:t xml:space="preserve">int </w:t>
      </w:r>
      <w:proofErr w:type="gramStart"/>
      <w:r w:rsidRPr="00D428E7">
        <w:rPr>
          <w:sz w:val="24"/>
        </w:rPr>
        <w:t>main(</w:t>
      </w:r>
      <w:proofErr w:type="gramEnd"/>
      <w:r w:rsidRPr="00D428E7">
        <w:rPr>
          <w:sz w:val="24"/>
        </w:rPr>
        <w:t xml:space="preserve">int </w:t>
      </w:r>
      <w:proofErr w:type="spellStart"/>
      <w:r w:rsidRPr="00D428E7">
        <w:rPr>
          <w:sz w:val="24"/>
        </w:rPr>
        <w:t>argc,char</w:t>
      </w:r>
      <w:proofErr w:type="spellEnd"/>
      <w:r w:rsidRPr="00D428E7">
        <w:rPr>
          <w:sz w:val="24"/>
        </w:rPr>
        <w:t>*</w:t>
      </w:r>
      <w:proofErr w:type="spellStart"/>
      <w:r w:rsidRPr="00D428E7">
        <w:rPr>
          <w:sz w:val="24"/>
        </w:rPr>
        <w:t>args</w:t>
      </w:r>
      <w:proofErr w:type="spellEnd"/>
      <w:r w:rsidRPr="00D428E7">
        <w:rPr>
          <w:sz w:val="24"/>
        </w:rPr>
        <w:t>[]){</w:t>
      </w:r>
    </w:p>
    <w:p w14:paraId="7F6516FE" w14:textId="77777777" w:rsidR="007C72BA" w:rsidRPr="00D428E7" w:rsidRDefault="007C72BA" w:rsidP="007C72BA">
      <w:pPr>
        <w:snapToGrid w:val="0"/>
        <w:spacing w:line="360" w:lineRule="auto"/>
        <w:ind w:leftChars="100" w:left="210" w:firstLine="420"/>
        <w:rPr>
          <w:sz w:val="24"/>
        </w:rPr>
      </w:pPr>
      <w:r w:rsidRPr="00D428E7">
        <w:rPr>
          <w:sz w:val="24"/>
        </w:rPr>
        <w:tab/>
      </w:r>
      <w:proofErr w:type="gramStart"/>
      <w:r w:rsidRPr="00D428E7">
        <w:rPr>
          <w:sz w:val="24"/>
        </w:rPr>
        <w:t>for(</w:t>
      </w:r>
      <w:proofErr w:type="gramEnd"/>
      <w:r w:rsidRPr="00D428E7">
        <w:rPr>
          <w:sz w:val="24"/>
        </w:rPr>
        <w:t xml:space="preserve">int </w:t>
      </w:r>
      <w:proofErr w:type="spellStart"/>
      <w:r w:rsidRPr="00D428E7">
        <w:rPr>
          <w:sz w:val="24"/>
        </w:rPr>
        <w:t>i</w:t>
      </w:r>
      <w:proofErr w:type="spellEnd"/>
      <w:r w:rsidRPr="00D428E7">
        <w:rPr>
          <w:sz w:val="24"/>
        </w:rPr>
        <w:t>=1;i&lt;=</w:t>
      </w:r>
      <w:proofErr w:type="spellStart"/>
      <w:r w:rsidRPr="00D428E7">
        <w:rPr>
          <w:sz w:val="24"/>
        </w:rPr>
        <w:t>argc;i</w:t>
      </w:r>
      <w:proofErr w:type="spellEnd"/>
      <w:r w:rsidRPr="00D428E7">
        <w:rPr>
          <w:sz w:val="24"/>
        </w:rPr>
        <w:t>++){</w:t>
      </w:r>
    </w:p>
    <w:p w14:paraId="64300868" w14:textId="77777777" w:rsidR="007C72BA" w:rsidRPr="00D428E7" w:rsidRDefault="007C72BA" w:rsidP="007C72BA">
      <w:pPr>
        <w:snapToGrid w:val="0"/>
        <w:spacing w:line="360" w:lineRule="auto"/>
        <w:ind w:leftChars="100" w:left="210" w:firstLine="420"/>
        <w:rPr>
          <w:sz w:val="24"/>
        </w:rPr>
      </w:pPr>
      <w:r w:rsidRPr="00D428E7">
        <w:rPr>
          <w:sz w:val="24"/>
        </w:rPr>
        <w:tab/>
      </w:r>
      <w:r w:rsidRPr="00D428E7">
        <w:rPr>
          <w:sz w:val="24"/>
        </w:rPr>
        <w:tab/>
      </w:r>
      <w:proofErr w:type="spellStart"/>
      <w:r w:rsidRPr="00D428E7">
        <w:rPr>
          <w:sz w:val="24"/>
        </w:rPr>
        <w:t>printf</w:t>
      </w:r>
      <w:proofErr w:type="spellEnd"/>
      <w:r w:rsidRPr="00D428E7">
        <w:rPr>
          <w:sz w:val="24"/>
        </w:rPr>
        <w:t>("%s\n</w:t>
      </w:r>
      <w:proofErr w:type="gramStart"/>
      <w:r w:rsidRPr="00D428E7">
        <w:rPr>
          <w:sz w:val="24"/>
        </w:rPr>
        <w:t>",</w:t>
      </w:r>
      <w:proofErr w:type="spellStart"/>
      <w:r w:rsidRPr="00D428E7">
        <w:rPr>
          <w:sz w:val="24"/>
        </w:rPr>
        <w:t>args</w:t>
      </w:r>
      <w:proofErr w:type="spellEnd"/>
      <w:proofErr w:type="gramEnd"/>
      <w:r w:rsidRPr="00D428E7">
        <w:rPr>
          <w:sz w:val="24"/>
        </w:rPr>
        <w:t>[</w:t>
      </w:r>
      <w:proofErr w:type="spellStart"/>
      <w:r w:rsidRPr="00D428E7">
        <w:rPr>
          <w:sz w:val="24"/>
        </w:rPr>
        <w:t>i</w:t>
      </w:r>
      <w:proofErr w:type="spellEnd"/>
      <w:r w:rsidRPr="00D428E7">
        <w:rPr>
          <w:sz w:val="24"/>
        </w:rPr>
        <w:t>]);</w:t>
      </w:r>
    </w:p>
    <w:p w14:paraId="21BF5A9F" w14:textId="77777777" w:rsidR="007C72BA" w:rsidRPr="00D428E7" w:rsidRDefault="007C72BA" w:rsidP="007C72BA">
      <w:pPr>
        <w:snapToGrid w:val="0"/>
        <w:spacing w:line="360" w:lineRule="auto"/>
        <w:ind w:leftChars="100" w:left="210" w:firstLine="420"/>
        <w:rPr>
          <w:sz w:val="24"/>
        </w:rPr>
      </w:pPr>
      <w:r w:rsidRPr="00D428E7">
        <w:rPr>
          <w:sz w:val="24"/>
        </w:rPr>
        <w:tab/>
        <w:t>}</w:t>
      </w:r>
    </w:p>
    <w:p w14:paraId="45043B43" w14:textId="77777777" w:rsidR="007C72BA" w:rsidRDefault="007C72BA" w:rsidP="007C72BA">
      <w:pPr>
        <w:snapToGrid w:val="0"/>
        <w:spacing w:line="360" w:lineRule="auto"/>
        <w:ind w:leftChars="100" w:left="210" w:firstLine="420"/>
        <w:rPr>
          <w:sz w:val="24"/>
        </w:rPr>
      </w:pPr>
      <w:r w:rsidRPr="00D428E7">
        <w:rPr>
          <w:sz w:val="24"/>
        </w:rPr>
        <w:t>}</w:t>
      </w:r>
    </w:p>
    <w:p w14:paraId="4E624757" w14:textId="77777777" w:rsidR="007C72BA" w:rsidRDefault="007C72BA" w:rsidP="007C72BA">
      <w:pPr>
        <w:snapToGrid w:val="0"/>
        <w:spacing w:line="360" w:lineRule="auto"/>
        <w:ind w:firstLine="420"/>
        <w:rPr>
          <w:sz w:val="24"/>
        </w:rPr>
      </w:pPr>
      <w:r w:rsidRPr="009837A7">
        <w:rPr>
          <w:sz w:val="24"/>
        </w:rPr>
        <w:t xml:space="preserve"> </w:t>
      </w:r>
      <w:r w:rsidRPr="00885843">
        <w:rPr>
          <w:sz w:val="24"/>
        </w:rPr>
        <w:t>3</w:t>
      </w:r>
      <w:r w:rsidRPr="00885843">
        <w:rPr>
          <w:rFonts w:hAnsi="宋体"/>
          <w:sz w:val="24"/>
        </w:rPr>
        <w:t>）测试</w:t>
      </w:r>
    </w:p>
    <w:p w14:paraId="2B57B1D1" w14:textId="77777777" w:rsidR="007C72BA" w:rsidRDefault="007C72BA" w:rsidP="007C72BA">
      <w:pPr>
        <w:snapToGrid w:val="0"/>
        <w:spacing w:line="360" w:lineRule="auto"/>
        <w:ind w:firstLineChars="200" w:firstLine="480"/>
      </w:pPr>
      <w:r w:rsidRPr="00885843">
        <w:rPr>
          <w:rFonts w:hAnsi="宋体"/>
          <w:sz w:val="24"/>
        </w:rPr>
        <w:t>对应测试数据的运行结果截图</w:t>
      </w:r>
    </w:p>
    <w:p w14:paraId="5E4D7744" w14:textId="77777777" w:rsidR="007C72BA" w:rsidRDefault="007C72BA" w:rsidP="007C72BA">
      <w:pPr>
        <w:tabs>
          <w:tab w:val="left" w:pos="1728"/>
        </w:tabs>
        <w:snapToGrid w:val="0"/>
        <w:spacing w:line="360" w:lineRule="auto"/>
        <w:rPr>
          <w:noProof/>
        </w:rPr>
      </w:pPr>
      <w:r>
        <w:rPr>
          <w:noProof/>
        </w:rPr>
        <w:drawing>
          <wp:inline distT="0" distB="0" distL="0" distR="0" wp14:anchorId="02325A1E" wp14:editId="60B7F010">
            <wp:extent cx="4770533" cy="137934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770533" cy="1379340"/>
                    </a:xfrm>
                    <a:prstGeom prst="rect">
                      <a:avLst/>
                    </a:prstGeom>
                  </pic:spPr>
                </pic:pic>
              </a:graphicData>
            </a:graphic>
          </wp:inline>
        </w:drawing>
      </w:r>
    </w:p>
    <w:p w14:paraId="5CE54B76" w14:textId="77777777" w:rsidR="007C72BA" w:rsidRPr="00F23C6B" w:rsidRDefault="007C72BA" w:rsidP="007C72BA">
      <w:pPr>
        <w:snapToGrid w:val="0"/>
        <w:spacing w:line="360" w:lineRule="auto"/>
        <w:rPr>
          <w:noProof/>
        </w:rPr>
      </w:pPr>
    </w:p>
    <w:p w14:paraId="638CCCF3" w14:textId="77777777" w:rsidR="007C72BA" w:rsidRPr="00CA5A5C" w:rsidRDefault="007C72BA" w:rsidP="007C72BA">
      <w:pPr>
        <w:snapToGrid w:val="0"/>
        <w:spacing w:line="360" w:lineRule="auto"/>
        <w:rPr>
          <w:rFonts w:hAnsi="宋体"/>
          <w:sz w:val="24"/>
        </w:rPr>
      </w:pPr>
      <w:r w:rsidRPr="00885843">
        <w:rPr>
          <w:rFonts w:hAnsi="宋体"/>
          <w:sz w:val="24"/>
        </w:rPr>
        <w:t>（</w:t>
      </w:r>
      <w:r w:rsidRPr="00885843">
        <w:rPr>
          <w:sz w:val="24"/>
        </w:rPr>
        <w:t>2</w:t>
      </w:r>
      <w:r w:rsidRPr="00885843">
        <w:rPr>
          <w:rFonts w:hAnsi="宋体"/>
          <w:sz w:val="24"/>
        </w:rPr>
        <w:t>）</w:t>
      </w:r>
      <w:r w:rsidRPr="00CA5A5C">
        <w:rPr>
          <w:rFonts w:hAnsi="宋体" w:hint="eastAsia"/>
          <w:sz w:val="24"/>
        </w:rPr>
        <w:t>一个长整型变量占</w:t>
      </w:r>
      <w:r w:rsidRPr="00CA5A5C">
        <w:rPr>
          <w:rFonts w:hAnsi="宋体" w:hint="eastAsia"/>
          <w:sz w:val="24"/>
        </w:rPr>
        <w:t>4</w:t>
      </w:r>
      <w:r w:rsidRPr="00CA5A5C">
        <w:rPr>
          <w:rFonts w:hAnsi="宋体" w:hint="eastAsia"/>
          <w:sz w:val="24"/>
        </w:rPr>
        <w:t>个字节，其中每个字节又分成高</w:t>
      </w:r>
      <w:r w:rsidRPr="00CA5A5C">
        <w:rPr>
          <w:rFonts w:hAnsi="宋体" w:hint="eastAsia"/>
          <w:sz w:val="24"/>
        </w:rPr>
        <w:t>4</w:t>
      </w:r>
      <w:r w:rsidRPr="00CA5A5C">
        <w:rPr>
          <w:rFonts w:hAnsi="宋体" w:hint="eastAsia"/>
          <w:sz w:val="24"/>
        </w:rPr>
        <w:t>位和低</w:t>
      </w:r>
      <w:r w:rsidRPr="00CA5A5C">
        <w:rPr>
          <w:rFonts w:hAnsi="宋体" w:hint="eastAsia"/>
          <w:sz w:val="24"/>
        </w:rPr>
        <w:t>4</w:t>
      </w:r>
      <w:r w:rsidRPr="00CA5A5C">
        <w:rPr>
          <w:rFonts w:hAnsi="宋体" w:hint="eastAsia"/>
          <w:sz w:val="24"/>
        </w:rPr>
        <w:t>位。输入一个长整型变量，要求从高字节开始，依次取出每个字节的高</w:t>
      </w:r>
      <w:r w:rsidRPr="00CA5A5C">
        <w:rPr>
          <w:rFonts w:hAnsi="宋体" w:hint="eastAsia"/>
          <w:sz w:val="24"/>
        </w:rPr>
        <w:t>4</w:t>
      </w:r>
      <w:r w:rsidRPr="00CA5A5C">
        <w:rPr>
          <w:rFonts w:hAnsi="宋体" w:hint="eastAsia"/>
          <w:sz w:val="24"/>
        </w:rPr>
        <w:t>位和低</w:t>
      </w:r>
      <w:r w:rsidRPr="00CA5A5C">
        <w:rPr>
          <w:rFonts w:hAnsi="宋体" w:hint="eastAsia"/>
          <w:sz w:val="24"/>
        </w:rPr>
        <w:t>4</w:t>
      </w:r>
      <w:r w:rsidRPr="00CA5A5C">
        <w:rPr>
          <w:rFonts w:hAnsi="宋体" w:hint="eastAsia"/>
          <w:sz w:val="24"/>
        </w:rPr>
        <w:t>位并以十六进制数字字符的形式进行显示，通过指针取出每字节。</w:t>
      </w:r>
    </w:p>
    <w:p w14:paraId="2B9F7360" w14:textId="77777777" w:rsidR="007C72BA" w:rsidRPr="00CA5A5C" w:rsidRDefault="007C72BA" w:rsidP="007C72BA">
      <w:pPr>
        <w:snapToGrid w:val="0"/>
        <w:spacing w:line="360" w:lineRule="auto"/>
        <w:rPr>
          <w:rFonts w:hAnsi="宋体"/>
          <w:sz w:val="24"/>
        </w:rPr>
      </w:pPr>
      <w:r w:rsidRPr="00CA5A5C">
        <w:rPr>
          <w:rFonts w:hAnsi="宋体" w:hint="eastAsia"/>
          <w:sz w:val="24"/>
        </w:rPr>
        <w:t>样例输入：</w:t>
      </w:r>
      <w:r w:rsidRPr="00CA5A5C">
        <w:rPr>
          <w:rFonts w:hAnsi="宋体" w:hint="eastAsia"/>
          <w:sz w:val="24"/>
        </w:rPr>
        <w:t>15</w:t>
      </w:r>
    </w:p>
    <w:p w14:paraId="1F19EF56" w14:textId="77777777" w:rsidR="007C72BA" w:rsidRDefault="007C72BA" w:rsidP="007C72BA">
      <w:pPr>
        <w:snapToGrid w:val="0"/>
        <w:spacing w:line="360" w:lineRule="auto"/>
        <w:rPr>
          <w:rFonts w:hAnsi="宋体"/>
          <w:sz w:val="24"/>
        </w:rPr>
      </w:pPr>
      <w:r w:rsidRPr="00CA5A5C">
        <w:rPr>
          <w:rFonts w:hAnsi="宋体" w:hint="eastAsia"/>
          <w:sz w:val="24"/>
        </w:rPr>
        <w:t>样例输出：</w:t>
      </w:r>
      <w:r w:rsidRPr="00CA5A5C">
        <w:rPr>
          <w:rFonts w:hAnsi="宋体" w:hint="eastAsia"/>
          <w:sz w:val="24"/>
        </w:rPr>
        <w:t>0000000F</w:t>
      </w:r>
    </w:p>
    <w:p w14:paraId="40FF7854" w14:textId="77777777" w:rsidR="007C72BA" w:rsidRPr="001C2B0B" w:rsidRDefault="007C72BA" w:rsidP="007C72BA">
      <w:pPr>
        <w:snapToGrid w:val="0"/>
        <w:spacing w:line="360" w:lineRule="auto"/>
        <w:rPr>
          <w:b/>
          <w:bCs/>
          <w:sz w:val="24"/>
        </w:rPr>
      </w:pPr>
      <w:r w:rsidRPr="001C2B0B">
        <w:rPr>
          <w:b/>
          <w:bCs/>
          <w:sz w:val="24"/>
        </w:rPr>
        <w:t>解答：</w:t>
      </w:r>
    </w:p>
    <w:p w14:paraId="23B8104D" w14:textId="77777777" w:rsidR="007C72BA" w:rsidRPr="00C41084" w:rsidRDefault="007C72BA" w:rsidP="007C72BA">
      <w:pPr>
        <w:pStyle w:val="af6"/>
        <w:numPr>
          <w:ilvl w:val="0"/>
          <w:numId w:val="3"/>
        </w:numPr>
        <w:snapToGrid w:val="0"/>
        <w:spacing w:line="300" w:lineRule="auto"/>
        <w:ind w:firstLineChars="0"/>
        <w:rPr>
          <w:sz w:val="24"/>
        </w:rPr>
      </w:pPr>
      <w:r w:rsidRPr="00C41084">
        <w:rPr>
          <w:sz w:val="24"/>
        </w:rPr>
        <w:t>解题思路：</w:t>
      </w:r>
    </w:p>
    <w:p w14:paraId="67560F05" w14:textId="77777777" w:rsidR="007C72BA" w:rsidRPr="00197533" w:rsidRDefault="007C72BA" w:rsidP="007C72BA">
      <w:pPr>
        <w:pStyle w:val="af6"/>
        <w:snapToGrid w:val="0"/>
        <w:spacing w:line="300" w:lineRule="auto"/>
        <w:ind w:left="780" w:firstLineChars="0" w:firstLine="0"/>
        <w:rPr>
          <w:sz w:val="24"/>
        </w:rPr>
      </w:pPr>
      <w:r>
        <w:rPr>
          <w:rFonts w:hint="eastAsia"/>
          <w:sz w:val="24"/>
        </w:rPr>
        <w:t>设置</w:t>
      </w:r>
      <w:proofErr w:type="gramStart"/>
      <w:r>
        <w:rPr>
          <w:rFonts w:hint="eastAsia"/>
          <w:sz w:val="24"/>
        </w:rPr>
        <w:t>一</w:t>
      </w:r>
      <w:proofErr w:type="gramEnd"/>
      <w:r>
        <w:rPr>
          <w:rFonts w:hint="eastAsia"/>
          <w:sz w:val="24"/>
        </w:rPr>
        <w:t>指针变量，首先指向输入的长整型变量的第一个字节，将每个字节的高</w:t>
      </w:r>
      <w:r>
        <w:rPr>
          <w:rFonts w:hint="eastAsia"/>
          <w:sz w:val="24"/>
        </w:rPr>
        <w:t>4</w:t>
      </w:r>
      <w:r>
        <w:rPr>
          <w:rFonts w:hint="eastAsia"/>
          <w:sz w:val="24"/>
        </w:rPr>
        <w:t>位和低</w:t>
      </w:r>
      <w:r>
        <w:rPr>
          <w:rFonts w:hint="eastAsia"/>
          <w:sz w:val="24"/>
        </w:rPr>
        <w:t>4</w:t>
      </w:r>
      <w:r>
        <w:rPr>
          <w:rFonts w:hint="eastAsia"/>
          <w:sz w:val="24"/>
        </w:rPr>
        <w:t>位取出并以十六进制形式输出。</w:t>
      </w:r>
    </w:p>
    <w:p w14:paraId="6B8B23BB" w14:textId="77777777" w:rsidR="007C72BA" w:rsidRPr="001C2B0B" w:rsidRDefault="007C72BA" w:rsidP="007C72BA">
      <w:pPr>
        <w:snapToGrid w:val="0"/>
        <w:spacing w:line="300" w:lineRule="auto"/>
        <w:ind w:firstLine="420"/>
        <w:rPr>
          <w:sz w:val="24"/>
        </w:rPr>
      </w:pPr>
      <w:r w:rsidRPr="00885843">
        <w:rPr>
          <w:sz w:val="24"/>
        </w:rPr>
        <w:t>2</w:t>
      </w:r>
      <w:r w:rsidRPr="001C2B0B">
        <w:rPr>
          <w:sz w:val="24"/>
        </w:rPr>
        <w:t>）程序清单</w:t>
      </w:r>
    </w:p>
    <w:p w14:paraId="53E6B2DF" w14:textId="77777777" w:rsidR="007C72BA" w:rsidRPr="00CA5A5C" w:rsidRDefault="007C72BA" w:rsidP="007C72BA">
      <w:pPr>
        <w:snapToGrid w:val="0"/>
        <w:ind w:firstLine="420"/>
        <w:rPr>
          <w:sz w:val="24"/>
        </w:rPr>
      </w:pPr>
      <w:r w:rsidRPr="00CA5A5C">
        <w:rPr>
          <w:sz w:val="24"/>
        </w:rPr>
        <w:lastRenderedPageBreak/>
        <w:t>#include &lt;</w:t>
      </w:r>
      <w:proofErr w:type="spellStart"/>
      <w:r w:rsidRPr="00CA5A5C">
        <w:rPr>
          <w:sz w:val="24"/>
        </w:rPr>
        <w:t>stdio.h</w:t>
      </w:r>
      <w:proofErr w:type="spellEnd"/>
      <w:r w:rsidRPr="00CA5A5C">
        <w:rPr>
          <w:sz w:val="24"/>
        </w:rPr>
        <w:t>&gt;</w:t>
      </w:r>
    </w:p>
    <w:p w14:paraId="5468EB41" w14:textId="77777777" w:rsidR="007C72BA" w:rsidRPr="00CA5A5C" w:rsidRDefault="007C72BA" w:rsidP="007C72BA">
      <w:pPr>
        <w:snapToGrid w:val="0"/>
        <w:ind w:firstLine="420"/>
        <w:rPr>
          <w:sz w:val="24"/>
        </w:rPr>
      </w:pPr>
      <w:r w:rsidRPr="00CA5A5C">
        <w:rPr>
          <w:sz w:val="24"/>
        </w:rPr>
        <w:t>int main(void) {</w:t>
      </w:r>
    </w:p>
    <w:p w14:paraId="5815F913" w14:textId="77777777" w:rsidR="007C72BA" w:rsidRPr="00CA5A5C" w:rsidRDefault="007C72BA" w:rsidP="007C72BA">
      <w:pPr>
        <w:snapToGrid w:val="0"/>
        <w:ind w:firstLine="420"/>
        <w:rPr>
          <w:sz w:val="24"/>
        </w:rPr>
      </w:pPr>
      <w:r w:rsidRPr="00CA5A5C">
        <w:rPr>
          <w:sz w:val="24"/>
        </w:rPr>
        <w:tab/>
        <w:t xml:space="preserve">long </w:t>
      </w:r>
      <w:proofErr w:type="spellStart"/>
      <w:r w:rsidRPr="00CA5A5C">
        <w:rPr>
          <w:sz w:val="24"/>
        </w:rPr>
        <w:t>long</w:t>
      </w:r>
      <w:proofErr w:type="spellEnd"/>
      <w:r w:rsidRPr="00CA5A5C">
        <w:rPr>
          <w:sz w:val="24"/>
        </w:rPr>
        <w:t xml:space="preserve"> x;</w:t>
      </w:r>
    </w:p>
    <w:p w14:paraId="5E012D49" w14:textId="77777777" w:rsidR="007C72BA" w:rsidRPr="00CA5A5C" w:rsidRDefault="007C72BA" w:rsidP="007C72BA">
      <w:pPr>
        <w:snapToGrid w:val="0"/>
        <w:ind w:firstLine="420"/>
        <w:rPr>
          <w:sz w:val="24"/>
        </w:rPr>
      </w:pPr>
      <w:r w:rsidRPr="00CA5A5C">
        <w:rPr>
          <w:sz w:val="24"/>
        </w:rPr>
        <w:tab/>
        <w:t>while ((</w:t>
      </w:r>
      <w:proofErr w:type="spellStart"/>
      <w:proofErr w:type="gramStart"/>
      <w:r w:rsidRPr="00CA5A5C">
        <w:rPr>
          <w:sz w:val="24"/>
        </w:rPr>
        <w:t>scanf</w:t>
      </w:r>
      <w:proofErr w:type="spellEnd"/>
      <w:r w:rsidRPr="00CA5A5C">
        <w:rPr>
          <w:sz w:val="24"/>
        </w:rPr>
        <w:t>(</w:t>
      </w:r>
      <w:proofErr w:type="gramEnd"/>
      <w:r w:rsidRPr="00CA5A5C">
        <w:rPr>
          <w:sz w:val="24"/>
        </w:rPr>
        <w:t>"%</w:t>
      </w:r>
      <w:proofErr w:type="spellStart"/>
      <w:r w:rsidRPr="00CA5A5C">
        <w:rPr>
          <w:sz w:val="24"/>
        </w:rPr>
        <w:t>lld</w:t>
      </w:r>
      <w:proofErr w:type="spellEnd"/>
      <w:r w:rsidRPr="00CA5A5C">
        <w:rPr>
          <w:sz w:val="24"/>
        </w:rPr>
        <w:t>", &amp;x)) != EOF)</w:t>
      </w:r>
    </w:p>
    <w:p w14:paraId="6E332C1F" w14:textId="77777777" w:rsidR="007C72BA" w:rsidRPr="00CA5A5C" w:rsidRDefault="007C72BA" w:rsidP="007C72BA">
      <w:pPr>
        <w:snapToGrid w:val="0"/>
        <w:ind w:firstLine="420"/>
        <w:rPr>
          <w:sz w:val="24"/>
        </w:rPr>
      </w:pPr>
      <w:r w:rsidRPr="00CA5A5C">
        <w:rPr>
          <w:sz w:val="24"/>
        </w:rPr>
        <w:tab/>
      </w:r>
      <w:r w:rsidRPr="00CA5A5C">
        <w:rPr>
          <w:sz w:val="24"/>
        </w:rPr>
        <w:tab/>
      </w:r>
      <w:proofErr w:type="spellStart"/>
      <w:proofErr w:type="gramStart"/>
      <w:r w:rsidRPr="00CA5A5C">
        <w:rPr>
          <w:sz w:val="24"/>
        </w:rPr>
        <w:t>printf</w:t>
      </w:r>
      <w:proofErr w:type="spellEnd"/>
      <w:r w:rsidRPr="00CA5A5C">
        <w:rPr>
          <w:sz w:val="24"/>
        </w:rPr>
        <w:t>(</w:t>
      </w:r>
      <w:proofErr w:type="gramEnd"/>
      <w:r w:rsidRPr="00CA5A5C">
        <w:rPr>
          <w:sz w:val="24"/>
        </w:rPr>
        <w:t>"%08X\n", x);</w:t>
      </w:r>
    </w:p>
    <w:p w14:paraId="3C30A2F7" w14:textId="77777777" w:rsidR="007C72BA" w:rsidRPr="00CA5A5C" w:rsidRDefault="007C72BA" w:rsidP="007C72BA">
      <w:pPr>
        <w:snapToGrid w:val="0"/>
        <w:ind w:firstLine="420"/>
        <w:rPr>
          <w:sz w:val="24"/>
        </w:rPr>
      </w:pPr>
      <w:r w:rsidRPr="00CA5A5C">
        <w:rPr>
          <w:sz w:val="24"/>
        </w:rPr>
        <w:tab/>
        <w:t>return 0;</w:t>
      </w:r>
    </w:p>
    <w:p w14:paraId="30E8A164" w14:textId="77777777" w:rsidR="007C72BA" w:rsidRDefault="007C72BA" w:rsidP="007C72BA">
      <w:pPr>
        <w:snapToGrid w:val="0"/>
        <w:ind w:firstLine="420"/>
        <w:rPr>
          <w:sz w:val="24"/>
        </w:rPr>
      </w:pPr>
      <w:r w:rsidRPr="00CA5A5C">
        <w:rPr>
          <w:sz w:val="24"/>
        </w:rPr>
        <w:t>}</w:t>
      </w:r>
    </w:p>
    <w:p w14:paraId="678453FD" w14:textId="77777777" w:rsidR="007C72BA" w:rsidRPr="00885843" w:rsidRDefault="007C72BA" w:rsidP="007C72BA">
      <w:pPr>
        <w:snapToGrid w:val="0"/>
        <w:ind w:firstLine="420"/>
        <w:rPr>
          <w:sz w:val="24"/>
        </w:rPr>
      </w:pPr>
      <w:r w:rsidRPr="00885843">
        <w:rPr>
          <w:sz w:val="24"/>
        </w:rPr>
        <w:t>3</w:t>
      </w:r>
      <w:r w:rsidRPr="00885843">
        <w:rPr>
          <w:rFonts w:hAnsi="宋体"/>
          <w:sz w:val="24"/>
        </w:rPr>
        <w:t>）测试</w:t>
      </w:r>
    </w:p>
    <w:p w14:paraId="5A9708DE" w14:textId="77777777" w:rsidR="007C72BA" w:rsidRDefault="007C72BA" w:rsidP="007C72BA">
      <w:pPr>
        <w:rPr>
          <w:sz w:val="24"/>
        </w:rPr>
      </w:pPr>
      <w:r w:rsidRPr="00885843">
        <w:rPr>
          <w:sz w:val="24"/>
        </w:rPr>
        <w:t xml:space="preserve">  </w:t>
      </w:r>
      <w:r w:rsidRPr="00885843">
        <w:rPr>
          <w:sz w:val="24"/>
        </w:rPr>
        <w:t>（</w:t>
      </w:r>
      <w:r w:rsidRPr="00885843">
        <w:rPr>
          <w:sz w:val="24"/>
        </w:rPr>
        <w:t>a</w:t>
      </w:r>
      <w:r w:rsidRPr="00885843">
        <w:rPr>
          <w:sz w:val="24"/>
        </w:rPr>
        <w:t>）</w:t>
      </w:r>
      <w:r w:rsidRPr="00885843">
        <w:rPr>
          <w:sz w:val="24"/>
        </w:rPr>
        <w:t xml:space="preserve"> </w:t>
      </w:r>
      <w:r w:rsidRPr="00885843">
        <w:rPr>
          <w:sz w:val="24"/>
        </w:rPr>
        <w:t>测试数据：</w:t>
      </w:r>
    </w:p>
    <w:p w14:paraId="6F3C256E" w14:textId="77777777" w:rsidR="007C72BA" w:rsidRDefault="007C72BA" w:rsidP="007C72BA">
      <w:pPr>
        <w:rPr>
          <w:sz w:val="24"/>
        </w:rPr>
      </w:pPr>
      <w:r>
        <w:rPr>
          <w:sz w:val="24"/>
        </w:rPr>
        <w:tab/>
      </w:r>
      <w:r>
        <w:rPr>
          <w:sz w:val="24"/>
        </w:rPr>
        <w:tab/>
      </w:r>
      <w:r w:rsidRPr="00197533">
        <w:rPr>
          <w:sz w:val="24"/>
        </w:rPr>
        <w:t>2147483647</w:t>
      </w:r>
    </w:p>
    <w:p w14:paraId="7174E5AB" w14:textId="77777777" w:rsidR="007C72BA" w:rsidRDefault="007C72BA" w:rsidP="007C72BA">
      <w:pPr>
        <w:ind w:left="420" w:firstLine="420"/>
        <w:rPr>
          <w:sz w:val="24"/>
        </w:rPr>
      </w:pPr>
      <w:r>
        <w:rPr>
          <w:rFonts w:hint="eastAsia"/>
          <w:sz w:val="24"/>
        </w:rPr>
        <w:t>1</w:t>
      </w:r>
      <w:r>
        <w:rPr>
          <w:sz w:val="24"/>
        </w:rPr>
        <w:t>5</w:t>
      </w:r>
    </w:p>
    <w:p w14:paraId="2C9BC2F0" w14:textId="77777777" w:rsidR="007C72BA" w:rsidRPr="00EB04F7" w:rsidRDefault="007C72BA" w:rsidP="007C72BA">
      <w:pPr>
        <w:ind w:left="420" w:firstLine="420"/>
        <w:rPr>
          <w:sz w:val="24"/>
        </w:rPr>
      </w:pPr>
      <w:r w:rsidRPr="00DD73CD">
        <w:rPr>
          <w:sz w:val="24"/>
        </w:rPr>
        <w:t>4294967295</w:t>
      </w:r>
    </w:p>
    <w:p w14:paraId="6E9247BA" w14:textId="77777777" w:rsidR="007C72BA" w:rsidRPr="00885843" w:rsidRDefault="007C72BA" w:rsidP="007C72BA">
      <w:pPr>
        <w:ind w:firstLineChars="100" w:firstLine="240"/>
        <w:rPr>
          <w:sz w:val="24"/>
        </w:rPr>
      </w:pPr>
      <w:r w:rsidRPr="00885843">
        <w:rPr>
          <w:sz w:val="24"/>
        </w:rPr>
        <w:t>（</w:t>
      </w:r>
      <w:r w:rsidRPr="00885843">
        <w:rPr>
          <w:sz w:val="24"/>
        </w:rPr>
        <w:t>b</w:t>
      </w:r>
      <w:r w:rsidRPr="00885843">
        <w:rPr>
          <w:sz w:val="24"/>
        </w:rPr>
        <w:t>）</w:t>
      </w:r>
      <w:r w:rsidRPr="00885843">
        <w:rPr>
          <w:sz w:val="24"/>
        </w:rPr>
        <w:t xml:space="preserve"> </w:t>
      </w:r>
      <w:r w:rsidRPr="00885843">
        <w:rPr>
          <w:rFonts w:hAnsi="宋体"/>
          <w:sz w:val="24"/>
        </w:rPr>
        <w:t>对应测试数据的运行结果截图</w:t>
      </w:r>
    </w:p>
    <w:p w14:paraId="7CD6A2E7" w14:textId="77777777" w:rsidR="007C72BA" w:rsidRDefault="007C72BA" w:rsidP="007C72BA">
      <w:pPr>
        <w:ind w:firstLineChars="400" w:firstLine="840"/>
      </w:pPr>
      <w:r>
        <w:rPr>
          <w:noProof/>
        </w:rPr>
        <w:drawing>
          <wp:inline distT="0" distB="0" distL="0" distR="0" wp14:anchorId="0B817461" wp14:editId="005A5A33">
            <wp:extent cx="1592718" cy="944962"/>
            <wp:effectExtent l="0" t="0" r="7620" b="762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592718" cy="944962"/>
                    </a:xfrm>
                    <a:prstGeom prst="rect">
                      <a:avLst/>
                    </a:prstGeom>
                  </pic:spPr>
                </pic:pic>
              </a:graphicData>
            </a:graphic>
          </wp:inline>
        </w:drawing>
      </w:r>
    </w:p>
    <w:p w14:paraId="51346D54" w14:textId="77777777" w:rsidR="007C72BA" w:rsidRPr="00885843" w:rsidRDefault="007C72BA" w:rsidP="007C72BA">
      <w:pPr>
        <w:jc w:val="center"/>
      </w:pPr>
    </w:p>
    <w:p w14:paraId="635321A1" w14:textId="77777777" w:rsidR="007C72BA" w:rsidRPr="00885843" w:rsidRDefault="007C72BA" w:rsidP="007C72BA">
      <w:pPr>
        <w:jc w:val="center"/>
        <w:rPr>
          <w:rFonts w:eastAsia="黑体"/>
          <w:sz w:val="24"/>
        </w:rPr>
      </w:pPr>
      <w:r w:rsidRPr="00885843">
        <w:rPr>
          <w:rFonts w:eastAsia="黑体"/>
          <w:sz w:val="24"/>
        </w:rPr>
        <w:t>图</w:t>
      </w:r>
      <w:r>
        <w:rPr>
          <w:rFonts w:eastAsia="黑体"/>
          <w:sz w:val="24"/>
        </w:rPr>
        <w:t>6</w:t>
      </w:r>
      <w:r w:rsidRPr="00885843">
        <w:rPr>
          <w:rFonts w:eastAsia="黑体"/>
          <w:sz w:val="24"/>
        </w:rPr>
        <w:t>-</w:t>
      </w:r>
      <w:r>
        <w:rPr>
          <w:rFonts w:eastAsia="黑体"/>
          <w:sz w:val="24"/>
        </w:rPr>
        <w:t>1</w:t>
      </w:r>
      <w:r w:rsidRPr="00885843">
        <w:rPr>
          <w:rFonts w:eastAsia="黑体"/>
          <w:sz w:val="24"/>
        </w:rPr>
        <w:t xml:space="preserve"> </w:t>
      </w:r>
      <w:r w:rsidRPr="00885843">
        <w:rPr>
          <w:rFonts w:eastAsia="黑体"/>
          <w:sz w:val="24"/>
        </w:rPr>
        <w:t>编程题</w:t>
      </w:r>
      <w:r>
        <w:rPr>
          <w:rFonts w:eastAsia="黑体"/>
          <w:sz w:val="24"/>
        </w:rPr>
        <w:t>2</w:t>
      </w:r>
      <w:r w:rsidRPr="00885843">
        <w:rPr>
          <w:rFonts w:eastAsia="黑体"/>
          <w:sz w:val="24"/>
        </w:rPr>
        <w:t>的测试运行结果</w:t>
      </w:r>
    </w:p>
    <w:p w14:paraId="073E0FD5" w14:textId="77777777" w:rsidR="007C72BA" w:rsidRDefault="007C72BA" w:rsidP="007C72BA">
      <w:pPr>
        <w:snapToGrid w:val="0"/>
        <w:spacing w:line="360" w:lineRule="auto"/>
        <w:rPr>
          <w:sz w:val="24"/>
        </w:rPr>
      </w:pPr>
    </w:p>
    <w:p w14:paraId="72F218E5" w14:textId="77777777" w:rsidR="007C72BA" w:rsidRPr="006F7810" w:rsidRDefault="007C72BA" w:rsidP="007C72BA">
      <w:pPr>
        <w:snapToGrid w:val="0"/>
        <w:spacing w:line="360" w:lineRule="auto"/>
        <w:rPr>
          <w:sz w:val="24"/>
        </w:rPr>
      </w:pPr>
      <w:r w:rsidRPr="002E5FBA">
        <w:rPr>
          <w:sz w:val="24"/>
        </w:rPr>
        <w:t>（</w:t>
      </w:r>
      <w:r>
        <w:rPr>
          <w:sz w:val="24"/>
        </w:rPr>
        <w:t>3</w:t>
      </w:r>
      <w:r w:rsidRPr="002E5FBA">
        <w:rPr>
          <w:sz w:val="24"/>
        </w:rPr>
        <w:t>）</w:t>
      </w:r>
      <w:r w:rsidRPr="00DB3203">
        <w:rPr>
          <w:rFonts w:hint="eastAsia"/>
          <w:sz w:val="24"/>
        </w:rPr>
        <w:t xml:space="preserve">  </w:t>
      </w:r>
      <w:r w:rsidRPr="006F7810">
        <w:rPr>
          <w:rFonts w:hint="eastAsia"/>
          <w:sz w:val="24"/>
        </w:rPr>
        <w:t>旋转是图像处理的基本操作，编程实现一个将一个图像逆时针旋转</w:t>
      </w:r>
      <w:r w:rsidRPr="006F7810">
        <w:rPr>
          <w:rFonts w:hint="eastAsia"/>
          <w:sz w:val="24"/>
        </w:rPr>
        <w:t>90</w:t>
      </w:r>
      <w:r w:rsidRPr="006F7810">
        <w:rPr>
          <w:rFonts w:hint="eastAsia"/>
          <w:sz w:val="24"/>
        </w:rPr>
        <w:t>°。提示：计算机中的图像可以用一个矩阵来表示，旋转一个图像就是旋转对应的矩阵。将旋转矩阵的功能定义成函数，通过使用指向数组元素的指针作为参数使该函数能处理任意大小的矩阵。要求在</w:t>
      </w:r>
      <w:r w:rsidRPr="006F7810">
        <w:rPr>
          <w:rFonts w:hint="eastAsia"/>
          <w:sz w:val="24"/>
        </w:rPr>
        <w:t>main</w:t>
      </w:r>
      <w:r w:rsidRPr="006F7810">
        <w:rPr>
          <w:rFonts w:hint="eastAsia"/>
          <w:sz w:val="24"/>
        </w:rPr>
        <w:t>函数中输入图像矩阵的行数</w:t>
      </w:r>
      <w:r w:rsidRPr="006F7810">
        <w:rPr>
          <w:rFonts w:hint="eastAsia"/>
          <w:sz w:val="24"/>
        </w:rPr>
        <w:t>n</w:t>
      </w:r>
      <w:r w:rsidRPr="006F7810">
        <w:rPr>
          <w:rFonts w:hint="eastAsia"/>
          <w:sz w:val="24"/>
        </w:rPr>
        <w:t>和列数</w:t>
      </w:r>
      <w:r w:rsidRPr="006F7810">
        <w:rPr>
          <w:rFonts w:hint="eastAsia"/>
          <w:sz w:val="24"/>
        </w:rPr>
        <w:t>m</w:t>
      </w:r>
      <w:r w:rsidRPr="006F7810">
        <w:rPr>
          <w:rFonts w:hint="eastAsia"/>
          <w:sz w:val="24"/>
        </w:rPr>
        <w:t>，接下来的</w:t>
      </w:r>
      <w:r w:rsidRPr="006F7810">
        <w:rPr>
          <w:rFonts w:hint="eastAsia"/>
          <w:sz w:val="24"/>
        </w:rPr>
        <w:t>n</w:t>
      </w:r>
      <w:r w:rsidRPr="006F7810">
        <w:rPr>
          <w:rFonts w:hint="eastAsia"/>
          <w:sz w:val="24"/>
        </w:rPr>
        <w:t>行每行输入</w:t>
      </w:r>
      <w:r w:rsidRPr="006F7810">
        <w:rPr>
          <w:rFonts w:hint="eastAsia"/>
          <w:sz w:val="24"/>
        </w:rPr>
        <w:t>m</w:t>
      </w:r>
      <w:proofErr w:type="gramStart"/>
      <w:r w:rsidRPr="006F7810">
        <w:rPr>
          <w:rFonts w:hint="eastAsia"/>
          <w:sz w:val="24"/>
        </w:rPr>
        <w:t>个</w:t>
      </w:r>
      <w:proofErr w:type="gramEnd"/>
      <w:r w:rsidRPr="006F7810">
        <w:rPr>
          <w:rFonts w:hint="eastAsia"/>
          <w:sz w:val="24"/>
        </w:rPr>
        <w:t>整数，表示输入的图像。输出原始矩阵逆时针旋转</w:t>
      </w:r>
      <w:r w:rsidRPr="006F7810">
        <w:rPr>
          <w:rFonts w:hint="eastAsia"/>
          <w:sz w:val="24"/>
        </w:rPr>
        <w:t>90</w:t>
      </w:r>
      <w:r w:rsidRPr="006F7810">
        <w:rPr>
          <w:rFonts w:hint="eastAsia"/>
          <w:sz w:val="24"/>
        </w:rPr>
        <w:t>°后的矩阵。</w:t>
      </w:r>
    </w:p>
    <w:p w14:paraId="4CB20413" w14:textId="77777777" w:rsidR="007C72BA" w:rsidRPr="008E2B3F" w:rsidRDefault="007C72BA" w:rsidP="007C72BA">
      <w:pPr>
        <w:snapToGrid w:val="0"/>
        <w:spacing w:line="360" w:lineRule="auto"/>
        <w:rPr>
          <w:b/>
          <w:bCs/>
          <w:sz w:val="24"/>
        </w:rPr>
      </w:pPr>
      <w:r w:rsidRPr="008E2B3F">
        <w:rPr>
          <w:b/>
          <w:bCs/>
          <w:sz w:val="24"/>
        </w:rPr>
        <w:t>解答：</w:t>
      </w:r>
    </w:p>
    <w:p w14:paraId="6453228B" w14:textId="77777777" w:rsidR="007C72BA" w:rsidRPr="00E87C57" w:rsidRDefault="007C72BA" w:rsidP="007C72BA">
      <w:pPr>
        <w:pStyle w:val="af6"/>
        <w:numPr>
          <w:ilvl w:val="0"/>
          <w:numId w:val="4"/>
        </w:numPr>
        <w:snapToGrid w:val="0"/>
        <w:spacing w:line="300" w:lineRule="auto"/>
        <w:ind w:firstLineChars="0"/>
        <w:rPr>
          <w:sz w:val="24"/>
        </w:rPr>
      </w:pPr>
      <w:r w:rsidRPr="00423FA7">
        <w:rPr>
          <w:sz w:val="24"/>
        </w:rPr>
        <w:t>解题思路：</w:t>
      </w:r>
    </w:p>
    <w:p w14:paraId="64611FF0" w14:textId="77777777" w:rsidR="007C72BA" w:rsidRPr="007F2F9D" w:rsidRDefault="007C72BA" w:rsidP="007C72BA">
      <w:pPr>
        <w:snapToGrid w:val="0"/>
        <w:spacing w:line="300" w:lineRule="auto"/>
        <w:ind w:left="420" w:firstLine="420"/>
        <w:rPr>
          <w:sz w:val="24"/>
        </w:rPr>
      </w:pPr>
      <w:r>
        <w:rPr>
          <w:rFonts w:hint="eastAsia"/>
          <w:sz w:val="24"/>
        </w:rPr>
        <w:t>将一个矩阵逆时针旋转</w:t>
      </w:r>
      <w:r>
        <w:rPr>
          <w:rFonts w:hint="eastAsia"/>
          <w:sz w:val="24"/>
        </w:rPr>
        <w:t>9</w:t>
      </w:r>
      <w:r>
        <w:rPr>
          <w:sz w:val="24"/>
        </w:rPr>
        <w:t>0</w:t>
      </w:r>
      <w:r>
        <w:rPr>
          <w:rFonts w:hint="eastAsia"/>
          <w:sz w:val="24"/>
        </w:rPr>
        <w:t>度，就是要把原矩阵中的最后一列作为第一行，直到把第一列作为最后一行。所以应该从最后一列开始输出，每输完一列输出一个换行符。</w:t>
      </w:r>
    </w:p>
    <w:p w14:paraId="7D13142C" w14:textId="77777777" w:rsidR="007C72BA" w:rsidRPr="008E2B3F" w:rsidRDefault="007C72BA" w:rsidP="007C72BA">
      <w:pPr>
        <w:snapToGrid w:val="0"/>
        <w:spacing w:line="300" w:lineRule="auto"/>
        <w:rPr>
          <w:sz w:val="24"/>
        </w:rPr>
      </w:pPr>
      <w:r w:rsidRPr="008E2B3F">
        <w:rPr>
          <w:sz w:val="24"/>
        </w:rPr>
        <w:t xml:space="preserve">  </w:t>
      </w:r>
      <w:r>
        <w:rPr>
          <w:sz w:val="24"/>
        </w:rPr>
        <w:t xml:space="preserve"> </w:t>
      </w:r>
      <w:r w:rsidRPr="008E2B3F">
        <w:rPr>
          <w:sz w:val="24"/>
        </w:rPr>
        <w:t>2</w:t>
      </w:r>
      <w:r w:rsidRPr="008E2B3F">
        <w:rPr>
          <w:sz w:val="24"/>
        </w:rPr>
        <w:t>）程序清单</w:t>
      </w:r>
    </w:p>
    <w:p w14:paraId="5FF9E1F4" w14:textId="77777777" w:rsidR="007C72BA" w:rsidRPr="006F7810" w:rsidRDefault="007C72BA" w:rsidP="007C72BA">
      <w:pPr>
        <w:snapToGrid w:val="0"/>
        <w:ind w:leftChars="200" w:left="420"/>
        <w:rPr>
          <w:sz w:val="24"/>
        </w:rPr>
      </w:pPr>
      <w:r w:rsidRPr="006F7810">
        <w:rPr>
          <w:sz w:val="24"/>
        </w:rPr>
        <w:t>#include &lt;</w:t>
      </w:r>
      <w:proofErr w:type="spellStart"/>
      <w:r w:rsidRPr="006F7810">
        <w:rPr>
          <w:sz w:val="24"/>
        </w:rPr>
        <w:t>stdio.h</w:t>
      </w:r>
      <w:proofErr w:type="spellEnd"/>
      <w:r w:rsidRPr="006F7810">
        <w:rPr>
          <w:sz w:val="24"/>
        </w:rPr>
        <w:t>&gt;</w:t>
      </w:r>
    </w:p>
    <w:p w14:paraId="105E4528" w14:textId="77777777" w:rsidR="007C72BA" w:rsidRPr="006F7810" w:rsidRDefault="007C72BA" w:rsidP="007C72BA">
      <w:pPr>
        <w:snapToGrid w:val="0"/>
        <w:ind w:leftChars="200" w:left="420"/>
        <w:rPr>
          <w:sz w:val="24"/>
        </w:rPr>
      </w:pPr>
      <w:r w:rsidRPr="006F7810">
        <w:rPr>
          <w:sz w:val="24"/>
        </w:rPr>
        <w:t xml:space="preserve">int </w:t>
      </w:r>
      <w:proofErr w:type="gramStart"/>
      <w:r w:rsidRPr="006F7810">
        <w:rPr>
          <w:sz w:val="24"/>
        </w:rPr>
        <w:t>array[</w:t>
      </w:r>
      <w:proofErr w:type="gramEnd"/>
      <w:r w:rsidRPr="006F7810">
        <w:rPr>
          <w:sz w:val="24"/>
        </w:rPr>
        <w:t>2000][2000];</w:t>
      </w:r>
    </w:p>
    <w:p w14:paraId="0B8FB825" w14:textId="77777777" w:rsidR="007C72BA" w:rsidRPr="006F7810" w:rsidRDefault="007C72BA" w:rsidP="007C72BA">
      <w:pPr>
        <w:snapToGrid w:val="0"/>
        <w:ind w:leftChars="200" w:left="420"/>
        <w:rPr>
          <w:sz w:val="24"/>
        </w:rPr>
      </w:pPr>
      <w:r w:rsidRPr="006F7810">
        <w:rPr>
          <w:sz w:val="24"/>
        </w:rPr>
        <w:t xml:space="preserve">void </w:t>
      </w:r>
      <w:proofErr w:type="gramStart"/>
      <w:r w:rsidRPr="006F7810">
        <w:rPr>
          <w:sz w:val="24"/>
        </w:rPr>
        <w:t>out(</w:t>
      </w:r>
      <w:proofErr w:type="gramEnd"/>
      <w:r w:rsidRPr="006F7810">
        <w:rPr>
          <w:sz w:val="24"/>
        </w:rPr>
        <w:t>int, int, int a[][2000]);</w:t>
      </w:r>
    </w:p>
    <w:p w14:paraId="23982827" w14:textId="77777777" w:rsidR="007C72BA" w:rsidRPr="006F7810" w:rsidRDefault="007C72BA" w:rsidP="007C72BA">
      <w:pPr>
        <w:snapToGrid w:val="0"/>
        <w:ind w:leftChars="200" w:left="420"/>
        <w:rPr>
          <w:sz w:val="24"/>
        </w:rPr>
      </w:pPr>
      <w:r w:rsidRPr="006F7810">
        <w:rPr>
          <w:sz w:val="24"/>
        </w:rPr>
        <w:t>int main(void) {</w:t>
      </w:r>
    </w:p>
    <w:p w14:paraId="1F49294D" w14:textId="77777777" w:rsidR="007C72BA" w:rsidRPr="006F7810" w:rsidRDefault="007C72BA" w:rsidP="007C72BA">
      <w:pPr>
        <w:snapToGrid w:val="0"/>
        <w:ind w:leftChars="200" w:left="420"/>
        <w:rPr>
          <w:sz w:val="24"/>
        </w:rPr>
      </w:pPr>
      <w:r w:rsidRPr="006F7810">
        <w:rPr>
          <w:sz w:val="24"/>
        </w:rPr>
        <w:tab/>
        <w:t>int n, m;</w:t>
      </w:r>
    </w:p>
    <w:p w14:paraId="54C22D3D" w14:textId="77777777" w:rsidR="007C72BA" w:rsidRPr="006F7810" w:rsidRDefault="007C72BA" w:rsidP="007C72BA">
      <w:pPr>
        <w:snapToGrid w:val="0"/>
        <w:ind w:leftChars="200" w:left="420"/>
        <w:rPr>
          <w:sz w:val="24"/>
        </w:rPr>
      </w:pPr>
      <w:r w:rsidRPr="006F7810">
        <w:rPr>
          <w:sz w:val="24"/>
        </w:rPr>
        <w:tab/>
      </w:r>
      <w:proofErr w:type="spellStart"/>
      <w:proofErr w:type="gramStart"/>
      <w:r w:rsidRPr="006F7810">
        <w:rPr>
          <w:sz w:val="24"/>
        </w:rPr>
        <w:t>scanf</w:t>
      </w:r>
      <w:proofErr w:type="spellEnd"/>
      <w:r w:rsidRPr="006F7810">
        <w:rPr>
          <w:sz w:val="24"/>
        </w:rPr>
        <w:t>(</w:t>
      </w:r>
      <w:proofErr w:type="gramEnd"/>
      <w:r w:rsidRPr="006F7810">
        <w:rPr>
          <w:sz w:val="24"/>
        </w:rPr>
        <w:t>"%</w:t>
      </w:r>
      <w:proofErr w:type="spellStart"/>
      <w:r w:rsidRPr="006F7810">
        <w:rPr>
          <w:sz w:val="24"/>
        </w:rPr>
        <w:t>d%d</w:t>
      </w:r>
      <w:proofErr w:type="spellEnd"/>
      <w:r w:rsidRPr="006F7810">
        <w:rPr>
          <w:sz w:val="24"/>
        </w:rPr>
        <w:t>", &amp;n, &amp;m);</w:t>
      </w:r>
    </w:p>
    <w:p w14:paraId="384E54D4" w14:textId="77777777" w:rsidR="007C72BA" w:rsidRPr="006F7810" w:rsidRDefault="007C72BA" w:rsidP="007C72BA">
      <w:pPr>
        <w:snapToGrid w:val="0"/>
        <w:ind w:leftChars="200" w:left="420"/>
        <w:rPr>
          <w:sz w:val="24"/>
        </w:rPr>
      </w:pPr>
      <w:r w:rsidRPr="006F7810">
        <w:rPr>
          <w:sz w:val="24"/>
        </w:rPr>
        <w:tab/>
        <w:t xml:space="preserve">for (int </w:t>
      </w:r>
      <w:proofErr w:type="spellStart"/>
      <w:r w:rsidRPr="006F7810">
        <w:rPr>
          <w:sz w:val="24"/>
        </w:rPr>
        <w:t>i</w:t>
      </w:r>
      <w:proofErr w:type="spellEnd"/>
      <w:r w:rsidRPr="006F7810">
        <w:rPr>
          <w:sz w:val="24"/>
        </w:rPr>
        <w:t xml:space="preserve"> = 0; </w:t>
      </w:r>
      <w:proofErr w:type="spellStart"/>
      <w:r w:rsidRPr="006F7810">
        <w:rPr>
          <w:sz w:val="24"/>
        </w:rPr>
        <w:t>i</w:t>
      </w:r>
      <w:proofErr w:type="spellEnd"/>
      <w:r w:rsidRPr="006F7810">
        <w:rPr>
          <w:sz w:val="24"/>
        </w:rPr>
        <w:t xml:space="preserve"> &lt; n; </w:t>
      </w:r>
      <w:proofErr w:type="spellStart"/>
      <w:r w:rsidRPr="006F7810">
        <w:rPr>
          <w:sz w:val="24"/>
        </w:rPr>
        <w:t>i</w:t>
      </w:r>
      <w:proofErr w:type="spellEnd"/>
      <w:r w:rsidRPr="006F7810">
        <w:rPr>
          <w:sz w:val="24"/>
        </w:rPr>
        <w:t>++)</w:t>
      </w:r>
    </w:p>
    <w:p w14:paraId="3019106C" w14:textId="77777777" w:rsidR="007C72BA" w:rsidRPr="006F7810" w:rsidRDefault="007C72BA" w:rsidP="007C72BA">
      <w:pPr>
        <w:snapToGrid w:val="0"/>
        <w:ind w:leftChars="200" w:left="420"/>
        <w:rPr>
          <w:sz w:val="24"/>
        </w:rPr>
      </w:pPr>
      <w:r w:rsidRPr="006F7810">
        <w:rPr>
          <w:sz w:val="24"/>
        </w:rPr>
        <w:tab/>
      </w:r>
      <w:r w:rsidRPr="006F7810">
        <w:rPr>
          <w:sz w:val="24"/>
        </w:rPr>
        <w:tab/>
        <w:t xml:space="preserve">for (int j = 0; j &lt; m; </w:t>
      </w:r>
      <w:proofErr w:type="spellStart"/>
      <w:r w:rsidRPr="006F7810">
        <w:rPr>
          <w:sz w:val="24"/>
        </w:rPr>
        <w:t>j++</w:t>
      </w:r>
      <w:proofErr w:type="spellEnd"/>
      <w:r w:rsidRPr="006F7810">
        <w:rPr>
          <w:sz w:val="24"/>
        </w:rPr>
        <w:t>)</w:t>
      </w:r>
    </w:p>
    <w:p w14:paraId="4C97DD0B" w14:textId="77777777" w:rsidR="007C72BA" w:rsidRPr="006F7810" w:rsidRDefault="007C72BA" w:rsidP="007C72BA">
      <w:pPr>
        <w:snapToGrid w:val="0"/>
        <w:ind w:leftChars="200" w:left="420"/>
        <w:rPr>
          <w:sz w:val="24"/>
        </w:rPr>
      </w:pPr>
      <w:r w:rsidRPr="006F7810">
        <w:rPr>
          <w:sz w:val="24"/>
        </w:rPr>
        <w:lastRenderedPageBreak/>
        <w:tab/>
      </w:r>
      <w:r w:rsidRPr="006F7810">
        <w:rPr>
          <w:sz w:val="24"/>
        </w:rPr>
        <w:tab/>
      </w:r>
      <w:r w:rsidRPr="006F7810">
        <w:rPr>
          <w:sz w:val="24"/>
        </w:rPr>
        <w:tab/>
      </w:r>
      <w:proofErr w:type="spellStart"/>
      <w:proofErr w:type="gramStart"/>
      <w:r w:rsidRPr="006F7810">
        <w:rPr>
          <w:sz w:val="24"/>
        </w:rPr>
        <w:t>scanf</w:t>
      </w:r>
      <w:proofErr w:type="spellEnd"/>
      <w:r w:rsidRPr="006F7810">
        <w:rPr>
          <w:sz w:val="24"/>
        </w:rPr>
        <w:t>(</w:t>
      </w:r>
      <w:proofErr w:type="gramEnd"/>
      <w:r w:rsidRPr="006F7810">
        <w:rPr>
          <w:sz w:val="24"/>
        </w:rPr>
        <w:t>"%d", &amp;array[</w:t>
      </w:r>
      <w:proofErr w:type="spellStart"/>
      <w:r w:rsidRPr="006F7810">
        <w:rPr>
          <w:sz w:val="24"/>
        </w:rPr>
        <w:t>i</w:t>
      </w:r>
      <w:proofErr w:type="spellEnd"/>
      <w:r w:rsidRPr="006F7810">
        <w:rPr>
          <w:sz w:val="24"/>
        </w:rPr>
        <w:t>][j]);</w:t>
      </w:r>
    </w:p>
    <w:p w14:paraId="7907D8B7" w14:textId="77777777" w:rsidR="007C72BA" w:rsidRPr="006F7810" w:rsidRDefault="007C72BA" w:rsidP="007C72BA">
      <w:pPr>
        <w:snapToGrid w:val="0"/>
        <w:ind w:leftChars="200" w:left="420"/>
        <w:rPr>
          <w:sz w:val="24"/>
        </w:rPr>
      </w:pPr>
      <w:r w:rsidRPr="006F7810">
        <w:rPr>
          <w:sz w:val="24"/>
        </w:rPr>
        <w:tab/>
      </w:r>
      <w:proofErr w:type="gramStart"/>
      <w:r w:rsidRPr="006F7810">
        <w:rPr>
          <w:sz w:val="24"/>
        </w:rPr>
        <w:t>out(</w:t>
      </w:r>
      <w:proofErr w:type="gramEnd"/>
      <w:r w:rsidRPr="006F7810">
        <w:rPr>
          <w:sz w:val="24"/>
        </w:rPr>
        <w:t>n, m, array);</w:t>
      </w:r>
    </w:p>
    <w:p w14:paraId="3D11EFFF" w14:textId="77777777" w:rsidR="007C72BA" w:rsidRPr="006F7810" w:rsidRDefault="007C72BA" w:rsidP="007C72BA">
      <w:pPr>
        <w:snapToGrid w:val="0"/>
        <w:ind w:leftChars="200" w:left="420"/>
        <w:rPr>
          <w:sz w:val="24"/>
        </w:rPr>
      </w:pPr>
      <w:r w:rsidRPr="006F7810">
        <w:rPr>
          <w:sz w:val="24"/>
        </w:rPr>
        <w:tab/>
        <w:t>return 0;</w:t>
      </w:r>
    </w:p>
    <w:p w14:paraId="7430EBDD" w14:textId="77777777" w:rsidR="007C72BA" w:rsidRPr="006F7810" w:rsidRDefault="007C72BA" w:rsidP="007C72BA">
      <w:pPr>
        <w:snapToGrid w:val="0"/>
        <w:ind w:leftChars="200" w:left="420"/>
        <w:rPr>
          <w:sz w:val="24"/>
        </w:rPr>
      </w:pPr>
      <w:r w:rsidRPr="006F7810">
        <w:rPr>
          <w:sz w:val="24"/>
        </w:rPr>
        <w:t>}</w:t>
      </w:r>
    </w:p>
    <w:p w14:paraId="13D58283" w14:textId="77777777" w:rsidR="007C72BA" w:rsidRPr="006F7810" w:rsidRDefault="007C72BA" w:rsidP="007C72BA">
      <w:pPr>
        <w:snapToGrid w:val="0"/>
        <w:ind w:leftChars="200" w:left="420"/>
        <w:rPr>
          <w:sz w:val="24"/>
        </w:rPr>
      </w:pPr>
    </w:p>
    <w:p w14:paraId="00FC8D92" w14:textId="77777777" w:rsidR="007C72BA" w:rsidRPr="006F7810" w:rsidRDefault="007C72BA" w:rsidP="007C72BA">
      <w:pPr>
        <w:snapToGrid w:val="0"/>
        <w:ind w:leftChars="200" w:left="420"/>
        <w:rPr>
          <w:sz w:val="24"/>
        </w:rPr>
      </w:pPr>
      <w:r w:rsidRPr="006F7810">
        <w:rPr>
          <w:sz w:val="24"/>
        </w:rPr>
        <w:t xml:space="preserve">void </w:t>
      </w:r>
      <w:proofErr w:type="gramStart"/>
      <w:r w:rsidRPr="006F7810">
        <w:rPr>
          <w:sz w:val="24"/>
        </w:rPr>
        <w:t>out(</w:t>
      </w:r>
      <w:proofErr w:type="gramEnd"/>
      <w:r w:rsidRPr="006F7810">
        <w:rPr>
          <w:sz w:val="24"/>
        </w:rPr>
        <w:t>int n, int m, int a[][2000]) {</w:t>
      </w:r>
    </w:p>
    <w:p w14:paraId="73CFD36E" w14:textId="77777777" w:rsidR="007C72BA" w:rsidRPr="006F7810" w:rsidRDefault="007C72BA" w:rsidP="007C72BA">
      <w:pPr>
        <w:snapToGrid w:val="0"/>
        <w:ind w:leftChars="200" w:left="420"/>
        <w:rPr>
          <w:sz w:val="24"/>
        </w:rPr>
      </w:pPr>
      <w:r w:rsidRPr="006F7810">
        <w:rPr>
          <w:sz w:val="24"/>
        </w:rPr>
        <w:tab/>
        <w:t xml:space="preserve">for (int </w:t>
      </w:r>
      <w:proofErr w:type="spellStart"/>
      <w:r w:rsidRPr="006F7810">
        <w:rPr>
          <w:sz w:val="24"/>
        </w:rPr>
        <w:t>i</w:t>
      </w:r>
      <w:proofErr w:type="spellEnd"/>
      <w:r w:rsidRPr="006F7810">
        <w:rPr>
          <w:sz w:val="24"/>
        </w:rPr>
        <w:t xml:space="preserve"> = m - 1; </w:t>
      </w:r>
      <w:proofErr w:type="spellStart"/>
      <w:r w:rsidRPr="006F7810">
        <w:rPr>
          <w:sz w:val="24"/>
        </w:rPr>
        <w:t>i</w:t>
      </w:r>
      <w:proofErr w:type="spellEnd"/>
      <w:r w:rsidRPr="006F7810">
        <w:rPr>
          <w:sz w:val="24"/>
        </w:rPr>
        <w:t xml:space="preserve"> &gt;= 0; </w:t>
      </w:r>
      <w:proofErr w:type="spellStart"/>
      <w:r w:rsidRPr="006F7810">
        <w:rPr>
          <w:sz w:val="24"/>
        </w:rPr>
        <w:t>i</w:t>
      </w:r>
      <w:proofErr w:type="spellEnd"/>
      <w:r w:rsidRPr="006F7810">
        <w:rPr>
          <w:sz w:val="24"/>
        </w:rPr>
        <w:t>--)</w:t>
      </w:r>
    </w:p>
    <w:p w14:paraId="06EF286A" w14:textId="77777777" w:rsidR="007C72BA" w:rsidRPr="006F7810" w:rsidRDefault="007C72BA" w:rsidP="007C72BA">
      <w:pPr>
        <w:snapToGrid w:val="0"/>
        <w:ind w:leftChars="200" w:left="420"/>
        <w:rPr>
          <w:sz w:val="24"/>
        </w:rPr>
      </w:pPr>
      <w:r w:rsidRPr="006F7810">
        <w:rPr>
          <w:sz w:val="24"/>
        </w:rPr>
        <w:tab/>
      </w:r>
      <w:r w:rsidRPr="006F7810">
        <w:rPr>
          <w:sz w:val="24"/>
        </w:rPr>
        <w:tab/>
        <w:t xml:space="preserve">for (int j = 0; j &lt; n; </w:t>
      </w:r>
      <w:proofErr w:type="spellStart"/>
      <w:r w:rsidRPr="006F7810">
        <w:rPr>
          <w:sz w:val="24"/>
        </w:rPr>
        <w:t>j++</w:t>
      </w:r>
      <w:proofErr w:type="spellEnd"/>
      <w:r w:rsidRPr="006F7810">
        <w:rPr>
          <w:sz w:val="24"/>
        </w:rPr>
        <w:t>)</w:t>
      </w:r>
    </w:p>
    <w:p w14:paraId="1FEE167E" w14:textId="77777777" w:rsidR="007C72BA" w:rsidRPr="006F7810" w:rsidRDefault="007C72BA" w:rsidP="007C72BA">
      <w:pPr>
        <w:snapToGrid w:val="0"/>
        <w:ind w:leftChars="200" w:left="420"/>
        <w:rPr>
          <w:sz w:val="24"/>
        </w:rPr>
      </w:pPr>
      <w:r w:rsidRPr="006F7810">
        <w:rPr>
          <w:sz w:val="24"/>
        </w:rPr>
        <w:tab/>
      </w:r>
      <w:r w:rsidRPr="006F7810">
        <w:rPr>
          <w:sz w:val="24"/>
        </w:rPr>
        <w:tab/>
      </w:r>
      <w:r w:rsidRPr="006F7810">
        <w:rPr>
          <w:sz w:val="24"/>
        </w:rPr>
        <w:tab/>
      </w:r>
      <w:proofErr w:type="spellStart"/>
      <w:proofErr w:type="gramStart"/>
      <w:r w:rsidRPr="006F7810">
        <w:rPr>
          <w:sz w:val="24"/>
        </w:rPr>
        <w:t>printf</w:t>
      </w:r>
      <w:proofErr w:type="spellEnd"/>
      <w:r w:rsidRPr="006F7810">
        <w:rPr>
          <w:sz w:val="24"/>
        </w:rPr>
        <w:t>(</w:t>
      </w:r>
      <w:proofErr w:type="gramEnd"/>
      <w:r w:rsidRPr="006F7810">
        <w:rPr>
          <w:sz w:val="24"/>
        </w:rPr>
        <w:t>"%</w:t>
      </w:r>
      <w:proofErr w:type="spellStart"/>
      <w:r w:rsidRPr="006F7810">
        <w:rPr>
          <w:sz w:val="24"/>
        </w:rPr>
        <w:t>d%s</w:t>
      </w:r>
      <w:proofErr w:type="spellEnd"/>
      <w:r w:rsidRPr="006F7810">
        <w:rPr>
          <w:sz w:val="24"/>
        </w:rPr>
        <w:t>", a[j][</w:t>
      </w:r>
      <w:proofErr w:type="spellStart"/>
      <w:r w:rsidRPr="006F7810">
        <w:rPr>
          <w:sz w:val="24"/>
        </w:rPr>
        <w:t>i</w:t>
      </w:r>
      <w:proofErr w:type="spellEnd"/>
      <w:r w:rsidRPr="006F7810">
        <w:rPr>
          <w:sz w:val="24"/>
        </w:rPr>
        <w:t>],(j==n-1) ? "\n</w:t>
      </w:r>
      <w:proofErr w:type="gramStart"/>
      <w:r w:rsidRPr="006F7810">
        <w:rPr>
          <w:sz w:val="24"/>
        </w:rPr>
        <w:t>" :</w:t>
      </w:r>
      <w:proofErr w:type="gramEnd"/>
      <w:r w:rsidRPr="006F7810">
        <w:rPr>
          <w:sz w:val="24"/>
        </w:rPr>
        <w:t xml:space="preserve"> " ");</w:t>
      </w:r>
    </w:p>
    <w:p w14:paraId="0BE1AB28" w14:textId="77777777" w:rsidR="007C72BA" w:rsidRDefault="007C72BA" w:rsidP="007C72BA">
      <w:pPr>
        <w:snapToGrid w:val="0"/>
        <w:ind w:leftChars="200" w:left="420"/>
        <w:rPr>
          <w:sz w:val="24"/>
        </w:rPr>
      </w:pPr>
      <w:r w:rsidRPr="006F7810">
        <w:rPr>
          <w:sz w:val="24"/>
        </w:rPr>
        <w:t>}</w:t>
      </w:r>
    </w:p>
    <w:p w14:paraId="6B6FC6AA" w14:textId="77777777" w:rsidR="007C72BA" w:rsidRPr="00885843" w:rsidRDefault="007C72BA" w:rsidP="007C72BA">
      <w:pPr>
        <w:snapToGrid w:val="0"/>
        <w:rPr>
          <w:sz w:val="24"/>
        </w:rPr>
      </w:pPr>
      <w:r w:rsidRPr="00885843">
        <w:rPr>
          <w:sz w:val="24"/>
        </w:rPr>
        <w:t>3</w:t>
      </w:r>
      <w:r w:rsidRPr="00885843">
        <w:rPr>
          <w:rFonts w:hAnsi="宋体"/>
          <w:sz w:val="24"/>
        </w:rPr>
        <w:t>）测试</w:t>
      </w:r>
    </w:p>
    <w:p w14:paraId="3A255D3F" w14:textId="77777777" w:rsidR="007C72BA" w:rsidRDefault="007C72BA" w:rsidP="007C72BA">
      <w:pPr>
        <w:rPr>
          <w:sz w:val="24"/>
        </w:rPr>
      </w:pPr>
      <w:r w:rsidRPr="00885843">
        <w:rPr>
          <w:sz w:val="24"/>
        </w:rPr>
        <w:t xml:space="preserve">  </w:t>
      </w:r>
      <w:r w:rsidRPr="00885843">
        <w:rPr>
          <w:sz w:val="24"/>
        </w:rPr>
        <w:t>（</w:t>
      </w:r>
      <w:r w:rsidRPr="00885843">
        <w:rPr>
          <w:sz w:val="24"/>
        </w:rPr>
        <w:t>a</w:t>
      </w:r>
      <w:r w:rsidRPr="00885843">
        <w:rPr>
          <w:sz w:val="24"/>
        </w:rPr>
        <w:t>）</w:t>
      </w:r>
      <w:r w:rsidRPr="00885843">
        <w:rPr>
          <w:sz w:val="24"/>
        </w:rPr>
        <w:t xml:space="preserve"> </w:t>
      </w:r>
      <w:r w:rsidRPr="00885843">
        <w:rPr>
          <w:sz w:val="24"/>
        </w:rPr>
        <w:t>测试数据</w:t>
      </w:r>
      <w:proofErr w:type="gramStart"/>
      <w:r>
        <w:rPr>
          <w:rFonts w:hint="eastAsia"/>
          <w:sz w:val="24"/>
        </w:rPr>
        <w:t>一</w:t>
      </w:r>
      <w:proofErr w:type="gramEnd"/>
      <w:r w:rsidRPr="00885843">
        <w:rPr>
          <w:sz w:val="24"/>
        </w:rPr>
        <w:t>：</w:t>
      </w:r>
    </w:p>
    <w:p w14:paraId="46770C88" w14:textId="77777777" w:rsidR="007C72BA" w:rsidRPr="006F7810" w:rsidRDefault="007C72BA" w:rsidP="007C72BA">
      <w:pPr>
        <w:rPr>
          <w:sz w:val="24"/>
        </w:rPr>
      </w:pPr>
      <w:r>
        <w:rPr>
          <w:sz w:val="24"/>
        </w:rPr>
        <w:tab/>
      </w:r>
      <w:r>
        <w:rPr>
          <w:sz w:val="24"/>
        </w:rPr>
        <w:tab/>
      </w:r>
      <w:r>
        <w:rPr>
          <w:sz w:val="24"/>
        </w:rPr>
        <w:tab/>
      </w:r>
      <w:r w:rsidRPr="006F7810">
        <w:rPr>
          <w:sz w:val="24"/>
        </w:rPr>
        <w:t>1 1</w:t>
      </w:r>
    </w:p>
    <w:p w14:paraId="6028A4A8" w14:textId="77777777" w:rsidR="007C72BA" w:rsidRDefault="007C72BA" w:rsidP="007C72BA">
      <w:pPr>
        <w:ind w:left="840" w:firstLine="420"/>
        <w:rPr>
          <w:sz w:val="24"/>
        </w:rPr>
      </w:pPr>
      <w:r w:rsidRPr="006F7810">
        <w:rPr>
          <w:sz w:val="24"/>
        </w:rPr>
        <w:t>5</w:t>
      </w:r>
    </w:p>
    <w:p w14:paraId="1241A66A" w14:textId="77777777" w:rsidR="007C72BA" w:rsidRDefault="007C72BA" w:rsidP="007C72BA">
      <w:pPr>
        <w:ind w:left="420" w:firstLineChars="200" w:firstLine="480"/>
        <w:rPr>
          <w:sz w:val="24"/>
        </w:rPr>
      </w:pPr>
      <w:r>
        <w:rPr>
          <w:rFonts w:hint="eastAsia"/>
          <w:sz w:val="24"/>
        </w:rPr>
        <w:t>测试数据二：</w:t>
      </w:r>
    </w:p>
    <w:p w14:paraId="7B99DAC4" w14:textId="77777777" w:rsidR="007C72BA" w:rsidRPr="006F7810" w:rsidRDefault="007C72BA" w:rsidP="007C72BA">
      <w:pPr>
        <w:ind w:left="840" w:firstLine="420"/>
        <w:rPr>
          <w:sz w:val="24"/>
        </w:rPr>
      </w:pPr>
      <w:r w:rsidRPr="006F7810">
        <w:rPr>
          <w:sz w:val="24"/>
        </w:rPr>
        <w:t>2 3</w:t>
      </w:r>
    </w:p>
    <w:p w14:paraId="586A7C20" w14:textId="77777777" w:rsidR="007C72BA" w:rsidRPr="006F7810" w:rsidRDefault="007C72BA" w:rsidP="007C72BA">
      <w:pPr>
        <w:ind w:left="840" w:firstLine="420"/>
        <w:rPr>
          <w:sz w:val="24"/>
        </w:rPr>
      </w:pPr>
      <w:r w:rsidRPr="006F7810">
        <w:rPr>
          <w:sz w:val="24"/>
        </w:rPr>
        <w:t>1 5 3</w:t>
      </w:r>
    </w:p>
    <w:p w14:paraId="0828B943" w14:textId="77777777" w:rsidR="007C72BA" w:rsidRDefault="007C72BA" w:rsidP="007C72BA">
      <w:pPr>
        <w:ind w:left="840" w:firstLine="420"/>
        <w:rPr>
          <w:sz w:val="24"/>
        </w:rPr>
      </w:pPr>
      <w:r w:rsidRPr="006F7810">
        <w:rPr>
          <w:sz w:val="24"/>
        </w:rPr>
        <w:t>3 2 4</w:t>
      </w:r>
    </w:p>
    <w:p w14:paraId="1D57E674" w14:textId="77777777" w:rsidR="007C72BA" w:rsidRDefault="007C72BA" w:rsidP="007C72BA">
      <w:pPr>
        <w:ind w:firstLineChars="400" w:firstLine="960"/>
        <w:rPr>
          <w:sz w:val="24"/>
        </w:rPr>
      </w:pPr>
      <w:r>
        <w:rPr>
          <w:rFonts w:hint="eastAsia"/>
          <w:sz w:val="24"/>
        </w:rPr>
        <w:t>测试数据三：</w:t>
      </w:r>
    </w:p>
    <w:p w14:paraId="5030C2F0" w14:textId="77777777" w:rsidR="007C72BA" w:rsidRPr="0021303D" w:rsidRDefault="007C72BA" w:rsidP="007C72BA">
      <w:pPr>
        <w:ind w:firstLineChars="500" w:firstLine="1200"/>
        <w:rPr>
          <w:sz w:val="24"/>
        </w:rPr>
      </w:pPr>
      <w:r w:rsidRPr="0021303D">
        <w:rPr>
          <w:sz w:val="24"/>
        </w:rPr>
        <w:t>2 3</w:t>
      </w:r>
    </w:p>
    <w:p w14:paraId="79B34002" w14:textId="77777777" w:rsidR="007C72BA" w:rsidRPr="0021303D" w:rsidRDefault="007C72BA" w:rsidP="007C72BA">
      <w:pPr>
        <w:ind w:firstLineChars="500" w:firstLine="1200"/>
        <w:rPr>
          <w:sz w:val="24"/>
        </w:rPr>
      </w:pPr>
      <w:r w:rsidRPr="0021303D">
        <w:rPr>
          <w:sz w:val="24"/>
        </w:rPr>
        <w:t>4 7 8</w:t>
      </w:r>
    </w:p>
    <w:p w14:paraId="6CAB9039" w14:textId="77777777" w:rsidR="007C72BA" w:rsidRDefault="007C72BA" w:rsidP="007C72BA">
      <w:pPr>
        <w:ind w:firstLineChars="500" w:firstLine="1200"/>
        <w:rPr>
          <w:sz w:val="24"/>
        </w:rPr>
      </w:pPr>
      <w:r w:rsidRPr="0021303D">
        <w:rPr>
          <w:sz w:val="24"/>
        </w:rPr>
        <w:t>5 3 2</w:t>
      </w:r>
    </w:p>
    <w:p w14:paraId="0CC8D285" w14:textId="77777777" w:rsidR="007C72BA" w:rsidRPr="00885843" w:rsidRDefault="007C72BA" w:rsidP="007C72BA">
      <w:pPr>
        <w:rPr>
          <w:sz w:val="24"/>
        </w:rPr>
      </w:pPr>
      <w:r w:rsidRPr="00885843">
        <w:rPr>
          <w:sz w:val="24"/>
        </w:rPr>
        <w:t xml:space="preserve">  </w:t>
      </w:r>
      <w:r w:rsidRPr="00885843">
        <w:rPr>
          <w:sz w:val="24"/>
        </w:rPr>
        <w:t>（</w:t>
      </w:r>
      <w:r w:rsidRPr="00885843">
        <w:rPr>
          <w:sz w:val="24"/>
        </w:rPr>
        <w:t>b</w:t>
      </w:r>
      <w:r w:rsidRPr="00885843">
        <w:rPr>
          <w:sz w:val="24"/>
        </w:rPr>
        <w:t>）</w:t>
      </w:r>
      <w:r w:rsidRPr="00885843">
        <w:rPr>
          <w:sz w:val="24"/>
        </w:rPr>
        <w:t xml:space="preserve"> </w:t>
      </w:r>
      <w:r w:rsidRPr="00885843">
        <w:rPr>
          <w:sz w:val="24"/>
        </w:rPr>
        <w:t>对应测试</w:t>
      </w:r>
      <w:r>
        <w:rPr>
          <w:rFonts w:hint="eastAsia"/>
          <w:sz w:val="24"/>
        </w:rPr>
        <w:t>测试用例</w:t>
      </w:r>
      <w:r>
        <w:rPr>
          <w:rFonts w:hint="eastAsia"/>
          <w:sz w:val="24"/>
        </w:rPr>
        <w:t>1</w:t>
      </w:r>
      <w:r w:rsidRPr="00885843">
        <w:rPr>
          <w:sz w:val="24"/>
        </w:rPr>
        <w:t>的运行结果如图</w:t>
      </w:r>
      <w:r>
        <w:rPr>
          <w:sz w:val="24"/>
        </w:rPr>
        <w:t>6</w:t>
      </w:r>
      <w:r w:rsidRPr="00885843">
        <w:rPr>
          <w:sz w:val="24"/>
        </w:rPr>
        <w:t>-</w:t>
      </w:r>
      <w:r>
        <w:rPr>
          <w:sz w:val="24"/>
        </w:rPr>
        <w:t>2</w:t>
      </w:r>
      <w:r w:rsidRPr="00885843">
        <w:rPr>
          <w:sz w:val="24"/>
        </w:rPr>
        <w:t>所示。</w:t>
      </w:r>
    </w:p>
    <w:p w14:paraId="0F40FCE1" w14:textId="77777777" w:rsidR="007C72BA" w:rsidRPr="00885843" w:rsidRDefault="007C72BA" w:rsidP="007C72BA">
      <w:pPr>
        <w:jc w:val="center"/>
      </w:pPr>
      <w:r>
        <w:rPr>
          <w:noProof/>
        </w:rPr>
        <w:drawing>
          <wp:inline distT="0" distB="0" distL="0" distR="0" wp14:anchorId="25430968" wp14:editId="17CC9B13">
            <wp:extent cx="1249788" cy="662997"/>
            <wp:effectExtent l="0" t="0" r="7620" b="381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249788" cy="662997"/>
                    </a:xfrm>
                    <a:prstGeom prst="rect">
                      <a:avLst/>
                    </a:prstGeom>
                  </pic:spPr>
                </pic:pic>
              </a:graphicData>
            </a:graphic>
          </wp:inline>
        </w:drawing>
      </w:r>
    </w:p>
    <w:p w14:paraId="4B31FEEE" w14:textId="77777777" w:rsidR="007C72BA" w:rsidRPr="00885843" w:rsidRDefault="007C72BA" w:rsidP="007C72BA">
      <w:pPr>
        <w:jc w:val="center"/>
        <w:rPr>
          <w:rFonts w:eastAsia="黑体"/>
          <w:sz w:val="24"/>
        </w:rPr>
      </w:pPr>
      <w:r w:rsidRPr="00885843">
        <w:rPr>
          <w:rFonts w:eastAsia="黑体"/>
          <w:sz w:val="24"/>
        </w:rPr>
        <w:t>图</w:t>
      </w:r>
      <w:r>
        <w:rPr>
          <w:rFonts w:eastAsia="黑体"/>
          <w:sz w:val="24"/>
        </w:rPr>
        <w:t>6</w:t>
      </w:r>
      <w:r w:rsidRPr="00885843">
        <w:rPr>
          <w:rFonts w:eastAsia="黑体"/>
          <w:sz w:val="24"/>
        </w:rPr>
        <w:t>-</w:t>
      </w:r>
      <w:r>
        <w:rPr>
          <w:rFonts w:eastAsia="黑体"/>
          <w:sz w:val="24"/>
        </w:rPr>
        <w:t>2</w:t>
      </w:r>
      <w:r w:rsidRPr="00885843">
        <w:rPr>
          <w:rFonts w:eastAsia="黑体"/>
          <w:sz w:val="24"/>
        </w:rPr>
        <w:t xml:space="preserve"> </w:t>
      </w:r>
      <w:r w:rsidRPr="00885843">
        <w:rPr>
          <w:rFonts w:eastAsia="黑体"/>
          <w:sz w:val="24"/>
        </w:rPr>
        <w:t>编程题</w:t>
      </w:r>
      <w:r>
        <w:rPr>
          <w:rFonts w:eastAsia="黑体"/>
          <w:sz w:val="24"/>
        </w:rPr>
        <w:t>3</w:t>
      </w:r>
      <w:r w:rsidRPr="00885843">
        <w:rPr>
          <w:rFonts w:eastAsia="黑体"/>
          <w:sz w:val="24"/>
        </w:rPr>
        <w:t>的测试用例</w:t>
      </w:r>
      <w:proofErr w:type="gramStart"/>
      <w:r w:rsidRPr="00885843">
        <w:rPr>
          <w:rFonts w:eastAsia="黑体"/>
          <w:sz w:val="24"/>
        </w:rPr>
        <w:t>一</w:t>
      </w:r>
      <w:proofErr w:type="gramEnd"/>
      <w:r w:rsidRPr="00885843">
        <w:rPr>
          <w:rFonts w:eastAsia="黑体"/>
          <w:sz w:val="24"/>
        </w:rPr>
        <w:t>的运行结果</w:t>
      </w:r>
    </w:p>
    <w:p w14:paraId="580DDD55" w14:textId="77777777" w:rsidR="007C72BA" w:rsidRDefault="007C72BA" w:rsidP="007C72BA">
      <w:pPr>
        <w:snapToGrid w:val="0"/>
        <w:rPr>
          <w:noProof/>
        </w:rPr>
      </w:pPr>
    </w:p>
    <w:p w14:paraId="26F0DCCC" w14:textId="77777777" w:rsidR="007C72BA" w:rsidRDefault="007C72BA" w:rsidP="007C72BA">
      <w:pPr>
        <w:snapToGrid w:val="0"/>
        <w:spacing w:line="360" w:lineRule="auto"/>
        <w:ind w:firstLine="420"/>
        <w:jc w:val="left"/>
        <w:rPr>
          <w:sz w:val="24"/>
        </w:rPr>
      </w:pPr>
      <w:r w:rsidRPr="00885843">
        <w:rPr>
          <w:sz w:val="24"/>
        </w:rPr>
        <w:t>对应测试</w:t>
      </w:r>
      <w:r>
        <w:rPr>
          <w:rFonts w:hint="eastAsia"/>
          <w:sz w:val="24"/>
        </w:rPr>
        <w:t>测试用例</w:t>
      </w:r>
      <w:r>
        <w:rPr>
          <w:rFonts w:hint="eastAsia"/>
          <w:sz w:val="24"/>
        </w:rPr>
        <w:t>2</w:t>
      </w:r>
      <w:r w:rsidRPr="00885843">
        <w:rPr>
          <w:sz w:val="24"/>
        </w:rPr>
        <w:t>的运行结果如图</w:t>
      </w:r>
      <w:r>
        <w:rPr>
          <w:sz w:val="24"/>
        </w:rPr>
        <w:t>6</w:t>
      </w:r>
      <w:r w:rsidRPr="00885843">
        <w:rPr>
          <w:sz w:val="24"/>
        </w:rPr>
        <w:t>-</w:t>
      </w:r>
      <w:r>
        <w:rPr>
          <w:sz w:val="24"/>
        </w:rPr>
        <w:t>3</w:t>
      </w:r>
      <w:r w:rsidRPr="00885843">
        <w:rPr>
          <w:sz w:val="24"/>
        </w:rPr>
        <w:t>所示。</w:t>
      </w:r>
    </w:p>
    <w:p w14:paraId="01534C90" w14:textId="77777777" w:rsidR="007C72BA" w:rsidRDefault="007C72BA" w:rsidP="007C72BA">
      <w:pPr>
        <w:snapToGrid w:val="0"/>
        <w:spacing w:line="360" w:lineRule="auto"/>
        <w:jc w:val="left"/>
        <w:rPr>
          <w:sz w:val="24"/>
        </w:rPr>
      </w:pPr>
    </w:p>
    <w:p w14:paraId="73ACEA9B" w14:textId="77777777" w:rsidR="007C72BA" w:rsidRPr="00885843" w:rsidRDefault="007C72BA" w:rsidP="007C72BA">
      <w:pPr>
        <w:snapToGrid w:val="0"/>
        <w:spacing w:line="360" w:lineRule="auto"/>
        <w:jc w:val="center"/>
      </w:pPr>
      <w:r>
        <w:rPr>
          <w:noProof/>
        </w:rPr>
        <w:drawing>
          <wp:inline distT="0" distB="0" distL="0" distR="0" wp14:anchorId="1F65E3EC" wp14:editId="22E59B2B">
            <wp:extent cx="1554615" cy="998307"/>
            <wp:effectExtent l="0" t="0" r="762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554615" cy="998307"/>
                    </a:xfrm>
                    <a:prstGeom prst="rect">
                      <a:avLst/>
                    </a:prstGeom>
                  </pic:spPr>
                </pic:pic>
              </a:graphicData>
            </a:graphic>
          </wp:inline>
        </w:drawing>
      </w:r>
    </w:p>
    <w:p w14:paraId="4BB12249" w14:textId="77777777" w:rsidR="007C72BA" w:rsidRDefault="007C72BA" w:rsidP="007C72BA">
      <w:pPr>
        <w:jc w:val="center"/>
        <w:rPr>
          <w:rFonts w:eastAsia="黑体"/>
          <w:sz w:val="24"/>
        </w:rPr>
      </w:pPr>
      <w:r w:rsidRPr="00885843">
        <w:rPr>
          <w:rFonts w:eastAsia="黑体"/>
          <w:sz w:val="24"/>
        </w:rPr>
        <w:t>图</w:t>
      </w:r>
      <w:r>
        <w:rPr>
          <w:rFonts w:eastAsia="黑体"/>
          <w:sz w:val="24"/>
        </w:rPr>
        <w:t>6</w:t>
      </w:r>
      <w:r w:rsidRPr="00885843">
        <w:rPr>
          <w:rFonts w:eastAsia="黑体"/>
          <w:sz w:val="24"/>
        </w:rPr>
        <w:t>-</w:t>
      </w:r>
      <w:r>
        <w:rPr>
          <w:rFonts w:eastAsia="黑体"/>
          <w:sz w:val="24"/>
        </w:rPr>
        <w:t>3</w:t>
      </w:r>
      <w:r w:rsidRPr="00885843">
        <w:rPr>
          <w:rFonts w:eastAsia="黑体"/>
          <w:sz w:val="24"/>
        </w:rPr>
        <w:t xml:space="preserve"> </w:t>
      </w:r>
      <w:r w:rsidRPr="00885843">
        <w:rPr>
          <w:rFonts w:eastAsia="黑体"/>
          <w:sz w:val="24"/>
        </w:rPr>
        <w:t>编程题</w:t>
      </w:r>
      <w:r>
        <w:rPr>
          <w:rFonts w:eastAsia="黑体"/>
          <w:sz w:val="24"/>
        </w:rPr>
        <w:t>3</w:t>
      </w:r>
      <w:r w:rsidRPr="00885843">
        <w:rPr>
          <w:rFonts w:eastAsia="黑体"/>
          <w:sz w:val="24"/>
        </w:rPr>
        <w:t>的测试用例二的运行结果</w:t>
      </w:r>
    </w:p>
    <w:p w14:paraId="657D3823" w14:textId="77777777" w:rsidR="007C72BA" w:rsidRPr="00885843" w:rsidRDefault="007C72BA" w:rsidP="007C72BA">
      <w:pPr>
        <w:rPr>
          <w:rFonts w:eastAsia="楷体_GB2312"/>
          <w:color w:val="FF0000"/>
        </w:rPr>
      </w:pPr>
    </w:p>
    <w:p w14:paraId="0FDF8CF4" w14:textId="77777777" w:rsidR="007C72BA" w:rsidRDefault="007C72BA" w:rsidP="007C72BA">
      <w:pPr>
        <w:snapToGrid w:val="0"/>
        <w:rPr>
          <w:sz w:val="24"/>
        </w:rPr>
      </w:pPr>
      <w:r>
        <w:rPr>
          <w:rFonts w:hint="eastAsia"/>
          <w:sz w:val="24"/>
        </w:rPr>
        <w:tab/>
      </w:r>
      <w:r w:rsidRPr="00885843">
        <w:rPr>
          <w:sz w:val="24"/>
        </w:rPr>
        <w:t>对应测试</w:t>
      </w:r>
      <w:r>
        <w:rPr>
          <w:rFonts w:hint="eastAsia"/>
          <w:sz w:val="24"/>
        </w:rPr>
        <w:t>测试</w:t>
      </w:r>
      <w:bookmarkStart w:id="35" w:name="_Hlk90145676"/>
      <w:r>
        <w:rPr>
          <w:rFonts w:hint="eastAsia"/>
          <w:sz w:val="24"/>
        </w:rPr>
        <w:t>用例</w:t>
      </w:r>
      <w:r>
        <w:rPr>
          <w:rFonts w:hint="eastAsia"/>
          <w:sz w:val="24"/>
        </w:rPr>
        <w:t>3</w:t>
      </w:r>
      <w:r w:rsidRPr="00885843">
        <w:rPr>
          <w:sz w:val="24"/>
        </w:rPr>
        <w:t>的运行结果</w:t>
      </w:r>
      <w:bookmarkEnd w:id="35"/>
      <w:r w:rsidRPr="00885843">
        <w:rPr>
          <w:sz w:val="24"/>
        </w:rPr>
        <w:t>如图</w:t>
      </w:r>
      <w:r>
        <w:rPr>
          <w:sz w:val="24"/>
        </w:rPr>
        <w:t>6-4</w:t>
      </w:r>
      <w:r w:rsidRPr="00885843">
        <w:rPr>
          <w:sz w:val="24"/>
        </w:rPr>
        <w:t>所示。</w:t>
      </w:r>
    </w:p>
    <w:p w14:paraId="0E2F383F" w14:textId="77777777" w:rsidR="007C72BA" w:rsidRDefault="007C72BA" w:rsidP="007C72BA">
      <w:pPr>
        <w:snapToGrid w:val="0"/>
        <w:rPr>
          <w:sz w:val="24"/>
        </w:rPr>
      </w:pPr>
    </w:p>
    <w:p w14:paraId="448D86ED" w14:textId="77777777" w:rsidR="007C72BA" w:rsidRPr="00885843" w:rsidRDefault="007C72BA" w:rsidP="007C72BA">
      <w:pPr>
        <w:snapToGrid w:val="0"/>
        <w:jc w:val="center"/>
      </w:pPr>
      <w:r>
        <w:rPr>
          <w:noProof/>
        </w:rPr>
        <w:lastRenderedPageBreak/>
        <w:drawing>
          <wp:inline distT="0" distB="0" distL="0" distR="0" wp14:anchorId="5D7E9091" wp14:editId="5B7D039C">
            <wp:extent cx="1394581" cy="1013548"/>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394581" cy="1013548"/>
                    </a:xfrm>
                    <a:prstGeom prst="rect">
                      <a:avLst/>
                    </a:prstGeom>
                  </pic:spPr>
                </pic:pic>
              </a:graphicData>
            </a:graphic>
          </wp:inline>
        </w:drawing>
      </w:r>
    </w:p>
    <w:p w14:paraId="047E1B3A" w14:textId="77777777" w:rsidR="007C72BA" w:rsidRPr="00885843" w:rsidRDefault="007C72BA" w:rsidP="007C72BA">
      <w:pPr>
        <w:snapToGrid w:val="0"/>
      </w:pPr>
    </w:p>
    <w:p w14:paraId="74E72D79" w14:textId="77777777" w:rsidR="007C72BA" w:rsidRDefault="007C72BA" w:rsidP="007C72BA">
      <w:pPr>
        <w:jc w:val="center"/>
        <w:rPr>
          <w:rFonts w:eastAsia="黑体"/>
          <w:sz w:val="24"/>
        </w:rPr>
      </w:pPr>
      <w:r w:rsidRPr="00885843">
        <w:rPr>
          <w:rFonts w:eastAsia="黑体"/>
          <w:sz w:val="24"/>
        </w:rPr>
        <w:t>图</w:t>
      </w:r>
      <w:r>
        <w:rPr>
          <w:rFonts w:eastAsia="黑体"/>
          <w:sz w:val="24"/>
        </w:rPr>
        <w:t>6</w:t>
      </w:r>
      <w:r w:rsidRPr="00885843">
        <w:rPr>
          <w:rFonts w:eastAsia="黑体"/>
          <w:sz w:val="24"/>
        </w:rPr>
        <w:t>-</w:t>
      </w:r>
      <w:r>
        <w:rPr>
          <w:rFonts w:eastAsia="黑体"/>
          <w:sz w:val="24"/>
        </w:rPr>
        <w:t>4</w:t>
      </w:r>
      <w:r w:rsidRPr="00885843">
        <w:rPr>
          <w:rFonts w:eastAsia="黑体"/>
          <w:sz w:val="24"/>
        </w:rPr>
        <w:t xml:space="preserve"> </w:t>
      </w:r>
      <w:r w:rsidRPr="00885843">
        <w:rPr>
          <w:rFonts w:eastAsia="黑体"/>
          <w:sz w:val="24"/>
        </w:rPr>
        <w:t>编程题</w:t>
      </w:r>
      <w:r>
        <w:rPr>
          <w:rFonts w:eastAsia="黑体"/>
          <w:sz w:val="24"/>
        </w:rPr>
        <w:t>3</w:t>
      </w:r>
      <w:r w:rsidRPr="00885843">
        <w:rPr>
          <w:rFonts w:eastAsia="黑体"/>
          <w:sz w:val="24"/>
        </w:rPr>
        <w:t>的测试用例三的运行结果</w:t>
      </w:r>
    </w:p>
    <w:p w14:paraId="63C87E01" w14:textId="77777777" w:rsidR="007C72BA" w:rsidRDefault="007C72BA" w:rsidP="007C72BA">
      <w:pPr>
        <w:rPr>
          <w:rFonts w:eastAsia="黑体"/>
          <w:sz w:val="24"/>
        </w:rPr>
      </w:pPr>
    </w:p>
    <w:p w14:paraId="1D96E0BB" w14:textId="77777777" w:rsidR="007C72BA" w:rsidRPr="00D34E31" w:rsidRDefault="007C72BA" w:rsidP="007C72BA">
      <w:pPr>
        <w:rPr>
          <w:sz w:val="24"/>
        </w:rPr>
      </w:pPr>
      <w:r w:rsidRPr="00D34E31">
        <w:rPr>
          <w:rFonts w:hint="eastAsia"/>
          <w:sz w:val="24"/>
        </w:rPr>
        <w:t>（</w:t>
      </w:r>
      <w:r w:rsidRPr="00D34E31">
        <w:rPr>
          <w:rFonts w:hint="eastAsia"/>
          <w:sz w:val="24"/>
        </w:rPr>
        <w:t>4</w:t>
      </w:r>
      <w:r w:rsidRPr="00D34E31">
        <w:rPr>
          <w:rFonts w:hint="eastAsia"/>
          <w:sz w:val="24"/>
        </w:rPr>
        <w:t>）输入</w:t>
      </w:r>
      <w:r w:rsidRPr="00D34E31">
        <w:rPr>
          <w:rFonts w:hint="eastAsia"/>
          <w:sz w:val="24"/>
        </w:rPr>
        <w:t>n</w:t>
      </w:r>
      <w:r w:rsidRPr="00D34E31">
        <w:rPr>
          <w:rFonts w:hint="eastAsia"/>
          <w:sz w:val="24"/>
        </w:rPr>
        <w:t>行文本，每行不超过</w:t>
      </w:r>
      <w:r w:rsidRPr="00D34E31">
        <w:rPr>
          <w:rFonts w:hint="eastAsia"/>
          <w:sz w:val="24"/>
        </w:rPr>
        <w:t>80</w:t>
      </w:r>
      <w:r w:rsidRPr="00D34E31">
        <w:rPr>
          <w:rFonts w:hint="eastAsia"/>
          <w:sz w:val="24"/>
        </w:rPr>
        <w:t>个字符，用字符指针数组指向键盘输入的</w:t>
      </w:r>
      <w:r w:rsidRPr="00D34E31">
        <w:rPr>
          <w:rFonts w:hint="eastAsia"/>
          <w:sz w:val="24"/>
        </w:rPr>
        <w:t>n</w:t>
      </w:r>
      <w:r w:rsidRPr="00D34E31">
        <w:rPr>
          <w:rFonts w:hint="eastAsia"/>
          <w:sz w:val="24"/>
        </w:rPr>
        <w:t>行文本（</w:t>
      </w:r>
      <w:r w:rsidRPr="00D34E31">
        <w:rPr>
          <w:rFonts w:hint="eastAsia"/>
          <w:sz w:val="24"/>
        </w:rPr>
        <w:t>n</w:t>
      </w:r>
      <w:r w:rsidRPr="00D34E31">
        <w:rPr>
          <w:rFonts w:hint="eastAsia"/>
          <w:sz w:val="24"/>
        </w:rPr>
        <w:t>不作为输入，可理解为循环输入多行，以</w:t>
      </w:r>
      <w:r w:rsidRPr="00D34E31">
        <w:rPr>
          <w:rFonts w:hint="eastAsia"/>
          <w:sz w:val="24"/>
        </w:rPr>
        <w:t>CTRL+Z</w:t>
      </w:r>
      <w:r w:rsidRPr="00D34E31">
        <w:rPr>
          <w:rFonts w:hint="eastAsia"/>
          <w:sz w:val="24"/>
        </w:rPr>
        <w:t>结束），删除每一行中的前置空格（</w:t>
      </w:r>
      <w:r w:rsidRPr="00D34E31">
        <w:rPr>
          <w:rFonts w:hint="eastAsia"/>
          <w:sz w:val="24"/>
        </w:rPr>
        <w:t>' '</w:t>
      </w:r>
      <w:r w:rsidRPr="00D34E31">
        <w:rPr>
          <w:rFonts w:hint="eastAsia"/>
          <w:sz w:val="24"/>
        </w:rPr>
        <w:t>）和水平制表符（</w:t>
      </w:r>
      <w:r w:rsidRPr="00D34E31">
        <w:rPr>
          <w:rFonts w:hint="eastAsia"/>
          <w:sz w:val="24"/>
        </w:rPr>
        <w:t>'\t'</w:t>
      </w:r>
      <w:r w:rsidRPr="00D34E31">
        <w:rPr>
          <w:rFonts w:hint="eastAsia"/>
          <w:sz w:val="24"/>
        </w:rPr>
        <w:t>）。</w:t>
      </w:r>
    </w:p>
    <w:p w14:paraId="40381CC8" w14:textId="77777777" w:rsidR="007C72BA" w:rsidRDefault="007C72BA" w:rsidP="007C72BA">
      <w:pPr>
        <w:rPr>
          <w:sz w:val="24"/>
        </w:rPr>
      </w:pPr>
      <w:r w:rsidRPr="00D34E31">
        <w:rPr>
          <w:rFonts w:hint="eastAsia"/>
          <w:sz w:val="24"/>
        </w:rPr>
        <w:t>要求：将删除一行文本中前置空格和水平制表符的功能定义成函数，在</w:t>
      </w:r>
      <w:r w:rsidRPr="00D34E31">
        <w:rPr>
          <w:rFonts w:hint="eastAsia"/>
          <w:sz w:val="24"/>
        </w:rPr>
        <w:t>main</w:t>
      </w:r>
      <w:r w:rsidRPr="00D34E31">
        <w:rPr>
          <w:rFonts w:hint="eastAsia"/>
          <w:sz w:val="24"/>
        </w:rPr>
        <w:t>函数中输出删除前置空格符的各行。（并在最后输出换行符。）</w:t>
      </w:r>
    </w:p>
    <w:p w14:paraId="43B4FCFF" w14:textId="77777777" w:rsidR="007C72BA" w:rsidRPr="008E2B3F" w:rsidRDefault="007C72BA" w:rsidP="007C72BA">
      <w:pPr>
        <w:snapToGrid w:val="0"/>
        <w:spacing w:line="360" w:lineRule="auto"/>
        <w:rPr>
          <w:b/>
          <w:bCs/>
          <w:sz w:val="24"/>
        </w:rPr>
      </w:pPr>
      <w:r w:rsidRPr="008E2B3F">
        <w:rPr>
          <w:b/>
          <w:bCs/>
          <w:sz w:val="24"/>
        </w:rPr>
        <w:t>解答：</w:t>
      </w:r>
    </w:p>
    <w:p w14:paraId="115AA266" w14:textId="77777777" w:rsidR="007C72BA" w:rsidRDefault="007C72BA" w:rsidP="007C72BA">
      <w:pPr>
        <w:pStyle w:val="af6"/>
        <w:numPr>
          <w:ilvl w:val="0"/>
          <w:numId w:val="6"/>
        </w:numPr>
        <w:snapToGrid w:val="0"/>
        <w:spacing w:line="300" w:lineRule="auto"/>
        <w:ind w:firstLineChars="0"/>
        <w:rPr>
          <w:sz w:val="24"/>
        </w:rPr>
      </w:pPr>
      <w:r w:rsidRPr="00423FA7">
        <w:rPr>
          <w:sz w:val="24"/>
        </w:rPr>
        <w:t>解题思路：</w:t>
      </w:r>
    </w:p>
    <w:p w14:paraId="5D14DBC6" w14:textId="77777777" w:rsidR="007C72BA" w:rsidRPr="00E87C57" w:rsidRDefault="007C72BA" w:rsidP="007C72BA">
      <w:pPr>
        <w:pStyle w:val="af6"/>
        <w:snapToGrid w:val="0"/>
        <w:spacing w:line="300" w:lineRule="auto"/>
        <w:ind w:left="780" w:firstLine="480"/>
        <w:rPr>
          <w:sz w:val="24"/>
        </w:rPr>
      </w:pPr>
      <w:r>
        <w:rPr>
          <w:rFonts w:hint="eastAsia"/>
          <w:sz w:val="24"/>
        </w:rPr>
        <w:t>设置一个标志数组，将其初值都设为</w:t>
      </w:r>
      <w:r>
        <w:rPr>
          <w:sz w:val="24"/>
        </w:rPr>
        <w:t>0</w:t>
      </w:r>
      <w:r>
        <w:rPr>
          <w:rFonts w:hint="eastAsia"/>
          <w:sz w:val="24"/>
        </w:rPr>
        <w:t>，当标志数组序号对应的字符是每一行中的前置空格或者水平制表符时，将其标志位设为</w:t>
      </w:r>
      <w:r>
        <w:rPr>
          <w:rFonts w:hint="eastAsia"/>
          <w:sz w:val="24"/>
        </w:rPr>
        <w:t>1</w:t>
      </w:r>
      <w:r>
        <w:rPr>
          <w:rFonts w:hint="eastAsia"/>
          <w:sz w:val="24"/>
        </w:rPr>
        <w:t>。输出</w:t>
      </w:r>
      <w:proofErr w:type="gramStart"/>
      <w:r>
        <w:rPr>
          <w:rFonts w:hint="eastAsia"/>
          <w:sz w:val="24"/>
        </w:rPr>
        <w:t>时判断</w:t>
      </w:r>
      <w:proofErr w:type="gramEnd"/>
      <w:r>
        <w:rPr>
          <w:rFonts w:hint="eastAsia"/>
          <w:sz w:val="24"/>
        </w:rPr>
        <w:t>每个字符所对应的标志元素是否为</w:t>
      </w:r>
      <w:r>
        <w:rPr>
          <w:rFonts w:hint="eastAsia"/>
          <w:sz w:val="24"/>
        </w:rPr>
        <w:t>0</w:t>
      </w:r>
      <w:r>
        <w:rPr>
          <w:rFonts w:hint="eastAsia"/>
          <w:sz w:val="24"/>
        </w:rPr>
        <w:t>，是则输出，否则不输出。</w:t>
      </w:r>
    </w:p>
    <w:p w14:paraId="04402807" w14:textId="77777777" w:rsidR="007C72BA" w:rsidRPr="008E2B3F" w:rsidRDefault="007C72BA" w:rsidP="007C72BA">
      <w:pPr>
        <w:snapToGrid w:val="0"/>
        <w:spacing w:line="300" w:lineRule="auto"/>
        <w:rPr>
          <w:sz w:val="24"/>
        </w:rPr>
      </w:pPr>
      <w:r w:rsidRPr="008E2B3F">
        <w:rPr>
          <w:sz w:val="24"/>
        </w:rPr>
        <w:t xml:space="preserve">  </w:t>
      </w:r>
      <w:r>
        <w:rPr>
          <w:sz w:val="24"/>
        </w:rPr>
        <w:t xml:space="preserve"> </w:t>
      </w:r>
      <w:r w:rsidRPr="008E2B3F">
        <w:rPr>
          <w:sz w:val="24"/>
        </w:rPr>
        <w:t>2</w:t>
      </w:r>
      <w:r w:rsidRPr="008E2B3F">
        <w:rPr>
          <w:sz w:val="24"/>
        </w:rPr>
        <w:t>）程序清单</w:t>
      </w:r>
    </w:p>
    <w:p w14:paraId="2C4C5A01" w14:textId="77777777" w:rsidR="007C72BA" w:rsidRPr="00D34E31" w:rsidRDefault="007C72BA" w:rsidP="007C72BA">
      <w:pPr>
        <w:snapToGrid w:val="0"/>
        <w:ind w:leftChars="300" w:left="630"/>
        <w:rPr>
          <w:sz w:val="24"/>
        </w:rPr>
      </w:pPr>
      <w:r w:rsidRPr="00D34E31">
        <w:rPr>
          <w:sz w:val="24"/>
        </w:rPr>
        <w:t>#include &lt;</w:t>
      </w:r>
      <w:proofErr w:type="spellStart"/>
      <w:r w:rsidRPr="00D34E31">
        <w:rPr>
          <w:sz w:val="24"/>
        </w:rPr>
        <w:t>stdio.h</w:t>
      </w:r>
      <w:proofErr w:type="spellEnd"/>
      <w:r w:rsidRPr="00D34E31">
        <w:rPr>
          <w:sz w:val="24"/>
        </w:rPr>
        <w:t>&gt;</w:t>
      </w:r>
    </w:p>
    <w:p w14:paraId="08259A74" w14:textId="77777777" w:rsidR="007C72BA" w:rsidRPr="00D34E31" w:rsidRDefault="007C72BA" w:rsidP="007C72BA">
      <w:pPr>
        <w:snapToGrid w:val="0"/>
        <w:ind w:leftChars="300" w:left="630"/>
        <w:rPr>
          <w:sz w:val="24"/>
        </w:rPr>
      </w:pPr>
      <w:r w:rsidRPr="00D34E31">
        <w:rPr>
          <w:sz w:val="24"/>
        </w:rPr>
        <w:t xml:space="preserve">void </w:t>
      </w:r>
      <w:proofErr w:type="gramStart"/>
      <w:r w:rsidRPr="00D34E31">
        <w:rPr>
          <w:sz w:val="24"/>
        </w:rPr>
        <w:t>Delete(</w:t>
      </w:r>
      <w:proofErr w:type="gramEnd"/>
      <w:r w:rsidRPr="00D34E31">
        <w:rPr>
          <w:sz w:val="24"/>
        </w:rPr>
        <w:t>char str[][100], int flag[][100], int n);</w:t>
      </w:r>
    </w:p>
    <w:p w14:paraId="25A30F90" w14:textId="77777777" w:rsidR="007C72BA" w:rsidRPr="00D34E31" w:rsidRDefault="007C72BA" w:rsidP="007C72BA">
      <w:pPr>
        <w:snapToGrid w:val="0"/>
        <w:ind w:leftChars="300" w:left="630"/>
        <w:rPr>
          <w:sz w:val="24"/>
        </w:rPr>
      </w:pPr>
      <w:r w:rsidRPr="00D34E31">
        <w:rPr>
          <w:sz w:val="24"/>
        </w:rPr>
        <w:t>int main(void) {</w:t>
      </w:r>
    </w:p>
    <w:p w14:paraId="7B98BC5C" w14:textId="77777777" w:rsidR="007C72BA" w:rsidRPr="00D34E31" w:rsidRDefault="007C72BA" w:rsidP="007C72BA">
      <w:pPr>
        <w:snapToGrid w:val="0"/>
        <w:ind w:leftChars="300" w:left="630"/>
        <w:rPr>
          <w:sz w:val="24"/>
        </w:rPr>
      </w:pPr>
      <w:r w:rsidRPr="00D34E31">
        <w:rPr>
          <w:sz w:val="24"/>
        </w:rPr>
        <w:tab/>
        <w:t xml:space="preserve">char </w:t>
      </w:r>
      <w:proofErr w:type="gramStart"/>
      <w:r w:rsidRPr="00D34E31">
        <w:rPr>
          <w:sz w:val="24"/>
        </w:rPr>
        <w:t>str[</w:t>
      </w:r>
      <w:proofErr w:type="gramEnd"/>
      <w:r w:rsidRPr="00D34E31">
        <w:rPr>
          <w:sz w:val="24"/>
        </w:rPr>
        <w:t>100][100];</w:t>
      </w:r>
    </w:p>
    <w:p w14:paraId="2D7F0657" w14:textId="77777777" w:rsidR="007C72BA" w:rsidRPr="00D34E31" w:rsidRDefault="007C72BA" w:rsidP="007C72BA">
      <w:pPr>
        <w:snapToGrid w:val="0"/>
        <w:ind w:leftChars="300" w:left="630"/>
        <w:rPr>
          <w:sz w:val="24"/>
        </w:rPr>
      </w:pPr>
      <w:r w:rsidRPr="00D34E31">
        <w:rPr>
          <w:sz w:val="24"/>
        </w:rPr>
        <w:tab/>
        <w:t xml:space="preserve">int </w:t>
      </w:r>
      <w:proofErr w:type="gramStart"/>
      <w:r w:rsidRPr="00D34E31">
        <w:rPr>
          <w:sz w:val="24"/>
        </w:rPr>
        <w:t>flag[</w:t>
      </w:r>
      <w:proofErr w:type="gramEnd"/>
      <w:r w:rsidRPr="00D34E31">
        <w:rPr>
          <w:sz w:val="24"/>
        </w:rPr>
        <w:t>100][100] = { 0 };</w:t>
      </w:r>
    </w:p>
    <w:p w14:paraId="7D230740" w14:textId="77777777" w:rsidR="007C72BA" w:rsidRPr="00D34E31" w:rsidRDefault="007C72BA" w:rsidP="007C72BA">
      <w:pPr>
        <w:snapToGrid w:val="0"/>
        <w:ind w:leftChars="300" w:left="630"/>
        <w:rPr>
          <w:sz w:val="24"/>
        </w:rPr>
      </w:pPr>
      <w:r w:rsidRPr="00D34E31">
        <w:rPr>
          <w:sz w:val="24"/>
        </w:rPr>
        <w:tab/>
        <w:t xml:space="preserve">int </w:t>
      </w:r>
      <w:proofErr w:type="spellStart"/>
      <w:r w:rsidRPr="00D34E31">
        <w:rPr>
          <w:sz w:val="24"/>
        </w:rPr>
        <w:t>i</w:t>
      </w:r>
      <w:proofErr w:type="spellEnd"/>
      <w:r w:rsidRPr="00D34E31">
        <w:rPr>
          <w:sz w:val="24"/>
        </w:rPr>
        <w:t xml:space="preserve"> = 0, j, n = 0;</w:t>
      </w:r>
    </w:p>
    <w:p w14:paraId="43DA25AD" w14:textId="77777777" w:rsidR="007C72BA" w:rsidRPr="00D34E31" w:rsidRDefault="007C72BA" w:rsidP="007C72BA">
      <w:pPr>
        <w:snapToGrid w:val="0"/>
        <w:ind w:leftChars="300" w:left="630"/>
        <w:rPr>
          <w:sz w:val="24"/>
        </w:rPr>
      </w:pPr>
      <w:r w:rsidRPr="00D34E31">
        <w:rPr>
          <w:sz w:val="24"/>
        </w:rPr>
        <w:tab/>
        <w:t>while ((gets(str[</w:t>
      </w:r>
      <w:proofErr w:type="spellStart"/>
      <w:r w:rsidRPr="00D34E31">
        <w:rPr>
          <w:sz w:val="24"/>
        </w:rPr>
        <w:t>i</w:t>
      </w:r>
      <w:proofErr w:type="spellEnd"/>
      <w:r w:rsidRPr="00D34E31">
        <w:rPr>
          <w:sz w:val="24"/>
        </w:rPr>
        <w:t>])</w:t>
      </w:r>
      <w:proofErr w:type="gramStart"/>
      <w:r w:rsidRPr="00D34E31">
        <w:rPr>
          <w:sz w:val="24"/>
        </w:rPr>
        <w:t>) !</w:t>
      </w:r>
      <w:proofErr w:type="gramEnd"/>
      <w:r w:rsidRPr="00D34E31">
        <w:rPr>
          <w:sz w:val="24"/>
        </w:rPr>
        <w:t>= NULL) {</w:t>
      </w:r>
    </w:p>
    <w:p w14:paraId="22E42867" w14:textId="77777777" w:rsidR="007C72BA" w:rsidRPr="00D34E31" w:rsidRDefault="007C72BA" w:rsidP="007C72BA">
      <w:pPr>
        <w:snapToGrid w:val="0"/>
        <w:ind w:leftChars="300" w:left="630"/>
        <w:rPr>
          <w:sz w:val="24"/>
        </w:rPr>
      </w:pPr>
      <w:r w:rsidRPr="00D34E31">
        <w:rPr>
          <w:sz w:val="24"/>
        </w:rPr>
        <w:tab/>
      </w:r>
      <w:r w:rsidRPr="00D34E31">
        <w:rPr>
          <w:sz w:val="24"/>
        </w:rPr>
        <w:tab/>
        <w:t>n++;</w:t>
      </w:r>
    </w:p>
    <w:p w14:paraId="25EEC6FE" w14:textId="77777777" w:rsidR="007C72BA" w:rsidRPr="00D34E31" w:rsidRDefault="007C72BA" w:rsidP="007C72BA">
      <w:pPr>
        <w:snapToGrid w:val="0"/>
        <w:ind w:leftChars="300" w:left="630"/>
        <w:rPr>
          <w:sz w:val="24"/>
        </w:rPr>
      </w:pPr>
      <w:r w:rsidRPr="00D34E31">
        <w:rPr>
          <w:sz w:val="24"/>
        </w:rPr>
        <w:tab/>
      </w:r>
      <w:r w:rsidRPr="00D34E31">
        <w:rPr>
          <w:sz w:val="24"/>
        </w:rPr>
        <w:tab/>
      </w:r>
      <w:proofErr w:type="spellStart"/>
      <w:r w:rsidRPr="00D34E31">
        <w:rPr>
          <w:sz w:val="24"/>
        </w:rPr>
        <w:t>i</w:t>
      </w:r>
      <w:proofErr w:type="spellEnd"/>
      <w:r w:rsidRPr="00D34E31">
        <w:rPr>
          <w:sz w:val="24"/>
        </w:rPr>
        <w:t>++;</w:t>
      </w:r>
    </w:p>
    <w:p w14:paraId="5454D45D" w14:textId="77777777" w:rsidR="007C72BA" w:rsidRPr="00D34E31" w:rsidRDefault="007C72BA" w:rsidP="007C72BA">
      <w:pPr>
        <w:snapToGrid w:val="0"/>
        <w:ind w:leftChars="300" w:left="630"/>
        <w:rPr>
          <w:sz w:val="24"/>
        </w:rPr>
      </w:pPr>
      <w:r w:rsidRPr="00D34E31">
        <w:rPr>
          <w:sz w:val="24"/>
        </w:rPr>
        <w:tab/>
        <w:t>}</w:t>
      </w:r>
    </w:p>
    <w:p w14:paraId="5563E8AC" w14:textId="77777777" w:rsidR="007C72BA" w:rsidRPr="00D34E31" w:rsidRDefault="007C72BA" w:rsidP="007C72BA">
      <w:pPr>
        <w:snapToGrid w:val="0"/>
        <w:ind w:leftChars="300" w:left="630"/>
        <w:rPr>
          <w:sz w:val="24"/>
        </w:rPr>
      </w:pPr>
      <w:r w:rsidRPr="00D34E31">
        <w:rPr>
          <w:sz w:val="24"/>
        </w:rPr>
        <w:tab/>
      </w:r>
      <w:proofErr w:type="gramStart"/>
      <w:r w:rsidRPr="00D34E31">
        <w:rPr>
          <w:sz w:val="24"/>
        </w:rPr>
        <w:t>Delete(</w:t>
      </w:r>
      <w:proofErr w:type="gramEnd"/>
      <w:r w:rsidRPr="00D34E31">
        <w:rPr>
          <w:sz w:val="24"/>
        </w:rPr>
        <w:t>str, flag, n);</w:t>
      </w:r>
    </w:p>
    <w:p w14:paraId="74E1F61B" w14:textId="77777777" w:rsidR="007C72BA" w:rsidRPr="00D34E31" w:rsidRDefault="007C72BA" w:rsidP="007C72BA">
      <w:pPr>
        <w:snapToGrid w:val="0"/>
        <w:ind w:leftChars="300" w:left="630"/>
        <w:rPr>
          <w:sz w:val="24"/>
        </w:rPr>
      </w:pPr>
      <w:r w:rsidRPr="00D34E31">
        <w:rPr>
          <w:sz w:val="24"/>
        </w:rPr>
        <w:tab/>
        <w:t>for (</w:t>
      </w:r>
      <w:proofErr w:type="spellStart"/>
      <w:r w:rsidRPr="00D34E31">
        <w:rPr>
          <w:sz w:val="24"/>
        </w:rPr>
        <w:t>i</w:t>
      </w:r>
      <w:proofErr w:type="spellEnd"/>
      <w:r w:rsidRPr="00D34E31">
        <w:rPr>
          <w:sz w:val="24"/>
        </w:rPr>
        <w:t xml:space="preserve"> = 0; </w:t>
      </w:r>
      <w:proofErr w:type="spellStart"/>
      <w:r w:rsidRPr="00D34E31">
        <w:rPr>
          <w:sz w:val="24"/>
        </w:rPr>
        <w:t>i</w:t>
      </w:r>
      <w:proofErr w:type="spellEnd"/>
      <w:r w:rsidRPr="00D34E31">
        <w:rPr>
          <w:sz w:val="24"/>
        </w:rPr>
        <w:t xml:space="preserve"> &lt; n; </w:t>
      </w:r>
      <w:proofErr w:type="spellStart"/>
      <w:r w:rsidRPr="00D34E31">
        <w:rPr>
          <w:sz w:val="24"/>
        </w:rPr>
        <w:t>i</w:t>
      </w:r>
      <w:proofErr w:type="spellEnd"/>
      <w:r w:rsidRPr="00D34E31">
        <w:rPr>
          <w:sz w:val="24"/>
        </w:rPr>
        <w:t>++) {</w:t>
      </w:r>
    </w:p>
    <w:p w14:paraId="1BAB7208" w14:textId="77777777" w:rsidR="007C72BA" w:rsidRPr="00D34E31" w:rsidRDefault="007C72BA" w:rsidP="007C72BA">
      <w:pPr>
        <w:snapToGrid w:val="0"/>
        <w:ind w:leftChars="300" w:left="630"/>
        <w:rPr>
          <w:sz w:val="24"/>
        </w:rPr>
      </w:pPr>
      <w:r w:rsidRPr="00D34E31">
        <w:rPr>
          <w:sz w:val="24"/>
        </w:rPr>
        <w:tab/>
      </w:r>
      <w:r w:rsidRPr="00D34E31">
        <w:rPr>
          <w:sz w:val="24"/>
        </w:rPr>
        <w:tab/>
        <w:t>for (j = 0; str[</w:t>
      </w:r>
      <w:proofErr w:type="spellStart"/>
      <w:r w:rsidRPr="00D34E31">
        <w:rPr>
          <w:sz w:val="24"/>
        </w:rPr>
        <w:t>i</w:t>
      </w:r>
      <w:proofErr w:type="spellEnd"/>
      <w:r w:rsidRPr="00D34E31">
        <w:rPr>
          <w:sz w:val="24"/>
        </w:rPr>
        <w:t xml:space="preserve">][j]; </w:t>
      </w:r>
      <w:proofErr w:type="spellStart"/>
      <w:r w:rsidRPr="00D34E31">
        <w:rPr>
          <w:sz w:val="24"/>
        </w:rPr>
        <w:t>j++</w:t>
      </w:r>
      <w:proofErr w:type="spellEnd"/>
      <w:r w:rsidRPr="00D34E31">
        <w:rPr>
          <w:sz w:val="24"/>
        </w:rPr>
        <w:t>) {</w:t>
      </w:r>
    </w:p>
    <w:p w14:paraId="1B425914" w14:textId="77777777" w:rsidR="007C72BA" w:rsidRPr="00D34E31" w:rsidRDefault="007C72BA" w:rsidP="007C72BA">
      <w:pPr>
        <w:snapToGrid w:val="0"/>
        <w:ind w:leftChars="300" w:left="630"/>
        <w:rPr>
          <w:sz w:val="24"/>
        </w:rPr>
      </w:pPr>
      <w:r w:rsidRPr="00D34E31">
        <w:rPr>
          <w:sz w:val="24"/>
        </w:rPr>
        <w:tab/>
      </w:r>
      <w:r w:rsidRPr="00D34E31">
        <w:rPr>
          <w:sz w:val="24"/>
        </w:rPr>
        <w:tab/>
      </w:r>
      <w:r w:rsidRPr="00D34E31">
        <w:rPr>
          <w:sz w:val="24"/>
        </w:rPr>
        <w:tab/>
        <w:t xml:space="preserve">if </w:t>
      </w:r>
      <w:proofErr w:type="gramStart"/>
      <w:r w:rsidRPr="00D34E31">
        <w:rPr>
          <w:sz w:val="24"/>
        </w:rPr>
        <w:t>(!flag</w:t>
      </w:r>
      <w:proofErr w:type="gramEnd"/>
      <w:r w:rsidRPr="00D34E31">
        <w:rPr>
          <w:sz w:val="24"/>
        </w:rPr>
        <w:t>[</w:t>
      </w:r>
      <w:proofErr w:type="spellStart"/>
      <w:r w:rsidRPr="00D34E31">
        <w:rPr>
          <w:sz w:val="24"/>
        </w:rPr>
        <w:t>i</w:t>
      </w:r>
      <w:proofErr w:type="spellEnd"/>
      <w:r w:rsidRPr="00D34E31">
        <w:rPr>
          <w:sz w:val="24"/>
        </w:rPr>
        <w:t>][j])</w:t>
      </w:r>
      <w:proofErr w:type="spellStart"/>
      <w:r w:rsidRPr="00D34E31">
        <w:rPr>
          <w:sz w:val="24"/>
        </w:rPr>
        <w:t>printf</w:t>
      </w:r>
      <w:proofErr w:type="spellEnd"/>
      <w:r w:rsidRPr="00D34E31">
        <w:rPr>
          <w:sz w:val="24"/>
        </w:rPr>
        <w:t>("%c", str[</w:t>
      </w:r>
      <w:proofErr w:type="spellStart"/>
      <w:r w:rsidRPr="00D34E31">
        <w:rPr>
          <w:sz w:val="24"/>
        </w:rPr>
        <w:t>i</w:t>
      </w:r>
      <w:proofErr w:type="spellEnd"/>
      <w:r w:rsidRPr="00D34E31">
        <w:rPr>
          <w:sz w:val="24"/>
        </w:rPr>
        <w:t>][j]);</w:t>
      </w:r>
    </w:p>
    <w:p w14:paraId="5B600245" w14:textId="77777777" w:rsidR="007C72BA" w:rsidRPr="00D34E31" w:rsidRDefault="007C72BA" w:rsidP="007C72BA">
      <w:pPr>
        <w:snapToGrid w:val="0"/>
        <w:ind w:leftChars="300" w:left="630"/>
        <w:rPr>
          <w:sz w:val="24"/>
        </w:rPr>
      </w:pPr>
      <w:r w:rsidRPr="00D34E31">
        <w:rPr>
          <w:sz w:val="24"/>
        </w:rPr>
        <w:tab/>
      </w:r>
      <w:r w:rsidRPr="00D34E31">
        <w:rPr>
          <w:sz w:val="24"/>
        </w:rPr>
        <w:tab/>
        <w:t>}</w:t>
      </w:r>
    </w:p>
    <w:p w14:paraId="0D43FF24" w14:textId="77777777" w:rsidR="007C72BA" w:rsidRPr="00D34E31" w:rsidRDefault="007C72BA" w:rsidP="007C72BA">
      <w:pPr>
        <w:snapToGrid w:val="0"/>
        <w:ind w:leftChars="300" w:left="630"/>
        <w:rPr>
          <w:sz w:val="24"/>
        </w:rPr>
      </w:pPr>
      <w:r w:rsidRPr="00D34E31">
        <w:rPr>
          <w:sz w:val="24"/>
        </w:rPr>
        <w:tab/>
      </w:r>
      <w:r w:rsidRPr="00D34E31">
        <w:rPr>
          <w:sz w:val="24"/>
        </w:rPr>
        <w:tab/>
      </w:r>
      <w:proofErr w:type="spellStart"/>
      <w:r w:rsidRPr="00D34E31">
        <w:rPr>
          <w:sz w:val="24"/>
        </w:rPr>
        <w:t>printf</w:t>
      </w:r>
      <w:proofErr w:type="spellEnd"/>
      <w:r w:rsidRPr="00D34E31">
        <w:rPr>
          <w:sz w:val="24"/>
        </w:rPr>
        <w:t>("\n");</w:t>
      </w:r>
    </w:p>
    <w:p w14:paraId="049FB50A" w14:textId="77777777" w:rsidR="007C72BA" w:rsidRPr="00D34E31" w:rsidRDefault="007C72BA" w:rsidP="007C72BA">
      <w:pPr>
        <w:snapToGrid w:val="0"/>
        <w:ind w:leftChars="300" w:left="630"/>
        <w:rPr>
          <w:sz w:val="24"/>
        </w:rPr>
      </w:pPr>
      <w:r w:rsidRPr="00D34E31">
        <w:rPr>
          <w:sz w:val="24"/>
        </w:rPr>
        <w:tab/>
        <w:t>}</w:t>
      </w:r>
    </w:p>
    <w:p w14:paraId="7DF0F381" w14:textId="77777777" w:rsidR="007C72BA" w:rsidRPr="00D34E31" w:rsidRDefault="007C72BA" w:rsidP="007C72BA">
      <w:pPr>
        <w:snapToGrid w:val="0"/>
        <w:ind w:leftChars="300" w:left="630"/>
        <w:rPr>
          <w:sz w:val="24"/>
        </w:rPr>
      </w:pPr>
      <w:r w:rsidRPr="00D34E31">
        <w:rPr>
          <w:sz w:val="24"/>
        </w:rPr>
        <w:tab/>
        <w:t>return 0;</w:t>
      </w:r>
    </w:p>
    <w:p w14:paraId="1FBAA8E1" w14:textId="77777777" w:rsidR="007C72BA" w:rsidRPr="00D34E31" w:rsidRDefault="007C72BA" w:rsidP="007C72BA">
      <w:pPr>
        <w:snapToGrid w:val="0"/>
        <w:ind w:leftChars="300" w:left="630"/>
        <w:rPr>
          <w:sz w:val="24"/>
        </w:rPr>
      </w:pPr>
      <w:r w:rsidRPr="00D34E31">
        <w:rPr>
          <w:sz w:val="24"/>
        </w:rPr>
        <w:t>}</w:t>
      </w:r>
    </w:p>
    <w:p w14:paraId="56ED93E2" w14:textId="77777777" w:rsidR="007C72BA" w:rsidRPr="00D34E31" w:rsidRDefault="007C72BA" w:rsidP="007C72BA">
      <w:pPr>
        <w:snapToGrid w:val="0"/>
        <w:ind w:leftChars="300" w:left="630"/>
        <w:rPr>
          <w:sz w:val="24"/>
        </w:rPr>
      </w:pPr>
    </w:p>
    <w:p w14:paraId="734F1E43" w14:textId="77777777" w:rsidR="007C72BA" w:rsidRPr="00D34E31" w:rsidRDefault="007C72BA" w:rsidP="007C72BA">
      <w:pPr>
        <w:snapToGrid w:val="0"/>
        <w:ind w:leftChars="300" w:left="630"/>
        <w:rPr>
          <w:sz w:val="24"/>
        </w:rPr>
      </w:pPr>
      <w:r w:rsidRPr="00D34E31">
        <w:rPr>
          <w:sz w:val="24"/>
        </w:rPr>
        <w:t xml:space="preserve">void </w:t>
      </w:r>
      <w:proofErr w:type="gramStart"/>
      <w:r w:rsidRPr="00D34E31">
        <w:rPr>
          <w:sz w:val="24"/>
        </w:rPr>
        <w:t>Delete(</w:t>
      </w:r>
      <w:proofErr w:type="gramEnd"/>
      <w:r w:rsidRPr="00D34E31">
        <w:rPr>
          <w:sz w:val="24"/>
        </w:rPr>
        <w:t>char str[][100],int flag[][100], int n) {</w:t>
      </w:r>
    </w:p>
    <w:p w14:paraId="3D48F663" w14:textId="77777777" w:rsidR="007C72BA" w:rsidRPr="00D34E31" w:rsidRDefault="007C72BA" w:rsidP="007C72BA">
      <w:pPr>
        <w:snapToGrid w:val="0"/>
        <w:ind w:leftChars="300" w:left="630"/>
        <w:rPr>
          <w:sz w:val="24"/>
        </w:rPr>
      </w:pPr>
      <w:r w:rsidRPr="00D34E31">
        <w:rPr>
          <w:sz w:val="24"/>
        </w:rPr>
        <w:tab/>
        <w:t xml:space="preserve">int </w:t>
      </w:r>
      <w:proofErr w:type="spellStart"/>
      <w:r w:rsidRPr="00D34E31">
        <w:rPr>
          <w:sz w:val="24"/>
        </w:rPr>
        <w:t>i</w:t>
      </w:r>
      <w:proofErr w:type="spellEnd"/>
      <w:r w:rsidRPr="00D34E31">
        <w:rPr>
          <w:sz w:val="24"/>
        </w:rPr>
        <w:t xml:space="preserve"> = 0, j = 0, k = 0;</w:t>
      </w:r>
    </w:p>
    <w:p w14:paraId="33210C28" w14:textId="77777777" w:rsidR="007C72BA" w:rsidRPr="00D34E31" w:rsidRDefault="007C72BA" w:rsidP="007C72BA">
      <w:pPr>
        <w:snapToGrid w:val="0"/>
        <w:ind w:leftChars="300" w:left="630"/>
        <w:rPr>
          <w:sz w:val="24"/>
        </w:rPr>
      </w:pPr>
      <w:r w:rsidRPr="00D34E31">
        <w:rPr>
          <w:sz w:val="24"/>
        </w:rPr>
        <w:tab/>
        <w:t>while (k &lt; n) {</w:t>
      </w:r>
    </w:p>
    <w:p w14:paraId="15DC2C5B" w14:textId="77777777" w:rsidR="007C72BA" w:rsidRPr="00D34E31" w:rsidRDefault="007C72BA" w:rsidP="007C72BA">
      <w:pPr>
        <w:snapToGrid w:val="0"/>
        <w:ind w:leftChars="300" w:left="630"/>
        <w:rPr>
          <w:sz w:val="24"/>
        </w:rPr>
      </w:pPr>
      <w:r w:rsidRPr="00D34E31">
        <w:rPr>
          <w:sz w:val="24"/>
        </w:rPr>
        <w:tab/>
      </w:r>
      <w:r w:rsidRPr="00D34E31">
        <w:rPr>
          <w:sz w:val="24"/>
        </w:rPr>
        <w:tab/>
        <w:t>j = 0;</w:t>
      </w:r>
    </w:p>
    <w:p w14:paraId="3A9E6006" w14:textId="77777777" w:rsidR="007C72BA" w:rsidRPr="00D34E31" w:rsidRDefault="007C72BA" w:rsidP="007C72BA">
      <w:pPr>
        <w:snapToGrid w:val="0"/>
        <w:ind w:leftChars="300" w:left="630"/>
        <w:rPr>
          <w:sz w:val="24"/>
        </w:rPr>
      </w:pPr>
      <w:r w:rsidRPr="00D34E31">
        <w:rPr>
          <w:sz w:val="24"/>
        </w:rPr>
        <w:tab/>
      </w:r>
      <w:r w:rsidRPr="00D34E31">
        <w:rPr>
          <w:sz w:val="24"/>
        </w:rPr>
        <w:tab/>
        <w:t>while (str[k][j] == ' ') {</w:t>
      </w:r>
    </w:p>
    <w:p w14:paraId="68D68C29" w14:textId="77777777" w:rsidR="007C72BA" w:rsidRPr="00D34E31" w:rsidRDefault="007C72BA" w:rsidP="007C72BA">
      <w:pPr>
        <w:snapToGrid w:val="0"/>
        <w:ind w:leftChars="300" w:left="630"/>
        <w:rPr>
          <w:sz w:val="24"/>
        </w:rPr>
      </w:pPr>
      <w:r w:rsidRPr="00D34E31">
        <w:rPr>
          <w:sz w:val="24"/>
        </w:rPr>
        <w:tab/>
      </w:r>
      <w:r w:rsidRPr="00D34E31">
        <w:rPr>
          <w:sz w:val="24"/>
        </w:rPr>
        <w:tab/>
      </w:r>
      <w:r w:rsidRPr="00D34E31">
        <w:rPr>
          <w:sz w:val="24"/>
        </w:rPr>
        <w:tab/>
        <w:t>flag[k][j] = 1;</w:t>
      </w:r>
    </w:p>
    <w:p w14:paraId="09CBF3C3" w14:textId="77777777" w:rsidR="007C72BA" w:rsidRPr="00D34E31" w:rsidRDefault="007C72BA" w:rsidP="007C72BA">
      <w:pPr>
        <w:snapToGrid w:val="0"/>
        <w:ind w:leftChars="300" w:left="630"/>
        <w:rPr>
          <w:sz w:val="24"/>
        </w:rPr>
      </w:pPr>
      <w:r w:rsidRPr="00D34E31">
        <w:rPr>
          <w:sz w:val="24"/>
        </w:rPr>
        <w:tab/>
      </w:r>
      <w:r w:rsidRPr="00D34E31">
        <w:rPr>
          <w:sz w:val="24"/>
        </w:rPr>
        <w:tab/>
      </w:r>
      <w:r w:rsidRPr="00D34E31">
        <w:rPr>
          <w:sz w:val="24"/>
        </w:rPr>
        <w:tab/>
      </w:r>
      <w:proofErr w:type="spellStart"/>
      <w:r w:rsidRPr="00D34E31">
        <w:rPr>
          <w:sz w:val="24"/>
        </w:rPr>
        <w:t>j++</w:t>
      </w:r>
      <w:proofErr w:type="spellEnd"/>
      <w:r w:rsidRPr="00D34E31">
        <w:rPr>
          <w:sz w:val="24"/>
        </w:rPr>
        <w:t>;</w:t>
      </w:r>
    </w:p>
    <w:p w14:paraId="705344C5" w14:textId="77777777" w:rsidR="007C72BA" w:rsidRPr="00D34E31" w:rsidRDefault="007C72BA" w:rsidP="007C72BA">
      <w:pPr>
        <w:snapToGrid w:val="0"/>
        <w:ind w:leftChars="300" w:left="630"/>
        <w:rPr>
          <w:sz w:val="24"/>
        </w:rPr>
      </w:pPr>
      <w:r w:rsidRPr="00D34E31">
        <w:rPr>
          <w:sz w:val="24"/>
        </w:rPr>
        <w:lastRenderedPageBreak/>
        <w:tab/>
      </w:r>
      <w:r w:rsidRPr="00D34E31">
        <w:rPr>
          <w:sz w:val="24"/>
        </w:rPr>
        <w:tab/>
        <w:t>}</w:t>
      </w:r>
    </w:p>
    <w:p w14:paraId="45823DF7" w14:textId="77777777" w:rsidR="007C72BA" w:rsidRPr="00D34E31" w:rsidRDefault="007C72BA" w:rsidP="007C72BA">
      <w:pPr>
        <w:snapToGrid w:val="0"/>
        <w:ind w:leftChars="300" w:left="630"/>
        <w:rPr>
          <w:sz w:val="24"/>
        </w:rPr>
      </w:pPr>
      <w:r w:rsidRPr="00D34E31">
        <w:rPr>
          <w:sz w:val="24"/>
        </w:rPr>
        <w:tab/>
      </w:r>
      <w:r w:rsidRPr="00D34E31">
        <w:rPr>
          <w:sz w:val="24"/>
        </w:rPr>
        <w:tab/>
        <w:t>k++;</w:t>
      </w:r>
    </w:p>
    <w:p w14:paraId="30900512" w14:textId="77777777" w:rsidR="007C72BA" w:rsidRPr="00D34E31" w:rsidRDefault="007C72BA" w:rsidP="007C72BA">
      <w:pPr>
        <w:snapToGrid w:val="0"/>
        <w:ind w:leftChars="300" w:left="630"/>
        <w:rPr>
          <w:sz w:val="24"/>
        </w:rPr>
      </w:pPr>
      <w:r w:rsidRPr="00D34E31">
        <w:rPr>
          <w:sz w:val="24"/>
        </w:rPr>
        <w:tab/>
        <w:t>}</w:t>
      </w:r>
    </w:p>
    <w:p w14:paraId="201F634D" w14:textId="77777777" w:rsidR="007C72BA" w:rsidRPr="00D34E31" w:rsidRDefault="007C72BA" w:rsidP="007C72BA">
      <w:pPr>
        <w:snapToGrid w:val="0"/>
        <w:ind w:leftChars="300" w:left="630"/>
        <w:rPr>
          <w:sz w:val="24"/>
        </w:rPr>
      </w:pPr>
      <w:r w:rsidRPr="00D34E31">
        <w:rPr>
          <w:sz w:val="24"/>
        </w:rPr>
        <w:tab/>
        <w:t>for (</w:t>
      </w:r>
      <w:proofErr w:type="spellStart"/>
      <w:r w:rsidRPr="00D34E31">
        <w:rPr>
          <w:sz w:val="24"/>
        </w:rPr>
        <w:t>i</w:t>
      </w:r>
      <w:proofErr w:type="spellEnd"/>
      <w:r w:rsidRPr="00D34E31">
        <w:rPr>
          <w:sz w:val="24"/>
        </w:rPr>
        <w:t xml:space="preserve"> = 0; </w:t>
      </w:r>
      <w:proofErr w:type="spellStart"/>
      <w:r w:rsidRPr="00D34E31">
        <w:rPr>
          <w:sz w:val="24"/>
        </w:rPr>
        <w:t>i</w:t>
      </w:r>
      <w:proofErr w:type="spellEnd"/>
      <w:r w:rsidRPr="00D34E31">
        <w:rPr>
          <w:sz w:val="24"/>
        </w:rPr>
        <w:t xml:space="preserve"> &lt; n; </w:t>
      </w:r>
      <w:proofErr w:type="spellStart"/>
      <w:r w:rsidRPr="00D34E31">
        <w:rPr>
          <w:sz w:val="24"/>
        </w:rPr>
        <w:t>i</w:t>
      </w:r>
      <w:proofErr w:type="spellEnd"/>
      <w:r w:rsidRPr="00D34E31">
        <w:rPr>
          <w:sz w:val="24"/>
        </w:rPr>
        <w:t>++)</w:t>
      </w:r>
    </w:p>
    <w:p w14:paraId="6F3139B1" w14:textId="77777777" w:rsidR="007C72BA" w:rsidRPr="00D34E31" w:rsidRDefault="007C72BA" w:rsidP="007C72BA">
      <w:pPr>
        <w:snapToGrid w:val="0"/>
        <w:ind w:leftChars="300" w:left="630"/>
        <w:rPr>
          <w:sz w:val="24"/>
        </w:rPr>
      </w:pPr>
      <w:r w:rsidRPr="00D34E31">
        <w:rPr>
          <w:sz w:val="24"/>
        </w:rPr>
        <w:tab/>
      </w:r>
      <w:r w:rsidRPr="00D34E31">
        <w:rPr>
          <w:sz w:val="24"/>
        </w:rPr>
        <w:tab/>
        <w:t>for (j = 0; str[</w:t>
      </w:r>
      <w:proofErr w:type="spellStart"/>
      <w:r w:rsidRPr="00D34E31">
        <w:rPr>
          <w:sz w:val="24"/>
        </w:rPr>
        <w:t>i</w:t>
      </w:r>
      <w:proofErr w:type="spellEnd"/>
      <w:r w:rsidRPr="00D34E31">
        <w:rPr>
          <w:sz w:val="24"/>
        </w:rPr>
        <w:t xml:space="preserve">][j]; </w:t>
      </w:r>
      <w:proofErr w:type="spellStart"/>
      <w:r w:rsidRPr="00D34E31">
        <w:rPr>
          <w:sz w:val="24"/>
        </w:rPr>
        <w:t>j++</w:t>
      </w:r>
      <w:proofErr w:type="spellEnd"/>
      <w:r w:rsidRPr="00D34E31">
        <w:rPr>
          <w:sz w:val="24"/>
        </w:rPr>
        <w:t>)</w:t>
      </w:r>
    </w:p>
    <w:p w14:paraId="4E7F2865" w14:textId="77777777" w:rsidR="007C72BA" w:rsidRPr="00D34E31" w:rsidRDefault="007C72BA" w:rsidP="007C72BA">
      <w:pPr>
        <w:snapToGrid w:val="0"/>
        <w:ind w:leftChars="300" w:left="630"/>
        <w:rPr>
          <w:sz w:val="24"/>
        </w:rPr>
      </w:pPr>
      <w:r w:rsidRPr="00D34E31">
        <w:rPr>
          <w:sz w:val="24"/>
        </w:rPr>
        <w:tab/>
      </w:r>
      <w:r w:rsidRPr="00D34E31">
        <w:rPr>
          <w:sz w:val="24"/>
        </w:rPr>
        <w:tab/>
      </w:r>
      <w:r w:rsidRPr="00D34E31">
        <w:rPr>
          <w:sz w:val="24"/>
        </w:rPr>
        <w:tab/>
        <w:t>if (str[</w:t>
      </w:r>
      <w:proofErr w:type="spellStart"/>
      <w:r w:rsidRPr="00D34E31">
        <w:rPr>
          <w:sz w:val="24"/>
        </w:rPr>
        <w:t>i</w:t>
      </w:r>
      <w:proofErr w:type="spellEnd"/>
      <w:r w:rsidRPr="00D34E31">
        <w:rPr>
          <w:sz w:val="24"/>
        </w:rPr>
        <w:t>][j] == '\t</w:t>
      </w:r>
      <w:proofErr w:type="gramStart"/>
      <w:r w:rsidRPr="00D34E31">
        <w:rPr>
          <w:sz w:val="24"/>
        </w:rPr>
        <w:t>')flag</w:t>
      </w:r>
      <w:proofErr w:type="gramEnd"/>
      <w:r w:rsidRPr="00D34E31">
        <w:rPr>
          <w:sz w:val="24"/>
        </w:rPr>
        <w:t>[</w:t>
      </w:r>
      <w:proofErr w:type="spellStart"/>
      <w:r w:rsidRPr="00D34E31">
        <w:rPr>
          <w:sz w:val="24"/>
        </w:rPr>
        <w:t>i</w:t>
      </w:r>
      <w:proofErr w:type="spellEnd"/>
      <w:r w:rsidRPr="00D34E31">
        <w:rPr>
          <w:sz w:val="24"/>
        </w:rPr>
        <w:t>][j] = 1;</w:t>
      </w:r>
    </w:p>
    <w:p w14:paraId="7F3D9682" w14:textId="77777777" w:rsidR="007C72BA" w:rsidRDefault="007C72BA" w:rsidP="007C72BA">
      <w:pPr>
        <w:snapToGrid w:val="0"/>
        <w:ind w:leftChars="300" w:left="630"/>
        <w:rPr>
          <w:sz w:val="24"/>
        </w:rPr>
      </w:pPr>
      <w:r w:rsidRPr="00D34E31">
        <w:rPr>
          <w:sz w:val="24"/>
        </w:rPr>
        <w:t>}</w:t>
      </w:r>
    </w:p>
    <w:p w14:paraId="78C40809" w14:textId="77777777" w:rsidR="007C72BA" w:rsidRPr="00885843" w:rsidRDefault="007C72BA" w:rsidP="007C72BA">
      <w:pPr>
        <w:snapToGrid w:val="0"/>
        <w:rPr>
          <w:sz w:val="24"/>
        </w:rPr>
      </w:pPr>
      <w:r w:rsidRPr="00885843">
        <w:rPr>
          <w:sz w:val="24"/>
        </w:rPr>
        <w:t>3</w:t>
      </w:r>
      <w:r w:rsidRPr="00885843">
        <w:rPr>
          <w:rFonts w:hAnsi="宋体"/>
          <w:sz w:val="24"/>
        </w:rPr>
        <w:t>）测试</w:t>
      </w:r>
    </w:p>
    <w:p w14:paraId="13754991" w14:textId="77777777" w:rsidR="007C72BA" w:rsidRDefault="007C72BA" w:rsidP="007C72BA">
      <w:pPr>
        <w:rPr>
          <w:sz w:val="24"/>
        </w:rPr>
      </w:pPr>
      <w:r w:rsidRPr="00885843">
        <w:rPr>
          <w:sz w:val="24"/>
        </w:rPr>
        <w:t xml:space="preserve">  </w:t>
      </w:r>
      <w:r w:rsidRPr="00885843">
        <w:rPr>
          <w:sz w:val="24"/>
        </w:rPr>
        <w:t>（</w:t>
      </w:r>
      <w:r w:rsidRPr="00885843">
        <w:rPr>
          <w:sz w:val="24"/>
        </w:rPr>
        <w:t>a</w:t>
      </w:r>
      <w:r w:rsidRPr="00885843">
        <w:rPr>
          <w:sz w:val="24"/>
        </w:rPr>
        <w:t>）</w:t>
      </w:r>
      <w:r w:rsidRPr="00885843">
        <w:rPr>
          <w:sz w:val="24"/>
        </w:rPr>
        <w:t xml:space="preserve"> </w:t>
      </w:r>
      <w:r w:rsidRPr="00885843">
        <w:rPr>
          <w:sz w:val="24"/>
        </w:rPr>
        <w:t>测试数据</w:t>
      </w:r>
      <w:proofErr w:type="gramStart"/>
      <w:r>
        <w:rPr>
          <w:rFonts w:hint="eastAsia"/>
          <w:sz w:val="24"/>
        </w:rPr>
        <w:t>一</w:t>
      </w:r>
      <w:proofErr w:type="gramEnd"/>
      <w:r w:rsidRPr="00885843">
        <w:rPr>
          <w:sz w:val="24"/>
        </w:rPr>
        <w:t>：</w:t>
      </w:r>
    </w:p>
    <w:p w14:paraId="159402BD" w14:textId="77777777" w:rsidR="007C72BA" w:rsidRDefault="007C72BA" w:rsidP="007C72BA">
      <w:pPr>
        <w:rPr>
          <w:sz w:val="24"/>
        </w:rPr>
      </w:pPr>
      <w:r>
        <w:rPr>
          <w:sz w:val="24"/>
        </w:rPr>
        <w:tab/>
      </w:r>
      <w:r>
        <w:rPr>
          <w:sz w:val="24"/>
        </w:rPr>
        <w:tab/>
      </w:r>
      <w:r>
        <w:rPr>
          <w:sz w:val="24"/>
        </w:rPr>
        <w:tab/>
        <w:t>123/t45</w:t>
      </w:r>
    </w:p>
    <w:p w14:paraId="6A39D5F0" w14:textId="77777777" w:rsidR="007C72BA" w:rsidRDefault="007C72BA" w:rsidP="007C72BA">
      <w:pPr>
        <w:rPr>
          <w:sz w:val="24"/>
        </w:rPr>
      </w:pPr>
      <w:r>
        <w:rPr>
          <w:sz w:val="24"/>
        </w:rPr>
        <w:tab/>
      </w:r>
      <w:r>
        <w:rPr>
          <w:sz w:val="24"/>
        </w:rPr>
        <w:tab/>
      </w:r>
      <w:r>
        <w:rPr>
          <w:sz w:val="24"/>
        </w:rPr>
        <w:tab/>
        <w:t>67/t89</w:t>
      </w:r>
    </w:p>
    <w:p w14:paraId="47D14AC1" w14:textId="77777777" w:rsidR="007C72BA" w:rsidRDefault="007C72BA" w:rsidP="007C72BA">
      <w:pPr>
        <w:ind w:left="420" w:firstLineChars="200" w:firstLine="480"/>
        <w:rPr>
          <w:sz w:val="24"/>
        </w:rPr>
      </w:pPr>
      <w:r>
        <w:rPr>
          <w:rFonts w:hint="eastAsia"/>
          <w:sz w:val="24"/>
        </w:rPr>
        <w:t>测试数据二：</w:t>
      </w:r>
    </w:p>
    <w:p w14:paraId="432D9D8A" w14:textId="77777777" w:rsidR="007C72BA" w:rsidRDefault="007C72BA" w:rsidP="007C72BA">
      <w:pPr>
        <w:ind w:left="840" w:firstLine="420"/>
        <w:rPr>
          <w:sz w:val="24"/>
        </w:rPr>
      </w:pPr>
      <w:proofErr w:type="spellStart"/>
      <w:r>
        <w:rPr>
          <w:sz w:val="24"/>
        </w:rPr>
        <w:t>aab</w:t>
      </w:r>
      <w:proofErr w:type="spellEnd"/>
      <w:r>
        <w:rPr>
          <w:sz w:val="24"/>
        </w:rPr>
        <w:t xml:space="preserve"> c</w:t>
      </w:r>
    </w:p>
    <w:p w14:paraId="48017F4A" w14:textId="77777777" w:rsidR="007C72BA" w:rsidRDefault="007C72BA" w:rsidP="007C72BA">
      <w:pPr>
        <w:ind w:left="840" w:firstLine="420"/>
        <w:rPr>
          <w:sz w:val="24"/>
        </w:rPr>
      </w:pPr>
      <w:r>
        <w:rPr>
          <w:rFonts w:hint="eastAsia"/>
          <w:sz w:val="24"/>
        </w:rPr>
        <w:t xml:space="preserve"> </w:t>
      </w:r>
      <w:r>
        <w:rPr>
          <w:sz w:val="24"/>
        </w:rPr>
        <w:t xml:space="preserve"> </w:t>
      </w:r>
      <w:proofErr w:type="spellStart"/>
      <w:r>
        <w:rPr>
          <w:sz w:val="24"/>
        </w:rPr>
        <w:t>bcd</w:t>
      </w:r>
      <w:proofErr w:type="spellEnd"/>
      <w:r>
        <w:rPr>
          <w:sz w:val="24"/>
        </w:rPr>
        <w:t>/</w:t>
      </w:r>
      <w:proofErr w:type="spellStart"/>
      <w:r>
        <w:rPr>
          <w:sz w:val="24"/>
        </w:rPr>
        <w:t>te</w:t>
      </w:r>
      <w:proofErr w:type="spellEnd"/>
    </w:p>
    <w:p w14:paraId="7C7D10A5" w14:textId="77777777" w:rsidR="007C72BA" w:rsidRDefault="007C72BA" w:rsidP="007C72BA">
      <w:pPr>
        <w:ind w:firstLineChars="400" w:firstLine="960"/>
        <w:rPr>
          <w:sz w:val="24"/>
        </w:rPr>
      </w:pPr>
      <w:r>
        <w:rPr>
          <w:rFonts w:hint="eastAsia"/>
          <w:sz w:val="24"/>
        </w:rPr>
        <w:t>测试数据三：</w:t>
      </w:r>
    </w:p>
    <w:p w14:paraId="64F4972E" w14:textId="77777777" w:rsidR="007C72BA" w:rsidRDefault="007C72BA" w:rsidP="007C72BA">
      <w:pPr>
        <w:ind w:firstLineChars="500" w:firstLine="1200"/>
        <w:rPr>
          <w:sz w:val="24"/>
        </w:rPr>
      </w:pPr>
      <w:r>
        <w:rPr>
          <w:sz w:val="24"/>
        </w:rPr>
        <w:t xml:space="preserve"> a c f/</w:t>
      </w:r>
      <w:proofErr w:type="spellStart"/>
      <w:r>
        <w:rPr>
          <w:sz w:val="24"/>
        </w:rPr>
        <w:t>tl</w:t>
      </w:r>
      <w:proofErr w:type="spellEnd"/>
    </w:p>
    <w:p w14:paraId="1658A8B0" w14:textId="77777777" w:rsidR="007C72BA" w:rsidRDefault="007C72BA" w:rsidP="007C72BA">
      <w:pPr>
        <w:ind w:firstLineChars="500" w:firstLine="1200"/>
        <w:rPr>
          <w:sz w:val="24"/>
        </w:rPr>
      </w:pPr>
      <w:proofErr w:type="spellStart"/>
      <w:r>
        <w:rPr>
          <w:rFonts w:hint="eastAsia"/>
          <w:sz w:val="24"/>
        </w:rPr>
        <w:t>a</w:t>
      </w:r>
      <w:r>
        <w:rPr>
          <w:sz w:val="24"/>
        </w:rPr>
        <w:t>bcd</w:t>
      </w:r>
      <w:proofErr w:type="spellEnd"/>
    </w:p>
    <w:p w14:paraId="624C2DC5" w14:textId="77777777" w:rsidR="007C72BA" w:rsidRPr="00885843" w:rsidRDefault="007C72BA" w:rsidP="007C72BA">
      <w:pPr>
        <w:rPr>
          <w:sz w:val="24"/>
        </w:rPr>
      </w:pPr>
      <w:r w:rsidRPr="00885843">
        <w:rPr>
          <w:sz w:val="24"/>
        </w:rPr>
        <w:t xml:space="preserve">  </w:t>
      </w:r>
      <w:r w:rsidRPr="00885843">
        <w:rPr>
          <w:sz w:val="24"/>
        </w:rPr>
        <w:t>（</w:t>
      </w:r>
      <w:r w:rsidRPr="00885843">
        <w:rPr>
          <w:sz w:val="24"/>
        </w:rPr>
        <w:t>b</w:t>
      </w:r>
      <w:r w:rsidRPr="00885843">
        <w:rPr>
          <w:sz w:val="24"/>
        </w:rPr>
        <w:t>）</w:t>
      </w:r>
      <w:r w:rsidRPr="00885843">
        <w:rPr>
          <w:sz w:val="24"/>
        </w:rPr>
        <w:t xml:space="preserve"> </w:t>
      </w:r>
      <w:r w:rsidRPr="00885843">
        <w:rPr>
          <w:sz w:val="24"/>
        </w:rPr>
        <w:t>对应测试</w:t>
      </w:r>
      <w:r>
        <w:rPr>
          <w:rFonts w:hint="eastAsia"/>
          <w:sz w:val="24"/>
        </w:rPr>
        <w:t>测试用例</w:t>
      </w:r>
      <w:r>
        <w:rPr>
          <w:rFonts w:hint="eastAsia"/>
          <w:sz w:val="24"/>
        </w:rPr>
        <w:t>1</w:t>
      </w:r>
      <w:r w:rsidRPr="00885843">
        <w:rPr>
          <w:sz w:val="24"/>
        </w:rPr>
        <w:t>的运行结果如图</w:t>
      </w:r>
      <w:r>
        <w:rPr>
          <w:sz w:val="24"/>
        </w:rPr>
        <w:t>6</w:t>
      </w:r>
      <w:r w:rsidRPr="00885843">
        <w:rPr>
          <w:sz w:val="24"/>
        </w:rPr>
        <w:t>-</w:t>
      </w:r>
      <w:r>
        <w:rPr>
          <w:sz w:val="24"/>
        </w:rPr>
        <w:t>5</w:t>
      </w:r>
      <w:r w:rsidRPr="00885843">
        <w:rPr>
          <w:sz w:val="24"/>
        </w:rPr>
        <w:t>所示。</w:t>
      </w:r>
    </w:p>
    <w:p w14:paraId="1F84C37F" w14:textId="77777777" w:rsidR="007C72BA" w:rsidRPr="00885843" w:rsidRDefault="007C72BA" w:rsidP="007C72BA">
      <w:pPr>
        <w:jc w:val="center"/>
      </w:pPr>
      <w:r>
        <w:rPr>
          <w:noProof/>
        </w:rPr>
        <w:drawing>
          <wp:inline distT="0" distB="0" distL="0" distR="0" wp14:anchorId="660057F4" wp14:editId="363B1524">
            <wp:extent cx="1386960" cy="861135"/>
            <wp:effectExtent l="0" t="0" r="381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386960" cy="861135"/>
                    </a:xfrm>
                    <a:prstGeom prst="rect">
                      <a:avLst/>
                    </a:prstGeom>
                  </pic:spPr>
                </pic:pic>
              </a:graphicData>
            </a:graphic>
          </wp:inline>
        </w:drawing>
      </w:r>
    </w:p>
    <w:p w14:paraId="434CAC50" w14:textId="77777777" w:rsidR="007C72BA" w:rsidRPr="00885843" w:rsidRDefault="007C72BA" w:rsidP="007C72BA">
      <w:pPr>
        <w:jc w:val="center"/>
        <w:rPr>
          <w:rFonts w:eastAsia="黑体"/>
          <w:sz w:val="24"/>
        </w:rPr>
      </w:pPr>
      <w:r w:rsidRPr="00885843">
        <w:rPr>
          <w:rFonts w:eastAsia="黑体"/>
          <w:sz w:val="24"/>
        </w:rPr>
        <w:t>图</w:t>
      </w:r>
      <w:r>
        <w:rPr>
          <w:rFonts w:eastAsia="黑体"/>
          <w:sz w:val="24"/>
        </w:rPr>
        <w:t>6</w:t>
      </w:r>
      <w:r w:rsidRPr="00885843">
        <w:rPr>
          <w:rFonts w:eastAsia="黑体"/>
          <w:sz w:val="24"/>
        </w:rPr>
        <w:t>-</w:t>
      </w:r>
      <w:r>
        <w:rPr>
          <w:rFonts w:eastAsia="黑体"/>
          <w:sz w:val="24"/>
        </w:rPr>
        <w:t>5</w:t>
      </w:r>
      <w:r w:rsidRPr="00885843">
        <w:rPr>
          <w:rFonts w:eastAsia="黑体"/>
          <w:sz w:val="24"/>
        </w:rPr>
        <w:t xml:space="preserve"> </w:t>
      </w:r>
      <w:r w:rsidRPr="00885843">
        <w:rPr>
          <w:rFonts w:eastAsia="黑体"/>
          <w:sz w:val="24"/>
        </w:rPr>
        <w:t>编程题</w:t>
      </w:r>
      <w:r>
        <w:rPr>
          <w:rFonts w:eastAsia="黑体"/>
          <w:sz w:val="24"/>
        </w:rPr>
        <w:t>4</w:t>
      </w:r>
      <w:r w:rsidRPr="00885843">
        <w:rPr>
          <w:rFonts w:eastAsia="黑体"/>
          <w:sz w:val="24"/>
        </w:rPr>
        <w:t>的测试用例</w:t>
      </w:r>
      <w:proofErr w:type="gramStart"/>
      <w:r w:rsidRPr="00885843">
        <w:rPr>
          <w:rFonts w:eastAsia="黑体"/>
          <w:sz w:val="24"/>
        </w:rPr>
        <w:t>一</w:t>
      </w:r>
      <w:proofErr w:type="gramEnd"/>
      <w:r w:rsidRPr="00885843">
        <w:rPr>
          <w:rFonts w:eastAsia="黑体"/>
          <w:sz w:val="24"/>
        </w:rPr>
        <w:t>的运行结果</w:t>
      </w:r>
    </w:p>
    <w:p w14:paraId="6F7B5658" w14:textId="77777777" w:rsidR="007C72BA" w:rsidRDefault="007C72BA" w:rsidP="007C72BA">
      <w:pPr>
        <w:snapToGrid w:val="0"/>
        <w:rPr>
          <w:noProof/>
        </w:rPr>
      </w:pPr>
    </w:p>
    <w:p w14:paraId="69AC73A3" w14:textId="77777777" w:rsidR="007C72BA" w:rsidRDefault="007C72BA" w:rsidP="007C72BA">
      <w:pPr>
        <w:snapToGrid w:val="0"/>
        <w:spacing w:line="360" w:lineRule="auto"/>
        <w:ind w:firstLine="420"/>
        <w:jc w:val="left"/>
        <w:rPr>
          <w:sz w:val="24"/>
        </w:rPr>
      </w:pPr>
      <w:r w:rsidRPr="00885843">
        <w:rPr>
          <w:sz w:val="24"/>
        </w:rPr>
        <w:t>对应测试</w:t>
      </w:r>
      <w:r>
        <w:rPr>
          <w:rFonts w:hint="eastAsia"/>
          <w:sz w:val="24"/>
        </w:rPr>
        <w:t>测试用例</w:t>
      </w:r>
      <w:r>
        <w:rPr>
          <w:rFonts w:hint="eastAsia"/>
          <w:sz w:val="24"/>
        </w:rPr>
        <w:t>2</w:t>
      </w:r>
      <w:r w:rsidRPr="00885843">
        <w:rPr>
          <w:sz w:val="24"/>
        </w:rPr>
        <w:t>的运行结果如图</w:t>
      </w:r>
      <w:r>
        <w:rPr>
          <w:sz w:val="24"/>
        </w:rPr>
        <w:t>6</w:t>
      </w:r>
      <w:r w:rsidRPr="00885843">
        <w:rPr>
          <w:sz w:val="24"/>
        </w:rPr>
        <w:t>-</w:t>
      </w:r>
      <w:r>
        <w:rPr>
          <w:sz w:val="24"/>
        </w:rPr>
        <w:t>6</w:t>
      </w:r>
      <w:r w:rsidRPr="00885843">
        <w:rPr>
          <w:sz w:val="24"/>
        </w:rPr>
        <w:t>所示。</w:t>
      </w:r>
    </w:p>
    <w:p w14:paraId="17DD3638" w14:textId="77777777" w:rsidR="007C72BA" w:rsidRDefault="007C72BA" w:rsidP="007C72BA">
      <w:pPr>
        <w:snapToGrid w:val="0"/>
        <w:spacing w:line="360" w:lineRule="auto"/>
        <w:jc w:val="left"/>
        <w:rPr>
          <w:sz w:val="24"/>
        </w:rPr>
      </w:pPr>
    </w:p>
    <w:p w14:paraId="1C75BB71" w14:textId="77777777" w:rsidR="007C72BA" w:rsidRPr="00885843" w:rsidRDefault="007C72BA" w:rsidP="007C72BA">
      <w:pPr>
        <w:snapToGrid w:val="0"/>
        <w:spacing w:line="360" w:lineRule="auto"/>
        <w:jc w:val="center"/>
      </w:pPr>
      <w:r>
        <w:rPr>
          <w:noProof/>
        </w:rPr>
        <w:drawing>
          <wp:inline distT="0" distB="0" distL="0" distR="0" wp14:anchorId="13A6D654" wp14:editId="02791C9A">
            <wp:extent cx="1356478" cy="891617"/>
            <wp:effectExtent l="0" t="0" r="0" b="381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356478" cy="891617"/>
                    </a:xfrm>
                    <a:prstGeom prst="rect">
                      <a:avLst/>
                    </a:prstGeom>
                  </pic:spPr>
                </pic:pic>
              </a:graphicData>
            </a:graphic>
          </wp:inline>
        </w:drawing>
      </w:r>
    </w:p>
    <w:p w14:paraId="6BA4A142" w14:textId="77777777" w:rsidR="007C72BA" w:rsidRDefault="007C72BA" w:rsidP="007C72BA">
      <w:pPr>
        <w:jc w:val="center"/>
        <w:rPr>
          <w:rFonts w:eastAsia="黑体"/>
          <w:sz w:val="24"/>
        </w:rPr>
      </w:pPr>
      <w:r w:rsidRPr="00885843">
        <w:rPr>
          <w:rFonts w:eastAsia="黑体"/>
          <w:sz w:val="24"/>
        </w:rPr>
        <w:t>图</w:t>
      </w:r>
      <w:r>
        <w:rPr>
          <w:rFonts w:eastAsia="黑体"/>
          <w:sz w:val="24"/>
        </w:rPr>
        <w:t>6</w:t>
      </w:r>
      <w:r w:rsidRPr="00885843">
        <w:rPr>
          <w:rFonts w:eastAsia="黑体"/>
          <w:sz w:val="24"/>
        </w:rPr>
        <w:t>-</w:t>
      </w:r>
      <w:r>
        <w:rPr>
          <w:rFonts w:eastAsia="黑体"/>
          <w:sz w:val="24"/>
        </w:rPr>
        <w:t>6</w:t>
      </w:r>
      <w:r w:rsidRPr="00885843">
        <w:rPr>
          <w:rFonts w:eastAsia="黑体"/>
          <w:sz w:val="24"/>
        </w:rPr>
        <w:t xml:space="preserve"> </w:t>
      </w:r>
      <w:r w:rsidRPr="00885843">
        <w:rPr>
          <w:rFonts w:eastAsia="黑体"/>
          <w:sz w:val="24"/>
        </w:rPr>
        <w:t>编程题</w:t>
      </w:r>
      <w:r>
        <w:rPr>
          <w:rFonts w:eastAsia="黑体"/>
          <w:sz w:val="24"/>
        </w:rPr>
        <w:t>4</w:t>
      </w:r>
      <w:r w:rsidRPr="00885843">
        <w:rPr>
          <w:rFonts w:eastAsia="黑体"/>
          <w:sz w:val="24"/>
        </w:rPr>
        <w:t>的测试用例二的运行结果</w:t>
      </w:r>
    </w:p>
    <w:p w14:paraId="25CB5E8F" w14:textId="77777777" w:rsidR="007C72BA" w:rsidRPr="00885843" w:rsidRDefault="007C72BA" w:rsidP="007C72BA">
      <w:pPr>
        <w:rPr>
          <w:rFonts w:eastAsia="楷体_GB2312"/>
          <w:color w:val="FF0000"/>
        </w:rPr>
      </w:pPr>
    </w:p>
    <w:p w14:paraId="05F757EA" w14:textId="77777777" w:rsidR="007C72BA" w:rsidRDefault="007C72BA" w:rsidP="007C72BA">
      <w:pPr>
        <w:snapToGrid w:val="0"/>
        <w:rPr>
          <w:sz w:val="24"/>
        </w:rPr>
      </w:pPr>
      <w:r>
        <w:rPr>
          <w:rFonts w:hint="eastAsia"/>
          <w:sz w:val="24"/>
        </w:rPr>
        <w:tab/>
      </w:r>
      <w:r w:rsidRPr="00885843">
        <w:rPr>
          <w:sz w:val="24"/>
        </w:rPr>
        <w:t>对应测试</w:t>
      </w:r>
      <w:r>
        <w:rPr>
          <w:rFonts w:hint="eastAsia"/>
          <w:sz w:val="24"/>
        </w:rPr>
        <w:t>测试用例</w:t>
      </w:r>
      <w:r>
        <w:rPr>
          <w:rFonts w:hint="eastAsia"/>
          <w:sz w:val="24"/>
        </w:rPr>
        <w:t>3</w:t>
      </w:r>
      <w:r w:rsidRPr="00885843">
        <w:rPr>
          <w:sz w:val="24"/>
        </w:rPr>
        <w:t>的运行结果如图</w:t>
      </w:r>
      <w:r>
        <w:rPr>
          <w:sz w:val="24"/>
        </w:rPr>
        <w:t>6-7</w:t>
      </w:r>
      <w:r w:rsidRPr="00885843">
        <w:rPr>
          <w:sz w:val="24"/>
        </w:rPr>
        <w:t>所示。</w:t>
      </w:r>
    </w:p>
    <w:p w14:paraId="7CF455D0" w14:textId="77777777" w:rsidR="007C72BA" w:rsidRDefault="007C72BA" w:rsidP="007C72BA">
      <w:pPr>
        <w:snapToGrid w:val="0"/>
        <w:rPr>
          <w:sz w:val="24"/>
        </w:rPr>
      </w:pPr>
    </w:p>
    <w:p w14:paraId="448D1A67" w14:textId="77777777" w:rsidR="007C72BA" w:rsidRPr="00885843" w:rsidRDefault="007C72BA" w:rsidP="007C72BA">
      <w:pPr>
        <w:snapToGrid w:val="0"/>
        <w:jc w:val="center"/>
      </w:pPr>
      <w:r>
        <w:rPr>
          <w:noProof/>
        </w:rPr>
        <w:drawing>
          <wp:inline distT="0" distB="0" distL="0" distR="0" wp14:anchorId="7B4AE961" wp14:editId="03E8193E">
            <wp:extent cx="1402202" cy="823031"/>
            <wp:effectExtent l="0" t="0" r="762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402202" cy="823031"/>
                    </a:xfrm>
                    <a:prstGeom prst="rect">
                      <a:avLst/>
                    </a:prstGeom>
                  </pic:spPr>
                </pic:pic>
              </a:graphicData>
            </a:graphic>
          </wp:inline>
        </w:drawing>
      </w:r>
    </w:p>
    <w:p w14:paraId="743AB569" w14:textId="77777777" w:rsidR="007C72BA" w:rsidRPr="00885843" w:rsidRDefault="007C72BA" w:rsidP="007C72BA">
      <w:pPr>
        <w:snapToGrid w:val="0"/>
      </w:pPr>
    </w:p>
    <w:p w14:paraId="0B4E6EBD" w14:textId="77777777" w:rsidR="007C72BA" w:rsidRDefault="007C72BA" w:rsidP="007C72BA">
      <w:pPr>
        <w:jc w:val="center"/>
        <w:rPr>
          <w:rFonts w:eastAsia="黑体"/>
          <w:sz w:val="24"/>
        </w:rPr>
      </w:pPr>
      <w:r w:rsidRPr="00885843">
        <w:rPr>
          <w:rFonts w:eastAsia="黑体"/>
          <w:sz w:val="24"/>
        </w:rPr>
        <w:t>图</w:t>
      </w:r>
      <w:r>
        <w:rPr>
          <w:rFonts w:eastAsia="黑体"/>
          <w:sz w:val="24"/>
        </w:rPr>
        <w:t>6</w:t>
      </w:r>
      <w:r w:rsidRPr="00885843">
        <w:rPr>
          <w:rFonts w:eastAsia="黑体"/>
          <w:sz w:val="24"/>
        </w:rPr>
        <w:t>-</w:t>
      </w:r>
      <w:r>
        <w:rPr>
          <w:rFonts w:eastAsia="黑体"/>
          <w:sz w:val="24"/>
        </w:rPr>
        <w:t>7</w:t>
      </w:r>
      <w:r w:rsidRPr="00885843">
        <w:rPr>
          <w:rFonts w:eastAsia="黑体"/>
          <w:sz w:val="24"/>
        </w:rPr>
        <w:t xml:space="preserve"> </w:t>
      </w:r>
      <w:r w:rsidRPr="00885843">
        <w:rPr>
          <w:rFonts w:eastAsia="黑体"/>
          <w:sz w:val="24"/>
        </w:rPr>
        <w:t>编程题</w:t>
      </w:r>
      <w:r>
        <w:rPr>
          <w:rFonts w:eastAsia="黑体"/>
          <w:sz w:val="24"/>
        </w:rPr>
        <w:t>4</w:t>
      </w:r>
      <w:r w:rsidRPr="00885843">
        <w:rPr>
          <w:rFonts w:eastAsia="黑体"/>
          <w:sz w:val="24"/>
        </w:rPr>
        <w:t>的测试用例三的运行结果</w:t>
      </w:r>
    </w:p>
    <w:p w14:paraId="5AFB0A39" w14:textId="77777777" w:rsidR="007C72BA" w:rsidRDefault="007C72BA" w:rsidP="007C72BA">
      <w:pPr>
        <w:rPr>
          <w:sz w:val="24"/>
        </w:rPr>
      </w:pPr>
    </w:p>
    <w:p w14:paraId="6BC40412" w14:textId="77777777" w:rsidR="007C72BA" w:rsidRPr="003913B2" w:rsidRDefault="007C72BA" w:rsidP="007C72BA">
      <w:pPr>
        <w:snapToGrid w:val="0"/>
        <w:spacing w:line="360" w:lineRule="auto"/>
        <w:rPr>
          <w:sz w:val="24"/>
        </w:rPr>
      </w:pPr>
      <w:r w:rsidRPr="002E5FBA">
        <w:rPr>
          <w:sz w:val="24"/>
        </w:rPr>
        <w:t>（</w:t>
      </w:r>
      <w:r>
        <w:rPr>
          <w:sz w:val="24"/>
        </w:rPr>
        <w:t>5</w:t>
      </w:r>
      <w:r w:rsidRPr="002E5FBA">
        <w:rPr>
          <w:sz w:val="24"/>
        </w:rPr>
        <w:t>）</w:t>
      </w:r>
      <w:r w:rsidRPr="00DB3203">
        <w:rPr>
          <w:rFonts w:hint="eastAsia"/>
          <w:sz w:val="24"/>
        </w:rPr>
        <w:t xml:space="preserve">  </w:t>
      </w:r>
      <w:r w:rsidRPr="003913B2">
        <w:rPr>
          <w:rFonts w:hint="eastAsia"/>
          <w:sz w:val="24"/>
        </w:rPr>
        <w:t>编写</w:t>
      </w:r>
      <w:r w:rsidRPr="003913B2">
        <w:rPr>
          <w:rFonts w:hint="eastAsia"/>
          <w:sz w:val="24"/>
        </w:rPr>
        <w:t>8</w:t>
      </w:r>
      <w:r w:rsidRPr="003913B2">
        <w:rPr>
          <w:rFonts w:hint="eastAsia"/>
          <w:sz w:val="24"/>
        </w:rPr>
        <w:t>个任务函数，一个</w:t>
      </w:r>
      <w:r w:rsidRPr="003913B2">
        <w:rPr>
          <w:rFonts w:hint="eastAsia"/>
          <w:sz w:val="24"/>
        </w:rPr>
        <w:t>scheduler</w:t>
      </w:r>
      <w:r w:rsidRPr="003913B2">
        <w:rPr>
          <w:rFonts w:hint="eastAsia"/>
          <w:sz w:val="24"/>
        </w:rPr>
        <w:t>调度函数和一个</w:t>
      </w:r>
      <w:r w:rsidRPr="003913B2">
        <w:rPr>
          <w:rFonts w:hint="eastAsia"/>
          <w:sz w:val="24"/>
        </w:rPr>
        <w:t>execute</w:t>
      </w:r>
      <w:r w:rsidRPr="003913B2">
        <w:rPr>
          <w:rFonts w:hint="eastAsia"/>
          <w:sz w:val="24"/>
        </w:rPr>
        <w:t>执行函数。</w:t>
      </w:r>
      <w:r w:rsidRPr="003913B2">
        <w:rPr>
          <w:rFonts w:hint="eastAsia"/>
          <w:sz w:val="24"/>
        </w:rPr>
        <w:lastRenderedPageBreak/>
        <w:t>仅在</w:t>
      </w:r>
      <w:r w:rsidRPr="003913B2">
        <w:rPr>
          <w:rFonts w:hint="eastAsia"/>
          <w:sz w:val="24"/>
        </w:rPr>
        <w:t>main</w:t>
      </w:r>
      <w:r w:rsidRPr="003913B2">
        <w:rPr>
          <w:rFonts w:hint="eastAsia"/>
          <w:sz w:val="24"/>
        </w:rPr>
        <w:t>函数中调用</w:t>
      </w:r>
      <w:r w:rsidRPr="003913B2">
        <w:rPr>
          <w:rFonts w:hint="eastAsia"/>
          <w:sz w:val="24"/>
        </w:rPr>
        <w:t>scheduler</w:t>
      </w:r>
      <w:r w:rsidRPr="003913B2">
        <w:rPr>
          <w:rFonts w:hint="eastAsia"/>
          <w:sz w:val="24"/>
        </w:rPr>
        <w:t>函数，</w:t>
      </w:r>
      <w:r w:rsidRPr="003913B2">
        <w:rPr>
          <w:rFonts w:hint="eastAsia"/>
          <w:sz w:val="24"/>
        </w:rPr>
        <w:t>scheduler</w:t>
      </w:r>
      <w:r w:rsidRPr="003913B2">
        <w:rPr>
          <w:rFonts w:hint="eastAsia"/>
          <w:sz w:val="24"/>
        </w:rPr>
        <w:t>函数要求用最快的方式调度执行用户指定的任务函数。</w:t>
      </w:r>
    </w:p>
    <w:p w14:paraId="59DD1ECC" w14:textId="77777777" w:rsidR="007C72BA" w:rsidRPr="003913B2" w:rsidRDefault="007C72BA" w:rsidP="007C72BA">
      <w:pPr>
        <w:snapToGrid w:val="0"/>
        <w:spacing w:line="360" w:lineRule="auto"/>
        <w:rPr>
          <w:sz w:val="24"/>
        </w:rPr>
      </w:pPr>
      <w:r w:rsidRPr="003913B2">
        <w:rPr>
          <w:rFonts w:hint="eastAsia"/>
          <w:sz w:val="24"/>
        </w:rPr>
        <w:t>①先设计</w:t>
      </w:r>
      <w:r w:rsidRPr="003913B2">
        <w:rPr>
          <w:rFonts w:hint="eastAsia"/>
          <w:sz w:val="24"/>
        </w:rPr>
        <w:t>task0, task1, task2, task3, task4, task5, task6, task7</w:t>
      </w:r>
      <w:r w:rsidRPr="003913B2">
        <w:rPr>
          <w:rFonts w:hint="eastAsia"/>
          <w:sz w:val="24"/>
        </w:rPr>
        <w:t>共</w:t>
      </w:r>
      <w:r w:rsidRPr="003913B2">
        <w:rPr>
          <w:rFonts w:hint="eastAsia"/>
          <w:sz w:val="24"/>
        </w:rPr>
        <w:t>8</w:t>
      </w:r>
      <w:r w:rsidRPr="003913B2">
        <w:rPr>
          <w:rFonts w:hint="eastAsia"/>
          <w:sz w:val="24"/>
        </w:rPr>
        <w:t>个任务函数，每个任务函数的任务就是输出该任务被调用的字符串。例如，第</w:t>
      </w:r>
      <w:r w:rsidRPr="003913B2">
        <w:rPr>
          <w:rFonts w:hint="eastAsia"/>
          <w:sz w:val="24"/>
        </w:rPr>
        <w:t>0</w:t>
      </w:r>
      <w:r w:rsidRPr="003913B2">
        <w:rPr>
          <w:rFonts w:hint="eastAsia"/>
          <w:sz w:val="24"/>
        </w:rPr>
        <w:t>个任务函数输出“</w:t>
      </w:r>
      <w:r w:rsidRPr="003913B2">
        <w:rPr>
          <w:rFonts w:hint="eastAsia"/>
          <w:sz w:val="24"/>
        </w:rPr>
        <w:t>task0 is called!</w:t>
      </w:r>
      <w:r w:rsidRPr="003913B2">
        <w:rPr>
          <w:rFonts w:hint="eastAsia"/>
          <w:sz w:val="24"/>
        </w:rPr>
        <w:t>”，第</w:t>
      </w:r>
      <w:r w:rsidRPr="003913B2">
        <w:rPr>
          <w:rFonts w:hint="eastAsia"/>
          <w:sz w:val="24"/>
        </w:rPr>
        <w:t>1</w:t>
      </w:r>
      <w:r w:rsidRPr="003913B2">
        <w:rPr>
          <w:rFonts w:hint="eastAsia"/>
          <w:sz w:val="24"/>
        </w:rPr>
        <w:t>个任务函数输出“</w:t>
      </w:r>
      <w:r w:rsidRPr="003913B2">
        <w:rPr>
          <w:rFonts w:hint="eastAsia"/>
          <w:sz w:val="24"/>
        </w:rPr>
        <w:t>task1 is called!</w:t>
      </w:r>
      <w:r w:rsidRPr="003913B2">
        <w:rPr>
          <w:rFonts w:hint="eastAsia"/>
          <w:sz w:val="24"/>
        </w:rPr>
        <w:t>”，以此类推。</w:t>
      </w:r>
    </w:p>
    <w:p w14:paraId="12F3667B" w14:textId="77777777" w:rsidR="007C72BA" w:rsidRPr="003913B2" w:rsidRDefault="007C72BA" w:rsidP="007C72BA">
      <w:pPr>
        <w:snapToGrid w:val="0"/>
        <w:spacing w:line="360" w:lineRule="auto"/>
        <w:rPr>
          <w:sz w:val="24"/>
        </w:rPr>
      </w:pPr>
      <w:r w:rsidRPr="003913B2">
        <w:rPr>
          <w:rFonts w:hint="eastAsia"/>
          <w:sz w:val="24"/>
        </w:rPr>
        <w:t>②</w:t>
      </w:r>
      <w:r w:rsidRPr="003913B2">
        <w:rPr>
          <w:rFonts w:hint="eastAsia"/>
          <w:sz w:val="24"/>
        </w:rPr>
        <w:t>scheduler</w:t>
      </w:r>
      <w:r w:rsidRPr="003913B2">
        <w:rPr>
          <w:rFonts w:hint="eastAsia"/>
          <w:sz w:val="24"/>
        </w:rPr>
        <w:t>函数根据键盘输入的数字字符的先后顺序，一次调度选择对应的任务函数。例如，输入：</w:t>
      </w:r>
      <w:r w:rsidRPr="003913B2">
        <w:rPr>
          <w:rFonts w:hint="eastAsia"/>
          <w:sz w:val="24"/>
        </w:rPr>
        <w:t>1350</w:t>
      </w:r>
      <w:r w:rsidRPr="003913B2">
        <w:rPr>
          <w:rFonts w:hint="eastAsia"/>
          <w:sz w:val="24"/>
        </w:rPr>
        <w:t>并回车，则</w:t>
      </w:r>
      <w:r w:rsidRPr="003913B2">
        <w:rPr>
          <w:rFonts w:hint="eastAsia"/>
          <w:sz w:val="24"/>
        </w:rPr>
        <w:t>scheduler</w:t>
      </w:r>
      <w:r w:rsidRPr="003913B2">
        <w:rPr>
          <w:rFonts w:hint="eastAsia"/>
          <w:sz w:val="24"/>
        </w:rPr>
        <w:t>函数一次调度选择</w:t>
      </w:r>
      <w:r w:rsidRPr="003913B2">
        <w:rPr>
          <w:rFonts w:hint="eastAsia"/>
          <w:sz w:val="24"/>
        </w:rPr>
        <w:t>task1, task3, taks5, task0</w:t>
      </w:r>
      <w:r w:rsidRPr="003913B2">
        <w:rPr>
          <w:rFonts w:hint="eastAsia"/>
          <w:sz w:val="24"/>
        </w:rPr>
        <w:t>，然后以函数指针数组和任务个数为参数将调度选择结果传递给</w:t>
      </w:r>
      <w:r w:rsidRPr="003913B2">
        <w:rPr>
          <w:rFonts w:hint="eastAsia"/>
          <w:sz w:val="24"/>
        </w:rPr>
        <w:t>execute</w:t>
      </w:r>
      <w:r w:rsidRPr="003913B2">
        <w:rPr>
          <w:rFonts w:hint="eastAsia"/>
          <w:sz w:val="24"/>
        </w:rPr>
        <w:t>函数并调用</w:t>
      </w:r>
      <w:r w:rsidRPr="003913B2">
        <w:rPr>
          <w:rFonts w:hint="eastAsia"/>
          <w:sz w:val="24"/>
        </w:rPr>
        <w:t>execute</w:t>
      </w:r>
      <w:r w:rsidRPr="003913B2">
        <w:rPr>
          <w:rFonts w:hint="eastAsia"/>
          <w:sz w:val="24"/>
        </w:rPr>
        <w:t>函数。</w:t>
      </w:r>
    </w:p>
    <w:p w14:paraId="1EAF4584" w14:textId="77777777" w:rsidR="007C72BA" w:rsidRPr="003913B2" w:rsidRDefault="007C72BA" w:rsidP="007C72BA">
      <w:pPr>
        <w:snapToGrid w:val="0"/>
        <w:spacing w:line="360" w:lineRule="auto"/>
        <w:rPr>
          <w:sz w:val="24"/>
        </w:rPr>
      </w:pPr>
      <w:r w:rsidRPr="003913B2">
        <w:rPr>
          <w:rFonts w:hint="eastAsia"/>
          <w:sz w:val="24"/>
        </w:rPr>
        <w:t>③</w:t>
      </w:r>
      <w:r w:rsidRPr="003913B2">
        <w:rPr>
          <w:rFonts w:hint="eastAsia"/>
          <w:sz w:val="24"/>
        </w:rPr>
        <w:t>execute</w:t>
      </w:r>
      <w:r w:rsidRPr="003913B2">
        <w:rPr>
          <w:rFonts w:hint="eastAsia"/>
          <w:sz w:val="24"/>
        </w:rPr>
        <w:t>函数根据</w:t>
      </w:r>
      <w:r w:rsidRPr="003913B2">
        <w:rPr>
          <w:rFonts w:hint="eastAsia"/>
          <w:sz w:val="24"/>
        </w:rPr>
        <w:t>scheduler</w:t>
      </w:r>
      <w:r w:rsidRPr="003913B2">
        <w:rPr>
          <w:rFonts w:hint="eastAsia"/>
          <w:sz w:val="24"/>
        </w:rPr>
        <w:t>函数传递的指针数组和任务个数为参数，按照指定的先后顺序依此调用执行选定的任务函数。</w:t>
      </w:r>
    </w:p>
    <w:p w14:paraId="450AA1B5" w14:textId="77777777" w:rsidR="007C72BA" w:rsidRPr="008E2B3F" w:rsidRDefault="007C72BA" w:rsidP="007C72BA">
      <w:pPr>
        <w:snapToGrid w:val="0"/>
        <w:spacing w:line="360" w:lineRule="auto"/>
        <w:rPr>
          <w:b/>
          <w:bCs/>
          <w:sz w:val="24"/>
        </w:rPr>
      </w:pPr>
      <w:r w:rsidRPr="008E2B3F">
        <w:rPr>
          <w:b/>
          <w:bCs/>
          <w:sz w:val="24"/>
        </w:rPr>
        <w:t>解答：</w:t>
      </w:r>
    </w:p>
    <w:p w14:paraId="43EA84E8" w14:textId="77777777" w:rsidR="007C72BA" w:rsidRDefault="007C72BA" w:rsidP="007C72BA">
      <w:pPr>
        <w:pStyle w:val="af6"/>
        <w:numPr>
          <w:ilvl w:val="0"/>
          <w:numId w:val="7"/>
        </w:numPr>
        <w:snapToGrid w:val="0"/>
        <w:spacing w:line="300" w:lineRule="auto"/>
        <w:ind w:firstLineChars="0"/>
        <w:rPr>
          <w:sz w:val="24"/>
        </w:rPr>
      </w:pPr>
      <w:r w:rsidRPr="00423FA7">
        <w:rPr>
          <w:sz w:val="24"/>
        </w:rPr>
        <w:t>解题思路：</w:t>
      </w:r>
    </w:p>
    <w:p w14:paraId="16F97E31" w14:textId="77777777" w:rsidR="007C72BA" w:rsidRPr="003913B2" w:rsidRDefault="007C72BA" w:rsidP="007C72BA">
      <w:pPr>
        <w:snapToGrid w:val="0"/>
        <w:spacing w:line="300" w:lineRule="auto"/>
        <w:ind w:left="780" w:firstLineChars="200" w:firstLine="480"/>
        <w:rPr>
          <w:sz w:val="24"/>
        </w:rPr>
      </w:pPr>
      <w:r>
        <w:rPr>
          <w:rFonts w:hint="eastAsia"/>
          <w:sz w:val="24"/>
        </w:rPr>
        <w:t>设置一个函数指针数组，每当用户输入数字时，将此数字代表的函数地址作为元素存放在数组中，并将此数组作为参数传进</w:t>
      </w:r>
      <w:r>
        <w:rPr>
          <w:rFonts w:hint="eastAsia"/>
          <w:sz w:val="24"/>
        </w:rPr>
        <w:t>e</w:t>
      </w:r>
      <w:r>
        <w:rPr>
          <w:sz w:val="24"/>
        </w:rPr>
        <w:t>xecute</w:t>
      </w:r>
      <w:r>
        <w:rPr>
          <w:rFonts w:hint="eastAsia"/>
          <w:sz w:val="24"/>
        </w:rPr>
        <w:t>函数中，依次按用户输入的顺序，即数组中元素的顺序执行函数。</w:t>
      </w:r>
    </w:p>
    <w:p w14:paraId="7C6AE355" w14:textId="77777777" w:rsidR="007C72BA" w:rsidRPr="008E2B3F" w:rsidRDefault="007C72BA" w:rsidP="007C72BA">
      <w:pPr>
        <w:snapToGrid w:val="0"/>
        <w:spacing w:line="300" w:lineRule="auto"/>
        <w:rPr>
          <w:sz w:val="24"/>
        </w:rPr>
      </w:pPr>
      <w:r w:rsidRPr="008E2B3F">
        <w:rPr>
          <w:sz w:val="24"/>
        </w:rPr>
        <w:t xml:space="preserve">  </w:t>
      </w:r>
      <w:r>
        <w:rPr>
          <w:sz w:val="24"/>
        </w:rPr>
        <w:t xml:space="preserve"> </w:t>
      </w:r>
      <w:r w:rsidRPr="008E2B3F">
        <w:rPr>
          <w:sz w:val="24"/>
        </w:rPr>
        <w:t>2</w:t>
      </w:r>
      <w:r w:rsidRPr="008E2B3F">
        <w:rPr>
          <w:sz w:val="24"/>
        </w:rPr>
        <w:t>）程序清单</w:t>
      </w:r>
    </w:p>
    <w:p w14:paraId="2BA0234D" w14:textId="77777777" w:rsidR="007C72BA" w:rsidRPr="003913B2" w:rsidRDefault="007C72BA" w:rsidP="007C72BA">
      <w:pPr>
        <w:snapToGrid w:val="0"/>
        <w:ind w:leftChars="400" w:left="840"/>
        <w:rPr>
          <w:sz w:val="24"/>
        </w:rPr>
      </w:pPr>
      <w:r w:rsidRPr="003913B2">
        <w:rPr>
          <w:sz w:val="24"/>
        </w:rPr>
        <w:t>#include &lt;</w:t>
      </w:r>
      <w:proofErr w:type="spellStart"/>
      <w:r w:rsidRPr="003913B2">
        <w:rPr>
          <w:sz w:val="24"/>
        </w:rPr>
        <w:t>stdio.h</w:t>
      </w:r>
      <w:proofErr w:type="spellEnd"/>
      <w:r w:rsidRPr="003913B2">
        <w:rPr>
          <w:sz w:val="24"/>
        </w:rPr>
        <w:t>&gt;</w:t>
      </w:r>
    </w:p>
    <w:p w14:paraId="3976F858" w14:textId="77777777" w:rsidR="007C72BA" w:rsidRPr="003913B2" w:rsidRDefault="007C72BA" w:rsidP="007C72BA">
      <w:pPr>
        <w:snapToGrid w:val="0"/>
        <w:ind w:leftChars="400" w:left="840"/>
        <w:rPr>
          <w:sz w:val="24"/>
        </w:rPr>
      </w:pPr>
      <w:r w:rsidRPr="003913B2">
        <w:rPr>
          <w:sz w:val="24"/>
        </w:rPr>
        <w:t xml:space="preserve">void task0() </w:t>
      </w:r>
      <w:proofErr w:type="gramStart"/>
      <w:r w:rsidRPr="003913B2">
        <w:rPr>
          <w:sz w:val="24"/>
        </w:rPr>
        <w:t xml:space="preserve">{ </w:t>
      </w:r>
      <w:proofErr w:type="spellStart"/>
      <w:r w:rsidRPr="003913B2">
        <w:rPr>
          <w:sz w:val="24"/>
        </w:rPr>
        <w:t>printf</w:t>
      </w:r>
      <w:proofErr w:type="spellEnd"/>
      <w:proofErr w:type="gramEnd"/>
      <w:r w:rsidRPr="003913B2">
        <w:rPr>
          <w:sz w:val="24"/>
        </w:rPr>
        <w:t>("task0 is called!"); }</w:t>
      </w:r>
    </w:p>
    <w:p w14:paraId="24222ABA" w14:textId="77777777" w:rsidR="007C72BA" w:rsidRPr="003913B2" w:rsidRDefault="007C72BA" w:rsidP="007C72BA">
      <w:pPr>
        <w:snapToGrid w:val="0"/>
        <w:ind w:leftChars="400" w:left="840"/>
        <w:rPr>
          <w:sz w:val="24"/>
        </w:rPr>
      </w:pPr>
      <w:r w:rsidRPr="003913B2">
        <w:rPr>
          <w:sz w:val="24"/>
        </w:rPr>
        <w:t xml:space="preserve">void task1() </w:t>
      </w:r>
      <w:proofErr w:type="gramStart"/>
      <w:r w:rsidRPr="003913B2">
        <w:rPr>
          <w:sz w:val="24"/>
        </w:rPr>
        <w:t xml:space="preserve">{ </w:t>
      </w:r>
      <w:proofErr w:type="spellStart"/>
      <w:r w:rsidRPr="003913B2">
        <w:rPr>
          <w:sz w:val="24"/>
        </w:rPr>
        <w:t>printf</w:t>
      </w:r>
      <w:proofErr w:type="spellEnd"/>
      <w:proofErr w:type="gramEnd"/>
      <w:r w:rsidRPr="003913B2">
        <w:rPr>
          <w:sz w:val="24"/>
        </w:rPr>
        <w:t>("task1 is called!"); }</w:t>
      </w:r>
    </w:p>
    <w:p w14:paraId="4DCDE47B" w14:textId="77777777" w:rsidR="007C72BA" w:rsidRPr="003913B2" w:rsidRDefault="007C72BA" w:rsidP="007C72BA">
      <w:pPr>
        <w:snapToGrid w:val="0"/>
        <w:ind w:leftChars="400" w:left="840"/>
        <w:rPr>
          <w:sz w:val="24"/>
        </w:rPr>
      </w:pPr>
      <w:r w:rsidRPr="003913B2">
        <w:rPr>
          <w:sz w:val="24"/>
        </w:rPr>
        <w:t xml:space="preserve">void task2() </w:t>
      </w:r>
      <w:proofErr w:type="gramStart"/>
      <w:r w:rsidRPr="003913B2">
        <w:rPr>
          <w:sz w:val="24"/>
        </w:rPr>
        <w:t xml:space="preserve">{ </w:t>
      </w:r>
      <w:proofErr w:type="spellStart"/>
      <w:r w:rsidRPr="003913B2">
        <w:rPr>
          <w:sz w:val="24"/>
        </w:rPr>
        <w:t>printf</w:t>
      </w:r>
      <w:proofErr w:type="spellEnd"/>
      <w:proofErr w:type="gramEnd"/>
      <w:r w:rsidRPr="003913B2">
        <w:rPr>
          <w:sz w:val="24"/>
        </w:rPr>
        <w:t>("task2 is called!"); }</w:t>
      </w:r>
    </w:p>
    <w:p w14:paraId="6EC32463" w14:textId="77777777" w:rsidR="007C72BA" w:rsidRPr="003913B2" w:rsidRDefault="007C72BA" w:rsidP="007C72BA">
      <w:pPr>
        <w:snapToGrid w:val="0"/>
        <w:ind w:leftChars="400" w:left="840"/>
        <w:rPr>
          <w:sz w:val="24"/>
        </w:rPr>
      </w:pPr>
      <w:r w:rsidRPr="003913B2">
        <w:rPr>
          <w:sz w:val="24"/>
        </w:rPr>
        <w:t xml:space="preserve">void task3() </w:t>
      </w:r>
      <w:proofErr w:type="gramStart"/>
      <w:r w:rsidRPr="003913B2">
        <w:rPr>
          <w:sz w:val="24"/>
        </w:rPr>
        <w:t xml:space="preserve">{ </w:t>
      </w:r>
      <w:proofErr w:type="spellStart"/>
      <w:r w:rsidRPr="003913B2">
        <w:rPr>
          <w:sz w:val="24"/>
        </w:rPr>
        <w:t>printf</w:t>
      </w:r>
      <w:proofErr w:type="spellEnd"/>
      <w:proofErr w:type="gramEnd"/>
      <w:r w:rsidRPr="003913B2">
        <w:rPr>
          <w:sz w:val="24"/>
        </w:rPr>
        <w:t>("task3 is called!"); }</w:t>
      </w:r>
    </w:p>
    <w:p w14:paraId="4F57E4C6" w14:textId="77777777" w:rsidR="007C72BA" w:rsidRPr="003913B2" w:rsidRDefault="007C72BA" w:rsidP="007C72BA">
      <w:pPr>
        <w:snapToGrid w:val="0"/>
        <w:ind w:leftChars="400" w:left="840"/>
        <w:rPr>
          <w:sz w:val="24"/>
        </w:rPr>
      </w:pPr>
      <w:r w:rsidRPr="003913B2">
        <w:rPr>
          <w:sz w:val="24"/>
        </w:rPr>
        <w:t xml:space="preserve">void task4() </w:t>
      </w:r>
      <w:proofErr w:type="gramStart"/>
      <w:r w:rsidRPr="003913B2">
        <w:rPr>
          <w:sz w:val="24"/>
        </w:rPr>
        <w:t xml:space="preserve">{ </w:t>
      </w:r>
      <w:proofErr w:type="spellStart"/>
      <w:r w:rsidRPr="003913B2">
        <w:rPr>
          <w:sz w:val="24"/>
        </w:rPr>
        <w:t>printf</w:t>
      </w:r>
      <w:proofErr w:type="spellEnd"/>
      <w:proofErr w:type="gramEnd"/>
      <w:r w:rsidRPr="003913B2">
        <w:rPr>
          <w:sz w:val="24"/>
        </w:rPr>
        <w:t>("task4 is called!"); }</w:t>
      </w:r>
    </w:p>
    <w:p w14:paraId="79F04EAD" w14:textId="77777777" w:rsidR="007C72BA" w:rsidRPr="003913B2" w:rsidRDefault="007C72BA" w:rsidP="007C72BA">
      <w:pPr>
        <w:snapToGrid w:val="0"/>
        <w:ind w:leftChars="400" w:left="840"/>
        <w:rPr>
          <w:sz w:val="24"/>
        </w:rPr>
      </w:pPr>
      <w:r w:rsidRPr="003913B2">
        <w:rPr>
          <w:sz w:val="24"/>
        </w:rPr>
        <w:t xml:space="preserve">void task5() </w:t>
      </w:r>
      <w:proofErr w:type="gramStart"/>
      <w:r w:rsidRPr="003913B2">
        <w:rPr>
          <w:sz w:val="24"/>
        </w:rPr>
        <w:t xml:space="preserve">{ </w:t>
      </w:r>
      <w:proofErr w:type="spellStart"/>
      <w:r w:rsidRPr="003913B2">
        <w:rPr>
          <w:sz w:val="24"/>
        </w:rPr>
        <w:t>printf</w:t>
      </w:r>
      <w:proofErr w:type="spellEnd"/>
      <w:proofErr w:type="gramEnd"/>
      <w:r w:rsidRPr="003913B2">
        <w:rPr>
          <w:sz w:val="24"/>
        </w:rPr>
        <w:t>("task5 is called!"); }</w:t>
      </w:r>
    </w:p>
    <w:p w14:paraId="13073F62" w14:textId="77777777" w:rsidR="007C72BA" w:rsidRPr="003913B2" w:rsidRDefault="007C72BA" w:rsidP="007C72BA">
      <w:pPr>
        <w:snapToGrid w:val="0"/>
        <w:ind w:leftChars="400" w:left="840"/>
        <w:rPr>
          <w:sz w:val="24"/>
        </w:rPr>
      </w:pPr>
      <w:r w:rsidRPr="003913B2">
        <w:rPr>
          <w:sz w:val="24"/>
        </w:rPr>
        <w:t xml:space="preserve">void task6() </w:t>
      </w:r>
      <w:proofErr w:type="gramStart"/>
      <w:r w:rsidRPr="003913B2">
        <w:rPr>
          <w:sz w:val="24"/>
        </w:rPr>
        <w:t xml:space="preserve">{ </w:t>
      </w:r>
      <w:proofErr w:type="spellStart"/>
      <w:r w:rsidRPr="003913B2">
        <w:rPr>
          <w:sz w:val="24"/>
        </w:rPr>
        <w:t>printf</w:t>
      </w:r>
      <w:proofErr w:type="spellEnd"/>
      <w:proofErr w:type="gramEnd"/>
      <w:r w:rsidRPr="003913B2">
        <w:rPr>
          <w:sz w:val="24"/>
        </w:rPr>
        <w:t>("task6 is called!"); }</w:t>
      </w:r>
    </w:p>
    <w:p w14:paraId="181741E2" w14:textId="77777777" w:rsidR="007C72BA" w:rsidRPr="003913B2" w:rsidRDefault="007C72BA" w:rsidP="007C72BA">
      <w:pPr>
        <w:snapToGrid w:val="0"/>
        <w:ind w:leftChars="400" w:left="840"/>
        <w:rPr>
          <w:sz w:val="24"/>
        </w:rPr>
      </w:pPr>
      <w:r w:rsidRPr="003913B2">
        <w:rPr>
          <w:sz w:val="24"/>
        </w:rPr>
        <w:t xml:space="preserve">void task7() </w:t>
      </w:r>
      <w:proofErr w:type="gramStart"/>
      <w:r w:rsidRPr="003913B2">
        <w:rPr>
          <w:sz w:val="24"/>
        </w:rPr>
        <w:t xml:space="preserve">{ </w:t>
      </w:r>
      <w:proofErr w:type="spellStart"/>
      <w:r w:rsidRPr="003913B2">
        <w:rPr>
          <w:sz w:val="24"/>
        </w:rPr>
        <w:t>printf</w:t>
      </w:r>
      <w:proofErr w:type="spellEnd"/>
      <w:proofErr w:type="gramEnd"/>
      <w:r w:rsidRPr="003913B2">
        <w:rPr>
          <w:sz w:val="24"/>
        </w:rPr>
        <w:t>("task7 is called!"); }</w:t>
      </w:r>
    </w:p>
    <w:p w14:paraId="4F47462E" w14:textId="77777777" w:rsidR="007C72BA" w:rsidRPr="003913B2" w:rsidRDefault="007C72BA" w:rsidP="007C72BA">
      <w:pPr>
        <w:snapToGrid w:val="0"/>
        <w:ind w:leftChars="400" w:left="840"/>
        <w:rPr>
          <w:sz w:val="24"/>
        </w:rPr>
      </w:pPr>
      <w:r w:rsidRPr="003913B2">
        <w:rPr>
          <w:sz w:val="24"/>
        </w:rPr>
        <w:t xml:space="preserve">void </w:t>
      </w:r>
      <w:proofErr w:type="gramStart"/>
      <w:r w:rsidRPr="003913B2">
        <w:rPr>
          <w:sz w:val="24"/>
        </w:rPr>
        <w:t>scheduler(</w:t>
      </w:r>
      <w:proofErr w:type="gramEnd"/>
      <w:r w:rsidRPr="003913B2">
        <w:rPr>
          <w:sz w:val="24"/>
        </w:rPr>
        <w:t>);</w:t>
      </w:r>
    </w:p>
    <w:p w14:paraId="7C5C2CB2" w14:textId="77777777" w:rsidR="007C72BA" w:rsidRPr="003913B2" w:rsidRDefault="007C72BA" w:rsidP="007C72BA">
      <w:pPr>
        <w:snapToGrid w:val="0"/>
        <w:ind w:leftChars="400" w:left="840"/>
        <w:rPr>
          <w:sz w:val="24"/>
        </w:rPr>
      </w:pPr>
      <w:r w:rsidRPr="003913B2">
        <w:rPr>
          <w:sz w:val="24"/>
        </w:rPr>
        <w:t xml:space="preserve">void </w:t>
      </w:r>
      <w:proofErr w:type="gramStart"/>
      <w:r w:rsidRPr="003913B2">
        <w:rPr>
          <w:sz w:val="24"/>
        </w:rPr>
        <w:t>execute(</w:t>
      </w:r>
      <w:proofErr w:type="gramEnd"/>
      <w:r w:rsidRPr="003913B2">
        <w:rPr>
          <w:sz w:val="24"/>
        </w:rPr>
        <w:t>void (*fun[100])(), int n);</w:t>
      </w:r>
    </w:p>
    <w:p w14:paraId="772BAEA2" w14:textId="77777777" w:rsidR="007C72BA" w:rsidRPr="003913B2" w:rsidRDefault="007C72BA" w:rsidP="007C72BA">
      <w:pPr>
        <w:snapToGrid w:val="0"/>
        <w:ind w:leftChars="400" w:left="840"/>
        <w:rPr>
          <w:sz w:val="24"/>
        </w:rPr>
      </w:pPr>
      <w:r w:rsidRPr="003913B2">
        <w:rPr>
          <w:sz w:val="24"/>
        </w:rPr>
        <w:t>int main(void) {</w:t>
      </w:r>
    </w:p>
    <w:p w14:paraId="61D7745C" w14:textId="77777777" w:rsidR="007C72BA" w:rsidRPr="003913B2" w:rsidRDefault="007C72BA" w:rsidP="007C72BA">
      <w:pPr>
        <w:snapToGrid w:val="0"/>
        <w:ind w:leftChars="400" w:left="840"/>
        <w:rPr>
          <w:sz w:val="24"/>
        </w:rPr>
      </w:pPr>
      <w:r w:rsidRPr="003913B2">
        <w:rPr>
          <w:sz w:val="24"/>
        </w:rPr>
        <w:tab/>
      </w:r>
      <w:proofErr w:type="gramStart"/>
      <w:r w:rsidRPr="003913B2">
        <w:rPr>
          <w:sz w:val="24"/>
        </w:rPr>
        <w:t>scheduler(</w:t>
      </w:r>
      <w:proofErr w:type="gramEnd"/>
      <w:r w:rsidRPr="003913B2">
        <w:rPr>
          <w:sz w:val="24"/>
        </w:rPr>
        <w:t>);</w:t>
      </w:r>
    </w:p>
    <w:p w14:paraId="2197E2D6" w14:textId="77777777" w:rsidR="007C72BA" w:rsidRPr="003913B2" w:rsidRDefault="007C72BA" w:rsidP="007C72BA">
      <w:pPr>
        <w:snapToGrid w:val="0"/>
        <w:ind w:leftChars="400" w:left="840"/>
        <w:rPr>
          <w:sz w:val="24"/>
        </w:rPr>
      </w:pPr>
      <w:r w:rsidRPr="003913B2">
        <w:rPr>
          <w:sz w:val="24"/>
        </w:rPr>
        <w:tab/>
        <w:t>return 0;</w:t>
      </w:r>
    </w:p>
    <w:p w14:paraId="5AE5F76B" w14:textId="77777777" w:rsidR="007C72BA" w:rsidRPr="003913B2" w:rsidRDefault="007C72BA" w:rsidP="007C72BA">
      <w:pPr>
        <w:snapToGrid w:val="0"/>
        <w:ind w:leftChars="400" w:left="840"/>
        <w:rPr>
          <w:sz w:val="24"/>
        </w:rPr>
      </w:pPr>
      <w:r w:rsidRPr="003913B2">
        <w:rPr>
          <w:sz w:val="24"/>
        </w:rPr>
        <w:t>}</w:t>
      </w:r>
    </w:p>
    <w:p w14:paraId="4351AF3E" w14:textId="77777777" w:rsidR="007C72BA" w:rsidRPr="003913B2" w:rsidRDefault="007C72BA" w:rsidP="007C72BA">
      <w:pPr>
        <w:snapToGrid w:val="0"/>
        <w:ind w:leftChars="400" w:left="840"/>
        <w:rPr>
          <w:sz w:val="24"/>
        </w:rPr>
      </w:pPr>
    </w:p>
    <w:p w14:paraId="2FBCC287" w14:textId="77777777" w:rsidR="007C72BA" w:rsidRPr="003913B2" w:rsidRDefault="007C72BA" w:rsidP="007C72BA">
      <w:pPr>
        <w:snapToGrid w:val="0"/>
        <w:ind w:leftChars="400" w:left="840"/>
        <w:rPr>
          <w:sz w:val="24"/>
        </w:rPr>
      </w:pPr>
      <w:r w:rsidRPr="003913B2">
        <w:rPr>
          <w:sz w:val="24"/>
        </w:rPr>
        <w:t xml:space="preserve">void </w:t>
      </w:r>
      <w:proofErr w:type="gramStart"/>
      <w:r w:rsidRPr="003913B2">
        <w:rPr>
          <w:sz w:val="24"/>
        </w:rPr>
        <w:t>scheduler(</w:t>
      </w:r>
      <w:proofErr w:type="gramEnd"/>
      <w:r w:rsidRPr="003913B2">
        <w:rPr>
          <w:sz w:val="24"/>
        </w:rPr>
        <w:t>) {</w:t>
      </w:r>
    </w:p>
    <w:p w14:paraId="777F892F" w14:textId="77777777" w:rsidR="007C72BA" w:rsidRPr="003913B2" w:rsidRDefault="007C72BA" w:rsidP="007C72BA">
      <w:pPr>
        <w:snapToGrid w:val="0"/>
        <w:ind w:leftChars="400" w:left="840"/>
        <w:rPr>
          <w:sz w:val="24"/>
        </w:rPr>
      </w:pPr>
      <w:r w:rsidRPr="003913B2">
        <w:rPr>
          <w:sz w:val="24"/>
        </w:rPr>
        <w:tab/>
        <w:t xml:space="preserve">char </w:t>
      </w:r>
      <w:proofErr w:type="gramStart"/>
      <w:r w:rsidRPr="003913B2">
        <w:rPr>
          <w:sz w:val="24"/>
        </w:rPr>
        <w:t>str[</w:t>
      </w:r>
      <w:proofErr w:type="gramEnd"/>
      <w:r w:rsidRPr="003913B2">
        <w:rPr>
          <w:sz w:val="24"/>
        </w:rPr>
        <w:t>1][100];</w:t>
      </w:r>
    </w:p>
    <w:p w14:paraId="72BECF99" w14:textId="77777777" w:rsidR="007C72BA" w:rsidRPr="003913B2" w:rsidRDefault="007C72BA" w:rsidP="007C72BA">
      <w:pPr>
        <w:snapToGrid w:val="0"/>
        <w:ind w:leftChars="400" w:left="840"/>
        <w:rPr>
          <w:sz w:val="24"/>
        </w:rPr>
      </w:pPr>
      <w:r w:rsidRPr="003913B2">
        <w:rPr>
          <w:sz w:val="24"/>
        </w:rPr>
        <w:tab/>
        <w:t xml:space="preserve">int count = </w:t>
      </w:r>
      <w:proofErr w:type="gramStart"/>
      <w:r w:rsidRPr="003913B2">
        <w:rPr>
          <w:sz w:val="24"/>
        </w:rPr>
        <w:t>0,count</w:t>
      </w:r>
      <w:proofErr w:type="gramEnd"/>
      <w:r w:rsidRPr="003913B2">
        <w:rPr>
          <w:sz w:val="24"/>
        </w:rPr>
        <w:t>1=0;</w:t>
      </w:r>
    </w:p>
    <w:p w14:paraId="1D2F26C8" w14:textId="77777777" w:rsidR="007C72BA" w:rsidRPr="003913B2" w:rsidRDefault="007C72BA" w:rsidP="007C72BA">
      <w:pPr>
        <w:snapToGrid w:val="0"/>
        <w:ind w:leftChars="400" w:left="840"/>
        <w:rPr>
          <w:sz w:val="24"/>
        </w:rPr>
      </w:pPr>
      <w:r w:rsidRPr="003913B2">
        <w:rPr>
          <w:sz w:val="24"/>
        </w:rPr>
        <w:tab/>
        <w:t>void (*</w:t>
      </w:r>
      <w:proofErr w:type="gramStart"/>
      <w:r w:rsidRPr="003913B2">
        <w:rPr>
          <w:sz w:val="24"/>
        </w:rPr>
        <w:t>fun[</w:t>
      </w:r>
      <w:proofErr w:type="gramEnd"/>
      <w:r w:rsidRPr="003913B2">
        <w:rPr>
          <w:sz w:val="24"/>
        </w:rPr>
        <w:t>100])();</w:t>
      </w:r>
    </w:p>
    <w:p w14:paraId="34EF866C" w14:textId="77777777" w:rsidR="007C72BA" w:rsidRPr="003913B2" w:rsidRDefault="007C72BA" w:rsidP="007C72BA">
      <w:pPr>
        <w:snapToGrid w:val="0"/>
        <w:ind w:leftChars="400" w:left="840"/>
        <w:rPr>
          <w:sz w:val="24"/>
        </w:rPr>
      </w:pPr>
      <w:r w:rsidRPr="003913B2">
        <w:rPr>
          <w:sz w:val="24"/>
        </w:rPr>
        <w:tab/>
      </w:r>
      <w:proofErr w:type="spellStart"/>
      <w:proofErr w:type="gramStart"/>
      <w:r w:rsidRPr="003913B2">
        <w:rPr>
          <w:sz w:val="24"/>
        </w:rPr>
        <w:t>scanf</w:t>
      </w:r>
      <w:proofErr w:type="spellEnd"/>
      <w:r w:rsidRPr="003913B2">
        <w:rPr>
          <w:sz w:val="24"/>
        </w:rPr>
        <w:t>(</w:t>
      </w:r>
      <w:proofErr w:type="gramEnd"/>
      <w:r w:rsidRPr="003913B2">
        <w:rPr>
          <w:sz w:val="24"/>
        </w:rPr>
        <w:t>"%s", str[0]);</w:t>
      </w:r>
    </w:p>
    <w:p w14:paraId="6404A6D0" w14:textId="77777777" w:rsidR="007C72BA" w:rsidRPr="003913B2" w:rsidRDefault="007C72BA" w:rsidP="007C72BA">
      <w:pPr>
        <w:snapToGrid w:val="0"/>
        <w:ind w:leftChars="400" w:left="840"/>
        <w:rPr>
          <w:sz w:val="24"/>
        </w:rPr>
      </w:pPr>
      <w:r w:rsidRPr="003913B2">
        <w:rPr>
          <w:sz w:val="24"/>
        </w:rPr>
        <w:tab/>
        <w:t>do</w:t>
      </w:r>
    </w:p>
    <w:p w14:paraId="218061A4" w14:textId="77777777" w:rsidR="007C72BA" w:rsidRPr="003913B2" w:rsidRDefault="007C72BA" w:rsidP="007C72BA">
      <w:pPr>
        <w:snapToGrid w:val="0"/>
        <w:ind w:leftChars="400" w:left="840"/>
        <w:rPr>
          <w:sz w:val="24"/>
        </w:rPr>
      </w:pPr>
      <w:r w:rsidRPr="003913B2">
        <w:rPr>
          <w:sz w:val="24"/>
        </w:rPr>
        <w:tab/>
        <w:t>{</w:t>
      </w:r>
    </w:p>
    <w:p w14:paraId="552E8F84" w14:textId="77777777" w:rsidR="007C72BA" w:rsidRPr="003913B2" w:rsidRDefault="007C72BA" w:rsidP="007C72BA">
      <w:pPr>
        <w:snapToGrid w:val="0"/>
        <w:ind w:leftChars="400" w:left="840"/>
        <w:rPr>
          <w:sz w:val="24"/>
        </w:rPr>
      </w:pPr>
      <w:r w:rsidRPr="003913B2">
        <w:rPr>
          <w:sz w:val="24"/>
        </w:rPr>
        <w:lastRenderedPageBreak/>
        <w:tab/>
      </w:r>
      <w:r w:rsidRPr="003913B2">
        <w:rPr>
          <w:sz w:val="24"/>
        </w:rPr>
        <w:tab/>
        <w:t>switch (str[</w:t>
      </w:r>
      <w:proofErr w:type="gramStart"/>
      <w:r w:rsidRPr="003913B2">
        <w:rPr>
          <w:sz w:val="24"/>
        </w:rPr>
        <w:t>0][</w:t>
      </w:r>
      <w:proofErr w:type="gramEnd"/>
      <w:r w:rsidRPr="003913B2">
        <w:rPr>
          <w:sz w:val="24"/>
        </w:rPr>
        <w:t>count])</w:t>
      </w:r>
    </w:p>
    <w:p w14:paraId="7644AAF8" w14:textId="77777777" w:rsidR="007C72BA" w:rsidRPr="003913B2" w:rsidRDefault="007C72BA" w:rsidP="007C72BA">
      <w:pPr>
        <w:snapToGrid w:val="0"/>
        <w:ind w:leftChars="400" w:left="840"/>
        <w:rPr>
          <w:sz w:val="24"/>
        </w:rPr>
      </w:pPr>
      <w:r w:rsidRPr="003913B2">
        <w:rPr>
          <w:sz w:val="24"/>
        </w:rPr>
        <w:tab/>
      </w:r>
      <w:r w:rsidRPr="003913B2">
        <w:rPr>
          <w:sz w:val="24"/>
        </w:rPr>
        <w:tab/>
        <w:t>{</w:t>
      </w:r>
    </w:p>
    <w:p w14:paraId="435FDB23" w14:textId="77777777" w:rsidR="007C72BA" w:rsidRPr="003913B2" w:rsidRDefault="007C72BA" w:rsidP="007C72BA">
      <w:pPr>
        <w:snapToGrid w:val="0"/>
        <w:ind w:leftChars="400" w:left="840"/>
        <w:rPr>
          <w:sz w:val="24"/>
        </w:rPr>
      </w:pPr>
      <w:r w:rsidRPr="003913B2">
        <w:rPr>
          <w:sz w:val="24"/>
        </w:rPr>
        <w:tab/>
      </w:r>
      <w:r w:rsidRPr="003913B2">
        <w:rPr>
          <w:sz w:val="24"/>
        </w:rPr>
        <w:tab/>
        <w:t>case '0</w:t>
      </w:r>
      <w:proofErr w:type="gramStart"/>
      <w:r w:rsidRPr="003913B2">
        <w:rPr>
          <w:sz w:val="24"/>
        </w:rPr>
        <w:t>':fun</w:t>
      </w:r>
      <w:proofErr w:type="gramEnd"/>
      <w:r w:rsidRPr="003913B2">
        <w:rPr>
          <w:sz w:val="24"/>
        </w:rPr>
        <w:t>[count1] = task0; break;</w:t>
      </w:r>
    </w:p>
    <w:p w14:paraId="4F66AF0C" w14:textId="77777777" w:rsidR="007C72BA" w:rsidRPr="003913B2" w:rsidRDefault="007C72BA" w:rsidP="007C72BA">
      <w:pPr>
        <w:snapToGrid w:val="0"/>
        <w:ind w:leftChars="400" w:left="840"/>
        <w:rPr>
          <w:sz w:val="24"/>
        </w:rPr>
      </w:pPr>
      <w:r w:rsidRPr="003913B2">
        <w:rPr>
          <w:sz w:val="24"/>
        </w:rPr>
        <w:tab/>
      </w:r>
      <w:r w:rsidRPr="003913B2">
        <w:rPr>
          <w:sz w:val="24"/>
        </w:rPr>
        <w:tab/>
        <w:t>case '1</w:t>
      </w:r>
      <w:proofErr w:type="gramStart"/>
      <w:r w:rsidRPr="003913B2">
        <w:rPr>
          <w:sz w:val="24"/>
        </w:rPr>
        <w:t>':fun</w:t>
      </w:r>
      <w:proofErr w:type="gramEnd"/>
      <w:r w:rsidRPr="003913B2">
        <w:rPr>
          <w:sz w:val="24"/>
        </w:rPr>
        <w:t>[count1] = task1; break;</w:t>
      </w:r>
    </w:p>
    <w:p w14:paraId="31563754" w14:textId="77777777" w:rsidR="007C72BA" w:rsidRPr="003913B2" w:rsidRDefault="007C72BA" w:rsidP="007C72BA">
      <w:pPr>
        <w:snapToGrid w:val="0"/>
        <w:ind w:leftChars="400" w:left="840"/>
        <w:rPr>
          <w:sz w:val="24"/>
        </w:rPr>
      </w:pPr>
      <w:r w:rsidRPr="003913B2">
        <w:rPr>
          <w:sz w:val="24"/>
        </w:rPr>
        <w:tab/>
      </w:r>
      <w:r w:rsidRPr="003913B2">
        <w:rPr>
          <w:sz w:val="24"/>
        </w:rPr>
        <w:tab/>
        <w:t>case '2</w:t>
      </w:r>
      <w:proofErr w:type="gramStart"/>
      <w:r w:rsidRPr="003913B2">
        <w:rPr>
          <w:sz w:val="24"/>
        </w:rPr>
        <w:t>':fun</w:t>
      </w:r>
      <w:proofErr w:type="gramEnd"/>
      <w:r w:rsidRPr="003913B2">
        <w:rPr>
          <w:sz w:val="24"/>
        </w:rPr>
        <w:t>[count1] = task2; break;</w:t>
      </w:r>
    </w:p>
    <w:p w14:paraId="53954E6E" w14:textId="77777777" w:rsidR="007C72BA" w:rsidRPr="003913B2" w:rsidRDefault="007C72BA" w:rsidP="007C72BA">
      <w:pPr>
        <w:snapToGrid w:val="0"/>
        <w:ind w:leftChars="400" w:left="840"/>
        <w:rPr>
          <w:sz w:val="24"/>
        </w:rPr>
      </w:pPr>
      <w:r w:rsidRPr="003913B2">
        <w:rPr>
          <w:sz w:val="24"/>
        </w:rPr>
        <w:tab/>
      </w:r>
      <w:r w:rsidRPr="003913B2">
        <w:rPr>
          <w:sz w:val="24"/>
        </w:rPr>
        <w:tab/>
        <w:t>case '3</w:t>
      </w:r>
      <w:proofErr w:type="gramStart"/>
      <w:r w:rsidRPr="003913B2">
        <w:rPr>
          <w:sz w:val="24"/>
        </w:rPr>
        <w:t>':fun</w:t>
      </w:r>
      <w:proofErr w:type="gramEnd"/>
      <w:r w:rsidRPr="003913B2">
        <w:rPr>
          <w:sz w:val="24"/>
        </w:rPr>
        <w:t>[count1] = task3; break;</w:t>
      </w:r>
    </w:p>
    <w:p w14:paraId="21EEC5A7" w14:textId="77777777" w:rsidR="007C72BA" w:rsidRPr="003913B2" w:rsidRDefault="007C72BA" w:rsidP="007C72BA">
      <w:pPr>
        <w:snapToGrid w:val="0"/>
        <w:ind w:leftChars="400" w:left="840"/>
        <w:rPr>
          <w:sz w:val="24"/>
        </w:rPr>
      </w:pPr>
      <w:r w:rsidRPr="003913B2">
        <w:rPr>
          <w:sz w:val="24"/>
        </w:rPr>
        <w:tab/>
      </w:r>
      <w:r w:rsidRPr="003913B2">
        <w:rPr>
          <w:sz w:val="24"/>
        </w:rPr>
        <w:tab/>
        <w:t>case '4</w:t>
      </w:r>
      <w:proofErr w:type="gramStart"/>
      <w:r w:rsidRPr="003913B2">
        <w:rPr>
          <w:sz w:val="24"/>
        </w:rPr>
        <w:t>':fun</w:t>
      </w:r>
      <w:proofErr w:type="gramEnd"/>
      <w:r w:rsidRPr="003913B2">
        <w:rPr>
          <w:sz w:val="24"/>
        </w:rPr>
        <w:t>[count1] = task4; break;</w:t>
      </w:r>
    </w:p>
    <w:p w14:paraId="60215C87" w14:textId="77777777" w:rsidR="007C72BA" w:rsidRPr="003913B2" w:rsidRDefault="007C72BA" w:rsidP="007C72BA">
      <w:pPr>
        <w:snapToGrid w:val="0"/>
        <w:ind w:leftChars="400" w:left="840"/>
        <w:rPr>
          <w:sz w:val="24"/>
        </w:rPr>
      </w:pPr>
      <w:r w:rsidRPr="003913B2">
        <w:rPr>
          <w:sz w:val="24"/>
        </w:rPr>
        <w:tab/>
      </w:r>
      <w:r w:rsidRPr="003913B2">
        <w:rPr>
          <w:sz w:val="24"/>
        </w:rPr>
        <w:tab/>
        <w:t>case '5</w:t>
      </w:r>
      <w:proofErr w:type="gramStart"/>
      <w:r w:rsidRPr="003913B2">
        <w:rPr>
          <w:sz w:val="24"/>
        </w:rPr>
        <w:t>':fun</w:t>
      </w:r>
      <w:proofErr w:type="gramEnd"/>
      <w:r w:rsidRPr="003913B2">
        <w:rPr>
          <w:sz w:val="24"/>
        </w:rPr>
        <w:t>[count1] = task5; break;</w:t>
      </w:r>
    </w:p>
    <w:p w14:paraId="7AE77E1B" w14:textId="77777777" w:rsidR="007C72BA" w:rsidRPr="003913B2" w:rsidRDefault="007C72BA" w:rsidP="007C72BA">
      <w:pPr>
        <w:snapToGrid w:val="0"/>
        <w:ind w:leftChars="400" w:left="840"/>
        <w:rPr>
          <w:sz w:val="24"/>
        </w:rPr>
      </w:pPr>
      <w:r w:rsidRPr="003913B2">
        <w:rPr>
          <w:sz w:val="24"/>
        </w:rPr>
        <w:tab/>
      </w:r>
      <w:r w:rsidRPr="003913B2">
        <w:rPr>
          <w:sz w:val="24"/>
        </w:rPr>
        <w:tab/>
        <w:t>case '6</w:t>
      </w:r>
      <w:proofErr w:type="gramStart"/>
      <w:r w:rsidRPr="003913B2">
        <w:rPr>
          <w:sz w:val="24"/>
        </w:rPr>
        <w:t>':fun</w:t>
      </w:r>
      <w:proofErr w:type="gramEnd"/>
      <w:r w:rsidRPr="003913B2">
        <w:rPr>
          <w:sz w:val="24"/>
        </w:rPr>
        <w:t>[count1] = task6; break;</w:t>
      </w:r>
    </w:p>
    <w:p w14:paraId="1DDDD490" w14:textId="77777777" w:rsidR="007C72BA" w:rsidRPr="003913B2" w:rsidRDefault="007C72BA" w:rsidP="007C72BA">
      <w:pPr>
        <w:snapToGrid w:val="0"/>
        <w:ind w:leftChars="400" w:left="840"/>
        <w:rPr>
          <w:sz w:val="24"/>
        </w:rPr>
      </w:pPr>
      <w:r w:rsidRPr="003913B2">
        <w:rPr>
          <w:sz w:val="24"/>
        </w:rPr>
        <w:tab/>
      </w:r>
      <w:r w:rsidRPr="003913B2">
        <w:rPr>
          <w:sz w:val="24"/>
        </w:rPr>
        <w:tab/>
        <w:t>case '7</w:t>
      </w:r>
      <w:proofErr w:type="gramStart"/>
      <w:r w:rsidRPr="003913B2">
        <w:rPr>
          <w:sz w:val="24"/>
        </w:rPr>
        <w:t>':fun</w:t>
      </w:r>
      <w:proofErr w:type="gramEnd"/>
      <w:r w:rsidRPr="003913B2">
        <w:rPr>
          <w:sz w:val="24"/>
        </w:rPr>
        <w:t>[count1] = task7; break;</w:t>
      </w:r>
    </w:p>
    <w:p w14:paraId="62304A70" w14:textId="77777777" w:rsidR="007C72BA" w:rsidRPr="003913B2" w:rsidRDefault="007C72BA" w:rsidP="007C72BA">
      <w:pPr>
        <w:snapToGrid w:val="0"/>
        <w:ind w:leftChars="400" w:left="840"/>
        <w:rPr>
          <w:sz w:val="24"/>
        </w:rPr>
      </w:pPr>
      <w:r w:rsidRPr="003913B2">
        <w:rPr>
          <w:sz w:val="24"/>
        </w:rPr>
        <w:tab/>
      </w:r>
      <w:r w:rsidRPr="003913B2">
        <w:rPr>
          <w:sz w:val="24"/>
        </w:rPr>
        <w:tab/>
      </w:r>
      <w:proofErr w:type="gramStart"/>
      <w:r w:rsidRPr="003913B2">
        <w:rPr>
          <w:sz w:val="24"/>
        </w:rPr>
        <w:t>default:count</w:t>
      </w:r>
      <w:proofErr w:type="gramEnd"/>
      <w:r w:rsidRPr="003913B2">
        <w:rPr>
          <w:sz w:val="24"/>
        </w:rPr>
        <w:t>1--;</w:t>
      </w:r>
    </w:p>
    <w:p w14:paraId="71A49861" w14:textId="77777777" w:rsidR="007C72BA" w:rsidRPr="003913B2" w:rsidRDefault="007C72BA" w:rsidP="007C72BA">
      <w:pPr>
        <w:snapToGrid w:val="0"/>
        <w:ind w:leftChars="400" w:left="840"/>
        <w:rPr>
          <w:sz w:val="24"/>
        </w:rPr>
      </w:pPr>
      <w:r w:rsidRPr="003913B2">
        <w:rPr>
          <w:sz w:val="24"/>
        </w:rPr>
        <w:tab/>
      </w:r>
      <w:r w:rsidRPr="003913B2">
        <w:rPr>
          <w:sz w:val="24"/>
        </w:rPr>
        <w:tab/>
        <w:t>}</w:t>
      </w:r>
    </w:p>
    <w:p w14:paraId="5276BE71" w14:textId="77777777" w:rsidR="007C72BA" w:rsidRPr="003913B2" w:rsidRDefault="007C72BA" w:rsidP="007C72BA">
      <w:pPr>
        <w:snapToGrid w:val="0"/>
        <w:ind w:leftChars="400" w:left="840"/>
        <w:rPr>
          <w:sz w:val="24"/>
        </w:rPr>
      </w:pPr>
      <w:r w:rsidRPr="003913B2">
        <w:rPr>
          <w:sz w:val="24"/>
        </w:rPr>
        <w:tab/>
      </w:r>
      <w:r w:rsidRPr="003913B2">
        <w:rPr>
          <w:sz w:val="24"/>
        </w:rPr>
        <w:tab/>
        <w:t>count++;</w:t>
      </w:r>
    </w:p>
    <w:p w14:paraId="3074E2F9" w14:textId="77777777" w:rsidR="007C72BA" w:rsidRPr="003913B2" w:rsidRDefault="007C72BA" w:rsidP="007C72BA">
      <w:pPr>
        <w:snapToGrid w:val="0"/>
        <w:ind w:leftChars="400" w:left="840"/>
        <w:rPr>
          <w:sz w:val="24"/>
        </w:rPr>
      </w:pPr>
      <w:r w:rsidRPr="003913B2">
        <w:rPr>
          <w:sz w:val="24"/>
        </w:rPr>
        <w:tab/>
      </w:r>
      <w:r w:rsidRPr="003913B2">
        <w:rPr>
          <w:sz w:val="24"/>
        </w:rPr>
        <w:tab/>
        <w:t>count1++;</w:t>
      </w:r>
    </w:p>
    <w:p w14:paraId="0F342FD8" w14:textId="77777777" w:rsidR="007C72BA" w:rsidRPr="003913B2" w:rsidRDefault="007C72BA" w:rsidP="007C72BA">
      <w:pPr>
        <w:snapToGrid w:val="0"/>
        <w:ind w:leftChars="400" w:left="840"/>
        <w:rPr>
          <w:sz w:val="24"/>
        </w:rPr>
      </w:pPr>
      <w:r w:rsidRPr="003913B2">
        <w:rPr>
          <w:sz w:val="24"/>
        </w:rPr>
        <w:tab/>
        <w:t>} while (str[</w:t>
      </w:r>
      <w:proofErr w:type="gramStart"/>
      <w:r w:rsidRPr="003913B2">
        <w:rPr>
          <w:sz w:val="24"/>
        </w:rPr>
        <w:t>0][</w:t>
      </w:r>
      <w:proofErr w:type="gramEnd"/>
      <w:r w:rsidRPr="003913B2">
        <w:rPr>
          <w:sz w:val="24"/>
        </w:rPr>
        <w:t>count]);</w:t>
      </w:r>
    </w:p>
    <w:p w14:paraId="601C2C96" w14:textId="77777777" w:rsidR="007C72BA" w:rsidRPr="003913B2" w:rsidRDefault="007C72BA" w:rsidP="007C72BA">
      <w:pPr>
        <w:snapToGrid w:val="0"/>
        <w:ind w:leftChars="400" w:left="840"/>
        <w:rPr>
          <w:sz w:val="24"/>
        </w:rPr>
      </w:pPr>
      <w:r w:rsidRPr="003913B2">
        <w:rPr>
          <w:sz w:val="24"/>
        </w:rPr>
        <w:tab/>
      </w:r>
      <w:proofErr w:type="gramStart"/>
      <w:r w:rsidRPr="003913B2">
        <w:rPr>
          <w:sz w:val="24"/>
        </w:rPr>
        <w:t>execute(</w:t>
      </w:r>
      <w:proofErr w:type="gramEnd"/>
      <w:r w:rsidRPr="003913B2">
        <w:rPr>
          <w:sz w:val="24"/>
        </w:rPr>
        <w:t>fun, count1);</w:t>
      </w:r>
    </w:p>
    <w:p w14:paraId="33E75C65" w14:textId="77777777" w:rsidR="007C72BA" w:rsidRPr="003913B2" w:rsidRDefault="007C72BA" w:rsidP="007C72BA">
      <w:pPr>
        <w:snapToGrid w:val="0"/>
        <w:ind w:leftChars="400" w:left="840"/>
        <w:rPr>
          <w:sz w:val="24"/>
        </w:rPr>
      </w:pPr>
      <w:r w:rsidRPr="003913B2">
        <w:rPr>
          <w:sz w:val="24"/>
        </w:rPr>
        <w:t>}</w:t>
      </w:r>
    </w:p>
    <w:p w14:paraId="4DD069BB" w14:textId="77777777" w:rsidR="007C72BA" w:rsidRPr="003913B2" w:rsidRDefault="007C72BA" w:rsidP="007C72BA">
      <w:pPr>
        <w:snapToGrid w:val="0"/>
        <w:ind w:leftChars="400" w:left="840"/>
        <w:rPr>
          <w:sz w:val="24"/>
        </w:rPr>
      </w:pPr>
    </w:p>
    <w:p w14:paraId="4F74F902" w14:textId="77777777" w:rsidR="007C72BA" w:rsidRPr="003913B2" w:rsidRDefault="007C72BA" w:rsidP="007C72BA">
      <w:pPr>
        <w:snapToGrid w:val="0"/>
        <w:ind w:leftChars="400" w:left="840"/>
        <w:rPr>
          <w:sz w:val="24"/>
        </w:rPr>
      </w:pPr>
      <w:r w:rsidRPr="003913B2">
        <w:rPr>
          <w:sz w:val="24"/>
        </w:rPr>
        <w:t xml:space="preserve">void </w:t>
      </w:r>
      <w:proofErr w:type="gramStart"/>
      <w:r w:rsidRPr="003913B2">
        <w:rPr>
          <w:sz w:val="24"/>
        </w:rPr>
        <w:t>execute(</w:t>
      </w:r>
      <w:proofErr w:type="gramEnd"/>
      <w:r w:rsidRPr="003913B2">
        <w:rPr>
          <w:sz w:val="24"/>
        </w:rPr>
        <w:t>void (*fun[100])(), int n) {</w:t>
      </w:r>
    </w:p>
    <w:p w14:paraId="5581A5E8" w14:textId="77777777" w:rsidR="007C72BA" w:rsidRPr="003913B2" w:rsidRDefault="007C72BA" w:rsidP="007C72BA">
      <w:pPr>
        <w:snapToGrid w:val="0"/>
        <w:ind w:leftChars="400" w:left="840"/>
        <w:rPr>
          <w:sz w:val="24"/>
        </w:rPr>
      </w:pPr>
      <w:r w:rsidRPr="003913B2">
        <w:rPr>
          <w:sz w:val="24"/>
        </w:rPr>
        <w:tab/>
        <w:t xml:space="preserve">for (int </w:t>
      </w:r>
      <w:proofErr w:type="spellStart"/>
      <w:r w:rsidRPr="003913B2">
        <w:rPr>
          <w:sz w:val="24"/>
        </w:rPr>
        <w:t>i</w:t>
      </w:r>
      <w:proofErr w:type="spellEnd"/>
      <w:r w:rsidRPr="003913B2">
        <w:rPr>
          <w:sz w:val="24"/>
        </w:rPr>
        <w:t xml:space="preserve"> = 0; </w:t>
      </w:r>
      <w:proofErr w:type="spellStart"/>
      <w:r w:rsidRPr="003913B2">
        <w:rPr>
          <w:sz w:val="24"/>
        </w:rPr>
        <w:t>i</w:t>
      </w:r>
      <w:proofErr w:type="spellEnd"/>
      <w:r w:rsidRPr="003913B2">
        <w:rPr>
          <w:sz w:val="24"/>
        </w:rPr>
        <w:t xml:space="preserve"> &lt; n; </w:t>
      </w:r>
      <w:proofErr w:type="spellStart"/>
      <w:r w:rsidRPr="003913B2">
        <w:rPr>
          <w:sz w:val="24"/>
        </w:rPr>
        <w:t>i</w:t>
      </w:r>
      <w:proofErr w:type="spellEnd"/>
      <w:r w:rsidRPr="003913B2">
        <w:rPr>
          <w:sz w:val="24"/>
        </w:rPr>
        <w:t>++) {</w:t>
      </w:r>
    </w:p>
    <w:p w14:paraId="69C68980" w14:textId="77777777" w:rsidR="007C72BA" w:rsidRPr="003913B2" w:rsidRDefault="007C72BA" w:rsidP="007C72BA">
      <w:pPr>
        <w:snapToGrid w:val="0"/>
        <w:ind w:leftChars="400" w:left="840"/>
        <w:rPr>
          <w:sz w:val="24"/>
        </w:rPr>
      </w:pPr>
      <w:r w:rsidRPr="003913B2">
        <w:rPr>
          <w:sz w:val="24"/>
        </w:rPr>
        <w:tab/>
      </w:r>
      <w:r w:rsidRPr="003913B2">
        <w:rPr>
          <w:sz w:val="24"/>
        </w:rPr>
        <w:tab/>
        <w:t>fun[</w:t>
      </w:r>
      <w:proofErr w:type="spellStart"/>
      <w:r w:rsidRPr="003913B2">
        <w:rPr>
          <w:sz w:val="24"/>
        </w:rPr>
        <w:t>i</w:t>
      </w:r>
      <w:proofErr w:type="spellEnd"/>
      <w:proofErr w:type="gramStart"/>
      <w:r w:rsidRPr="003913B2">
        <w:rPr>
          <w:sz w:val="24"/>
        </w:rPr>
        <w:t>](</w:t>
      </w:r>
      <w:proofErr w:type="gramEnd"/>
      <w:r w:rsidRPr="003913B2">
        <w:rPr>
          <w:sz w:val="24"/>
        </w:rPr>
        <w:t>);</w:t>
      </w:r>
    </w:p>
    <w:p w14:paraId="0095D3A3" w14:textId="77777777" w:rsidR="007C72BA" w:rsidRPr="003913B2" w:rsidRDefault="007C72BA" w:rsidP="007C72BA">
      <w:pPr>
        <w:snapToGrid w:val="0"/>
        <w:ind w:leftChars="400" w:left="840"/>
        <w:rPr>
          <w:sz w:val="24"/>
        </w:rPr>
      </w:pPr>
      <w:r w:rsidRPr="003913B2">
        <w:rPr>
          <w:sz w:val="24"/>
        </w:rPr>
        <w:tab/>
      </w:r>
      <w:r w:rsidRPr="003913B2">
        <w:rPr>
          <w:sz w:val="24"/>
        </w:rPr>
        <w:tab/>
        <w:t>if(</w:t>
      </w:r>
      <w:proofErr w:type="spellStart"/>
      <w:proofErr w:type="gramStart"/>
      <w:r w:rsidRPr="003913B2">
        <w:rPr>
          <w:sz w:val="24"/>
        </w:rPr>
        <w:t>i</w:t>
      </w:r>
      <w:proofErr w:type="spellEnd"/>
      <w:r w:rsidRPr="003913B2">
        <w:rPr>
          <w:sz w:val="24"/>
        </w:rPr>
        <w:t>!=</w:t>
      </w:r>
      <w:proofErr w:type="gramEnd"/>
      <w:r w:rsidRPr="003913B2">
        <w:rPr>
          <w:sz w:val="24"/>
        </w:rPr>
        <w:t>n-1)</w:t>
      </w:r>
      <w:proofErr w:type="spellStart"/>
      <w:r w:rsidRPr="003913B2">
        <w:rPr>
          <w:sz w:val="24"/>
        </w:rPr>
        <w:t>printf</w:t>
      </w:r>
      <w:proofErr w:type="spellEnd"/>
      <w:r w:rsidRPr="003913B2">
        <w:rPr>
          <w:sz w:val="24"/>
        </w:rPr>
        <w:t>("\n");</w:t>
      </w:r>
    </w:p>
    <w:p w14:paraId="0EE4C96B" w14:textId="77777777" w:rsidR="007C72BA" w:rsidRPr="003913B2" w:rsidRDefault="007C72BA" w:rsidP="007C72BA">
      <w:pPr>
        <w:snapToGrid w:val="0"/>
        <w:ind w:leftChars="400" w:left="840"/>
        <w:rPr>
          <w:sz w:val="24"/>
        </w:rPr>
      </w:pPr>
      <w:r w:rsidRPr="003913B2">
        <w:rPr>
          <w:sz w:val="24"/>
        </w:rPr>
        <w:tab/>
        <w:t>}</w:t>
      </w:r>
    </w:p>
    <w:p w14:paraId="7A0FBFFF" w14:textId="77777777" w:rsidR="007C72BA" w:rsidRPr="003913B2" w:rsidRDefault="007C72BA" w:rsidP="007C72BA">
      <w:pPr>
        <w:snapToGrid w:val="0"/>
        <w:ind w:leftChars="400" w:left="840"/>
        <w:rPr>
          <w:sz w:val="24"/>
        </w:rPr>
      </w:pPr>
      <w:r w:rsidRPr="003913B2">
        <w:rPr>
          <w:sz w:val="24"/>
        </w:rPr>
        <w:t>}</w:t>
      </w:r>
    </w:p>
    <w:p w14:paraId="494592D5" w14:textId="77777777" w:rsidR="007C72BA" w:rsidRPr="003913B2" w:rsidRDefault="007C72BA" w:rsidP="007C72BA">
      <w:pPr>
        <w:snapToGrid w:val="0"/>
        <w:rPr>
          <w:sz w:val="24"/>
        </w:rPr>
      </w:pPr>
    </w:p>
    <w:p w14:paraId="0D1EDAE9" w14:textId="77777777" w:rsidR="007C72BA" w:rsidRPr="00885843" w:rsidRDefault="007C72BA" w:rsidP="007C72BA">
      <w:pPr>
        <w:snapToGrid w:val="0"/>
        <w:rPr>
          <w:sz w:val="24"/>
        </w:rPr>
      </w:pPr>
      <w:r w:rsidRPr="00885843">
        <w:rPr>
          <w:sz w:val="24"/>
        </w:rPr>
        <w:t>3</w:t>
      </w:r>
      <w:r w:rsidRPr="00885843">
        <w:rPr>
          <w:rFonts w:hAnsi="宋体"/>
          <w:sz w:val="24"/>
        </w:rPr>
        <w:t>）测试</w:t>
      </w:r>
    </w:p>
    <w:p w14:paraId="73C0D4D7" w14:textId="77777777" w:rsidR="007C72BA" w:rsidRDefault="007C72BA" w:rsidP="007C72BA">
      <w:pPr>
        <w:rPr>
          <w:sz w:val="24"/>
        </w:rPr>
      </w:pPr>
      <w:r w:rsidRPr="00885843">
        <w:rPr>
          <w:sz w:val="24"/>
        </w:rPr>
        <w:t xml:space="preserve">  </w:t>
      </w:r>
      <w:r w:rsidRPr="00885843">
        <w:rPr>
          <w:sz w:val="24"/>
        </w:rPr>
        <w:t>（</w:t>
      </w:r>
      <w:r w:rsidRPr="00885843">
        <w:rPr>
          <w:sz w:val="24"/>
        </w:rPr>
        <w:t>a</w:t>
      </w:r>
      <w:r w:rsidRPr="00885843">
        <w:rPr>
          <w:sz w:val="24"/>
        </w:rPr>
        <w:t>）</w:t>
      </w:r>
      <w:r w:rsidRPr="00885843">
        <w:rPr>
          <w:sz w:val="24"/>
        </w:rPr>
        <w:t xml:space="preserve"> </w:t>
      </w:r>
      <w:r w:rsidRPr="00885843">
        <w:rPr>
          <w:sz w:val="24"/>
        </w:rPr>
        <w:t>测试数据</w:t>
      </w:r>
      <w:proofErr w:type="gramStart"/>
      <w:r>
        <w:rPr>
          <w:rFonts w:hint="eastAsia"/>
          <w:sz w:val="24"/>
        </w:rPr>
        <w:t>一</w:t>
      </w:r>
      <w:proofErr w:type="gramEnd"/>
      <w:r w:rsidRPr="00885843">
        <w:rPr>
          <w:sz w:val="24"/>
        </w:rPr>
        <w:t>：</w:t>
      </w:r>
    </w:p>
    <w:p w14:paraId="47B21EC9" w14:textId="77777777" w:rsidR="007C72BA" w:rsidRDefault="007C72BA" w:rsidP="007C72BA">
      <w:pPr>
        <w:rPr>
          <w:sz w:val="24"/>
        </w:rPr>
      </w:pPr>
      <w:r>
        <w:rPr>
          <w:sz w:val="24"/>
        </w:rPr>
        <w:tab/>
      </w:r>
      <w:r>
        <w:rPr>
          <w:sz w:val="24"/>
        </w:rPr>
        <w:tab/>
        <w:t xml:space="preserve">   13607122</w:t>
      </w:r>
    </w:p>
    <w:p w14:paraId="1753E767" w14:textId="77777777" w:rsidR="007C72BA" w:rsidRDefault="007C72BA" w:rsidP="007C72BA">
      <w:pPr>
        <w:ind w:left="420" w:firstLineChars="200" w:firstLine="480"/>
        <w:rPr>
          <w:sz w:val="24"/>
        </w:rPr>
      </w:pPr>
      <w:r>
        <w:rPr>
          <w:rFonts w:hint="eastAsia"/>
          <w:sz w:val="24"/>
        </w:rPr>
        <w:t>测试数据二：</w:t>
      </w:r>
    </w:p>
    <w:p w14:paraId="08E120DB" w14:textId="77777777" w:rsidR="007C72BA" w:rsidRDefault="007C72BA" w:rsidP="007C72BA">
      <w:pPr>
        <w:ind w:firstLineChars="500" w:firstLine="1200"/>
        <w:rPr>
          <w:sz w:val="24"/>
        </w:rPr>
      </w:pPr>
      <w:r w:rsidRPr="00546BFE">
        <w:rPr>
          <w:sz w:val="24"/>
        </w:rPr>
        <w:t>6735643</w:t>
      </w:r>
    </w:p>
    <w:p w14:paraId="3FB61B25" w14:textId="77777777" w:rsidR="007C72BA" w:rsidRDefault="007C72BA" w:rsidP="007C72BA">
      <w:pPr>
        <w:ind w:firstLineChars="400" w:firstLine="960"/>
        <w:rPr>
          <w:sz w:val="24"/>
        </w:rPr>
      </w:pPr>
      <w:r>
        <w:rPr>
          <w:rFonts w:hint="eastAsia"/>
          <w:sz w:val="24"/>
        </w:rPr>
        <w:t>测试数据三：</w:t>
      </w:r>
    </w:p>
    <w:p w14:paraId="483C2D03" w14:textId="77777777" w:rsidR="007C72BA" w:rsidRDefault="007C72BA" w:rsidP="007C72BA">
      <w:pPr>
        <w:ind w:firstLineChars="500" w:firstLine="1200"/>
        <w:rPr>
          <w:sz w:val="24"/>
        </w:rPr>
      </w:pPr>
      <w:r>
        <w:rPr>
          <w:sz w:val="24"/>
        </w:rPr>
        <w:t>012345678</w:t>
      </w:r>
    </w:p>
    <w:p w14:paraId="4797AC5F" w14:textId="77777777" w:rsidR="007C72BA" w:rsidRPr="00885843" w:rsidRDefault="007C72BA" w:rsidP="007C72BA">
      <w:pPr>
        <w:rPr>
          <w:sz w:val="24"/>
        </w:rPr>
      </w:pPr>
      <w:r w:rsidRPr="00885843">
        <w:rPr>
          <w:sz w:val="24"/>
        </w:rPr>
        <w:t xml:space="preserve">  </w:t>
      </w:r>
      <w:r w:rsidRPr="00885843">
        <w:rPr>
          <w:sz w:val="24"/>
        </w:rPr>
        <w:t>（</w:t>
      </w:r>
      <w:r w:rsidRPr="00885843">
        <w:rPr>
          <w:sz w:val="24"/>
        </w:rPr>
        <w:t>b</w:t>
      </w:r>
      <w:r w:rsidRPr="00885843">
        <w:rPr>
          <w:sz w:val="24"/>
        </w:rPr>
        <w:t>）</w:t>
      </w:r>
      <w:r w:rsidRPr="00885843">
        <w:rPr>
          <w:sz w:val="24"/>
        </w:rPr>
        <w:t xml:space="preserve"> </w:t>
      </w:r>
      <w:r w:rsidRPr="00885843">
        <w:rPr>
          <w:sz w:val="24"/>
        </w:rPr>
        <w:t>对应测试</w:t>
      </w:r>
      <w:r>
        <w:rPr>
          <w:rFonts w:hint="eastAsia"/>
          <w:sz w:val="24"/>
        </w:rPr>
        <w:t>测试用例</w:t>
      </w:r>
      <w:r>
        <w:rPr>
          <w:rFonts w:hint="eastAsia"/>
          <w:sz w:val="24"/>
        </w:rPr>
        <w:t>1</w:t>
      </w:r>
      <w:r w:rsidRPr="00885843">
        <w:rPr>
          <w:sz w:val="24"/>
        </w:rPr>
        <w:t>的运行结果如图</w:t>
      </w:r>
      <w:r>
        <w:rPr>
          <w:sz w:val="24"/>
        </w:rPr>
        <w:t>6</w:t>
      </w:r>
      <w:r w:rsidRPr="00885843">
        <w:rPr>
          <w:sz w:val="24"/>
        </w:rPr>
        <w:t>-</w:t>
      </w:r>
      <w:r>
        <w:rPr>
          <w:sz w:val="24"/>
        </w:rPr>
        <w:t>8</w:t>
      </w:r>
      <w:r w:rsidRPr="00885843">
        <w:rPr>
          <w:sz w:val="24"/>
        </w:rPr>
        <w:t>所示。</w:t>
      </w:r>
    </w:p>
    <w:p w14:paraId="20BCA203" w14:textId="77777777" w:rsidR="007C72BA" w:rsidRPr="00885843" w:rsidRDefault="007C72BA" w:rsidP="007C72BA">
      <w:pPr>
        <w:jc w:val="center"/>
      </w:pPr>
      <w:r>
        <w:rPr>
          <w:noProof/>
        </w:rPr>
        <w:drawing>
          <wp:inline distT="0" distB="0" distL="0" distR="0" wp14:anchorId="7A1D1266" wp14:editId="4857B9B5">
            <wp:extent cx="1798476" cy="1447925"/>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798476" cy="1447925"/>
                    </a:xfrm>
                    <a:prstGeom prst="rect">
                      <a:avLst/>
                    </a:prstGeom>
                  </pic:spPr>
                </pic:pic>
              </a:graphicData>
            </a:graphic>
          </wp:inline>
        </w:drawing>
      </w:r>
    </w:p>
    <w:p w14:paraId="7FA01D56" w14:textId="77777777" w:rsidR="007C72BA" w:rsidRPr="00885843" w:rsidRDefault="007C72BA" w:rsidP="007C72BA">
      <w:pPr>
        <w:jc w:val="center"/>
        <w:rPr>
          <w:rFonts w:eastAsia="黑体"/>
          <w:sz w:val="24"/>
        </w:rPr>
      </w:pPr>
      <w:r w:rsidRPr="00885843">
        <w:rPr>
          <w:rFonts w:eastAsia="黑体"/>
          <w:sz w:val="24"/>
        </w:rPr>
        <w:t>图</w:t>
      </w:r>
      <w:r>
        <w:rPr>
          <w:rFonts w:eastAsia="黑体"/>
          <w:sz w:val="24"/>
        </w:rPr>
        <w:t>6</w:t>
      </w:r>
      <w:r w:rsidRPr="00885843">
        <w:rPr>
          <w:rFonts w:eastAsia="黑体"/>
          <w:sz w:val="24"/>
        </w:rPr>
        <w:t>-</w:t>
      </w:r>
      <w:r>
        <w:rPr>
          <w:rFonts w:eastAsia="黑体"/>
          <w:sz w:val="24"/>
        </w:rPr>
        <w:t>8</w:t>
      </w:r>
      <w:r w:rsidRPr="00885843">
        <w:rPr>
          <w:rFonts w:eastAsia="黑体"/>
          <w:sz w:val="24"/>
        </w:rPr>
        <w:t xml:space="preserve"> </w:t>
      </w:r>
      <w:r w:rsidRPr="00885843">
        <w:rPr>
          <w:rFonts w:eastAsia="黑体"/>
          <w:sz w:val="24"/>
        </w:rPr>
        <w:t>编程题</w:t>
      </w:r>
      <w:r>
        <w:rPr>
          <w:rFonts w:eastAsia="黑体"/>
          <w:sz w:val="24"/>
        </w:rPr>
        <w:t>5</w:t>
      </w:r>
      <w:r w:rsidRPr="00885843">
        <w:rPr>
          <w:rFonts w:eastAsia="黑体"/>
          <w:sz w:val="24"/>
        </w:rPr>
        <w:t>的测试用例</w:t>
      </w:r>
      <w:proofErr w:type="gramStart"/>
      <w:r w:rsidRPr="00885843">
        <w:rPr>
          <w:rFonts w:eastAsia="黑体"/>
          <w:sz w:val="24"/>
        </w:rPr>
        <w:t>一</w:t>
      </w:r>
      <w:proofErr w:type="gramEnd"/>
      <w:r w:rsidRPr="00885843">
        <w:rPr>
          <w:rFonts w:eastAsia="黑体"/>
          <w:sz w:val="24"/>
        </w:rPr>
        <w:t>的运行结果</w:t>
      </w:r>
    </w:p>
    <w:p w14:paraId="3C925AB0" w14:textId="77777777" w:rsidR="007C72BA" w:rsidRDefault="007C72BA" w:rsidP="007C72BA">
      <w:pPr>
        <w:snapToGrid w:val="0"/>
        <w:rPr>
          <w:noProof/>
        </w:rPr>
      </w:pPr>
    </w:p>
    <w:p w14:paraId="55ADE1E3" w14:textId="77777777" w:rsidR="007C72BA" w:rsidRDefault="007C72BA" w:rsidP="007C72BA">
      <w:pPr>
        <w:snapToGrid w:val="0"/>
        <w:spacing w:line="360" w:lineRule="auto"/>
        <w:ind w:firstLine="420"/>
        <w:jc w:val="left"/>
        <w:rPr>
          <w:sz w:val="24"/>
        </w:rPr>
      </w:pPr>
      <w:r w:rsidRPr="00885843">
        <w:rPr>
          <w:sz w:val="24"/>
        </w:rPr>
        <w:t>对应测试</w:t>
      </w:r>
      <w:r>
        <w:rPr>
          <w:rFonts w:hint="eastAsia"/>
          <w:sz w:val="24"/>
        </w:rPr>
        <w:t>测试用例</w:t>
      </w:r>
      <w:r>
        <w:rPr>
          <w:rFonts w:hint="eastAsia"/>
          <w:sz w:val="24"/>
        </w:rPr>
        <w:t>2</w:t>
      </w:r>
      <w:r w:rsidRPr="00885843">
        <w:rPr>
          <w:sz w:val="24"/>
        </w:rPr>
        <w:t>的运行结果如图</w:t>
      </w:r>
      <w:r>
        <w:rPr>
          <w:sz w:val="24"/>
        </w:rPr>
        <w:t>6</w:t>
      </w:r>
      <w:r w:rsidRPr="00885843">
        <w:rPr>
          <w:sz w:val="24"/>
        </w:rPr>
        <w:t>-</w:t>
      </w:r>
      <w:r>
        <w:rPr>
          <w:sz w:val="24"/>
        </w:rPr>
        <w:t>9</w:t>
      </w:r>
      <w:r w:rsidRPr="00885843">
        <w:rPr>
          <w:sz w:val="24"/>
        </w:rPr>
        <w:t>所示。</w:t>
      </w:r>
    </w:p>
    <w:p w14:paraId="0ABF940A" w14:textId="77777777" w:rsidR="007C72BA" w:rsidRDefault="007C72BA" w:rsidP="007C72BA">
      <w:pPr>
        <w:snapToGrid w:val="0"/>
        <w:spacing w:line="360" w:lineRule="auto"/>
        <w:jc w:val="left"/>
        <w:rPr>
          <w:sz w:val="24"/>
        </w:rPr>
      </w:pPr>
    </w:p>
    <w:p w14:paraId="729EFD8D" w14:textId="77777777" w:rsidR="007C72BA" w:rsidRPr="00885843" w:rsidRDefault="007C72BA" w:rsidP="007C72BA">
      <w:pPr>
        <w:snapToGrid w:val="0"/>
        <w:spacing w:line="360" w:lineRule="auto"/>
        <w:jc w:val="center"/>
      </w:pPr>
      <w:r>
        <w:rPr>
          <w:noProof/>
        </w:rPr>
        <w:lastRenderedPageBreak/>
        <w:drawing>
          <wp:inline distT="0" distB="0" distL="0" distR="0" wp14:anchorId="687C28E5" wp14:editId="7E39D8B7">
            <wp:extent cx="1889924" cy="1257409"/>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889924" cy="1257409"/>
                    </a:xfrm>
                    <a:prstGeom prst="rect">
                      <a:avLst/>
                    </a:prstGeom>
                  </pic:spPr>
                </pic:pic>
              </a:graphicData>
            </a:graphic>
          </wp:inline>
        </w:drawing>
      </w:r>
    </w:p>
    <w:p w14:paraId="5871F3B8" w14:textId="77777777" w:rsidR="007C72BA" w:rsidRDefault="007C72BA" w:rsidP="007C72BA">
      <w:pPr>
        <w:jc w:val="center"/>
        <w:rPr>
          <w:rFonts w:eastAsia="黑体"/>
          <w:sz w:val="24"/>
        </w:rPr>
      </w:pPr>
      <w:r w:rsidRPr="00885843">
        <w:rPr>
          <w:rFonts w:eastAsia="黑体"/>
          <w:sz w:val="24"/>
        </w:rPr>
        <w:t>图</w:t>
      </w:r>
      <w:r>
        <w:rPr>
          <w:rFonts w:eastAsia="黑体"/>
          <w:sz w:val="24"/>
        </w:rPr>
        <w:t>6</w:t>
      </w:r>
      <w:r w:rsidRPr="00885843">
        <w:rPr>
          <w:rFonts w:eastAsia="黑体"/>
          <w:sz w:val="24"/>
        </w:rPr>
        <w:t>-</w:t>
      </w:r>
      <w:r>
        <w:rPr>
          <w:rFonts w:eastAsia="黑体"/>
          <w:sz w:val="24"/>
        </w:rPr>
        <w:t>9</w:t>
      </w:r>
      <w:r w:rsidRPr="00885843">
        <w:rPr>
          <w:rFonts w:eastAsia="黑体"/>
          <w:sz w:val="24"/>
        </w:rPr>
        <w:t xml:space="preserve"> </w:t>
      </w:r>
      <w:r w:rsidRPr="00885843">
        <w:rPr>
          <w:rFonts w:eastAsia="黑体"/>
          <w:sz w:val="24"/>
        </w:rPr>
        <w:t>编程题</w:t>
      </w:r>
      <w:r>
        <w:rPr>
          <w:rFonts w:eastAsia="黑体"/>
          <w:sz w:val="24"/>
        </w:rPr>
        <w:t>5</w:t>
      </w:r>
      <w:r w:rsidRPr="00885843">
        <w:rPr>
          <w:rFonts w:eastAsia="黑体"/>
          <w:sz w:val="24"/>
        </w:rPr>
        <w:t>的测试用例二的运行结果</w:t>
      </w:r>
    </w:p>
    <w:p w14:paraId="269FD075" w14:textId="77777777" w:rsidR="007C72BA" w:rsidRPr="00885843" w:rsidRDefault="007C72BA" w:rsidP="007C72BA">
      <w:pPr>
        <w:rPr>
          <w:rFonts w:eastAsia="楷体_GB2312"/>
          <w:color w:val="FF0000"/>
        </w:rPr>
      </w:pPr>
    </w:p>
    <w:p w14:paraId="5C0CE095" w14:textId="77777777" w:rsidR="007C72BA" w:rsidRDefault="007C72BA" w:rsidP="007C72BA">
      <w:pPr>
        <w:snapToGrid w:val="0"/>
        <w:rPr>
          <w:sz w:val="24"/>
        </w:rPr>
      </w:pPr>
      <w:r>
        <w:rPr>
          <w:rFonts w:hint="eastAsia"/>
          <w:sz w:val="24"/>
        </w:rPr>
        <w:tab/>
      </w:r>
      <w:r w:rsidRPr="00885843">
        <w:rPr>
          <w:sz w:val="24"/>
        </w:rPr>
        <w:t>对应测试</w:t>
      </w:r>
      <w:r>
        <w:rPr>
          <w:rFonts w:hint="eastAsia"/>
          <w:sz w:val="24"/>
        </w:rPr>
        <w:t>测试用例</w:t>
      </w:r>
      <w:r>
        <w:rPr>
          <w:rFonts w:hint="eastAsia"/>
          <w:sz w:val="24"/>
        </w:rPr>
        <w:t>3</w:t>
      </w:r>
      <w:r w:rsidRPr="00885843">
        <w:rPr>
          <w:sz w:val="24"/>
        </w:rPr>
        <w:t>的运行结果如图</w:t>
      </w:r>
      <w:r>
        <w:rPr>
          <w:sz w:val="24"/>
        </w:rPr>
        <w:t>6-10</w:t>
      </w:r>
      <w:r w:rsidRPr="00885843">
        <w:rPr>
          <w:sz w:val="24"/>
        </w:rPr>
        <w:t>所示。</w:t>
      </w:r>
    </w:p>
    <w:p w14:paraId="7510AA4A" w14:textId="77777777" w:rsidR="007C72BA" w:rsidRDefault="007C72BA" w:rsidP="007C72BA">
      <w:pPr>
        <w:snapToGrid w:val="0"/>
        <w:rPr>
          <w:sz w:val="24"/>
        </w:rPr>
      </w:pPr>
    </w:p>
    <w:p w14:paraId="1B61C3E2" w14:textId="77777777" w:rsidR="007C72BA" w:rsidRPr="00885843" w:rsidRDefault="007C72BA" w:rsidP="007C72BA">
      <w:pPr>
        <w:snapToGrid w:val="0"/>
        <w:jc w:val="center"/>
      </w:pPr>
      <w:r>
        <w:rPr>
          <w:noProof/>
        </w:rPr>
        <w:drawing>
          <wp:inline distT="0" distB="0" distL="0" distR="0" wp14:anchorId="0C3BEA88" wp14:editId="71A1153B">
            <wp:extent cx="2019475" cy="1402202"/>
            <wp:effectExtent l="0" t="0" r="0" b="762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019475" cy="1402202"/>
                    </a:xfrm>
                    <a:prstGeom prst="rect">
                      <a:avLst/>
                    </a:prstGeom>
                  </pic:spPr>
                </pic:pic>
              </a:graphicData>
            </a:graphic>
          </wp:inline>
        </w:drawing>
      </w:r>
    </w:p>
    <w:p w14:paraId="10A47744" w14:textId="77777777" w:rsidR="007C72BA" w:rsidRPr="00885843" w:rsidRDefault="007C72BA" w:rsidP="007C72BA">
      <w:pPr>
        <w:snapToGrid w:val="0"/>
      </w:pPr>
    </w:p>
    <w:p w14:paraId="10802E18" w14:textId="77777777" w:rsidR="007C72BA" w:rsidRPr="00DF03C9" w:rsidRDefault="007C72BA" w:rsidP="007C72BA">
      <w:pPr>
        <w:jc w:val="center"/>
        <w:rPr>
          <w:rFonts w:eastAsia="黑体"/>
          <w:sz w:val="24"/>
        </w:rPr>
      </w:pPr>
      <w:r w:rsidRPr="00885843">
        <w:rPr>
          <w:rFonts w:eastAsia="黑体"/>
          <w:sz w:val="24"/>
        </w:rPr>
        <w:t>图</w:t>
      </w:r>
      <w:r>
        <w:rPr>
          <w:rFonts w:eastAsia="黑体"/>
          <w:sz w:val="24"/>
        </w:rPr>
        <w:t>6</w:t>
      </w:r>
      <w:r w:rsidRPr="00885843">
        <w:rPr>
          <w:rFonts w:eastAsia="黑体"/>
          <w:sz w:val="24"/>
        </w:rPr>
        <w:t>-</w:t>
      </w:r>
      <w:r>
        <w:rPr>
          <w:rFonts w:eastAsia="黑体"/>
          <w:sz w:val="24"/>
        </w:rPr>
        <w:t>10</w:t>
      </w:r>
      <w:r w:rsidRPr="00885843">
        <w:rPr>
          <w:rFonts w:eastAsia="黑体"/>
          <w:sz w:val="24"/>
        </w:rPr>
        <w:t xml:space="preserve"> </w:t>
      </w:r>
      <w:r w:rsidRPr="00885843">
        <w:rPr>
          <w:rFonts w:eastAsia="黑体"/>
          <w:sz w:val="24"/>
        </w:rPr>
        <w:t>编程题</w:t>
      </w:r>
      <w:r>
        <w:rPr>
          <w:rFonts w:eastAsia="黑体"/>
          <w:sz w:val="24"/>
        </w:rPr>
        <w:t>5</w:t>
      </w:r>
      <w:r w:rsidRPr="00885843">
        <w:rPr>
          <w:rFonts w:eastAsia="黑体"/>
          <w:sz w:val="24"/>
        </w:rPr>
        <w:t>的测试用例三的运行结果</w:t>
      </w:r>
    </w:p>
    <w:p w14:paraId="2074FFA6" w14:textId="77777777" w:rsidR="007C72BA" w:rsidRPr="00885843" w:rsidRDefault="007C72BA" w:rsidP="007C72BA">
      <w:pPr>
        <w:pStyle w:val="2"/>
        <w:rPr>
          <w:rFonts w:ascii="Times New Roman" w:eastAsiaTheme="majorEastAsia" w:hAnsi="Times New Roman"/>
          <w:sz w:val="28"/>
          <w:szCs w:val="28"/>
        </w:rPr>
      </w:pPr>
      <w:bookmarkStart w:id="36" w:name="_Toc91425387"/>
      <w:r>
        <w:rPr>
          <w:rFonts w:ascii="Times New Roman" w:eastAsiaTheme="majorEastAsia" w:hAnsi="Times New Roman"/>
          <w:sz w:val="28"/>
          <w:szCs w:val="28"/>
        </w:rPr>
        <w:t>6.</w:t>
      </w:r>
      <w:r>
        <w:rPr>
          <w:rFonts w:ascii="Times New Roman" w:eastAsiaTheme="majorEastAsia" w:hAnsi="Times New Roman" w:hint="eastAsia"/>
          <w:sz w:val="28"/>
          <w:szCs w:val="28"/>
        </w:rPr>
        <w:t>3</w:t>
      </w:r>
      <w:r w:rsidRPr="00885843">
        <w:rPr>
          <w:rFonts w:ascii="Times New Roman" w:eastAsiaTheme="majorEastAsia" w:hAnsi="Times New Roman"/>
          <w:sz w:val="28"/>
          <w:szCs w:val="28"/>
        </w:rPr>
        <w:t xml:space="preserve"> </w:t>
      </w:r>
      <w:r w:rsidRPr="00885843">
        <w:rPr>
          <w:rFonts w:ascii="Times New Roman" w:eastAsiaTheme="majorEastAsia" w:hAnsiTheme="majorEastAsia"/>
          <w:sz w:val="28"/>
          <w:szCs w:val="28"/>
        </w:rPr>
        <w:t>实验小结</w:t>
      </w:r>
      <w:bookmarkEnd w:id="36"/>
    </w:p>
    <w:p w14:paraId="43804E3C" w14:textId="77777777" w:rsidR="007C72BA" w:rsidRDefault="007C72BA" w:rsidP="007C72BA">
      <w:pPr>
        <w:snapToGrid w:val="0"/>
        <w:spacing w:line="360" w:lineRule="auto"/>
        <w:ind w:firstLine="432"/>
        <w:rPr>
          <w:sz w:val="24"/>
        </w:rPr>
      </w:pPr>
      <w:r w:rsidRPr="00944D53">
        <w:rPr>
          <w:rFonts w:hAnsi="宋体"/>
          <w:sz w:val="24"/>
        </w:rPr>
        <w:t>主要叙述实验过程中遇到的问题，如何解决的，通过分析、结果问题后的体会。</w:t>
      </w:r>
    </w:p>
    <w:p w14:paraId="2C461FDA" w14:textId="77777777" w:rsidR="007C72BA" w:rsidRPr="00E11B2C" w:rsidRDefault="007C72BA" w:rsidP="007C72BA">
      <w:pPr>
        <w:snapToGrid w:val="0"/>
        <w:spacing w:line="360" w:lineRule="auto"/>
        <w:ind w:firstLine="432"/>
        <w:rPr>
          <w:sz w:val="24"/>
        </w:rPr>
      </w:pPr>
      <w:r>
        <w:rPr>
          <w:rFonts w:hint="eastAsia"/>
          <w:sz w:val="24"/>
        </w:rPr>
        <w:t>在源程序完善和修改替换中，我知道了</w:t>
      </w:r>
      <w:proofErr w:type="spellStart"/>
      <w:r>
        <w:rPr>
          <w:rFonts w:hint="eastAsia"/>
          <w:sz w:val="24"/>
        </w:rPr>
        <w:t>s</w:t>
      </w:r>
      <w:r>
        <w:rPr>
          <w:sz w:val="24"/>
        </w:rPr>
        <w:t>trcpy</w:t>
      </w:r>
      <w:proofErr w:type="spellEnd"/>
      <w:r>
        <w:rPr>
          <w:rFonts w:hint="eastAsia"/>
          <w:sz w:val="24"/>
        </w:rPr>
        <w:t>、</w:t>
      </w:r>
      <w:proofErr w:type="spellStart"/>
      <w:r>
        <w:rPr>
          <w:rFonts w:hint="eastAsia"/>
          <w:sz w:val="24"/>
        </w:rPr>
        <w:t>s</w:t>
      </w:r>
      <w:r>
        <w:rPr>
          <w:sz w:val="24"/>
        </w:rPr>
        <w:t>trcmp</w:t>
      </w:r>
      <w:proofErr w:type="spellEnd"/>
      <w:proofErr w:type="gramStart"/>
      <w:r>
        <w:rPr>
          <w:rFonts w:hint="eastAsia"/>
          <w:sz w:val="24"/>
        </w:rPr>
        <w:t>等库函数</w:t>
      </w:r>
      <w:proofErr w:type="gramEnd"/>
      <w:r>
        <w:rPr>
          <w:rFonts w:hint="eastAsia"/>
          <w:sz w:val="24"/>
        </w:rPr>
        <w:t>的用法和作用，掌握了不用数组下标而使用二级指针表示数组和数组元素的方法，了解了函数指针的作用与用法，体会到了用函数指针数组表示多个函数的方便性；在编程题一中，我了解了向</w:t>
      </w:r>
      <w:r>
        <w:rPr>
          <w:rFonts w:hint="eastAsia"/>
          <w:sz w:val="24"/>
        </w:rPr>
        <w:t>m</w:t>
      </w:r>
      <w:r>
        <w:rPr>
          <w:sz w:val="24"/>
        </w:rPr>
        <w:t>ain</w:t>
      </w:r>
      <w:r>
        <w:rPr>
          <w:rFonts w:hint="eastAsia"/>
          <w:sz w:val="24"/>
        </w:rPr>
        <w:t>函数传递参数的方法；在编程题</w:t>
      </w:r>
      <w:r>
        <w:rPr>
          <w:rFonts w:hint="eastAsia"/>
          <w:sz w:val="24"/>
        </w:rPr>
        <w:t>5</w:t>
      </w:r>
      <w:r>
        <w:rPr>
          <w:sz w:val="24"/>
        </w:rPr>
        <w:t>中，我进一步巩固了函数指针和函数指针数组方面的知识。</w:t>
      </w:r>
    </w:p>
    <w:p w14:paraId="1940AFAF" w14:textId="77777777" w:rsidR="007C72BA" w:rsidRPr="00EE582A" w:rsidRDefault="007C72BA" w:rsidP="007C72BA"/>
    <w:p w14:paraId="005D8B16" w14:textId="61A09CF8" w:rsidR="007C72BA" w:rsidRPr="007C72BA" w:rsidRDefault="007C72BA">
      <w:pPr>
        <w:widowControl/>
        <w:jc w:val="left"/>
      </w:pPr>
    </w:p>
    <w:p w14:paraId="646C668D" w14:textId="499F17D8" w:rsidR="007C72BA" w:rsidRDefault="007C72BA">
      <w:pPr>
        <w:widowControl/>
        <w:jc w:val="left"/>
      </w:pPr>
    </w:p>
    <w:p w14:paraId="77629CD2" w14:textId="1D271EF3" w:rsidR="007C72BA" w:rsidRDefault="007C72BA">
      <w:pPr>
        <w:widowControl/>
        <w:jc w:val="left"/>
      </w:pPr>
    </w:p>
    <w:p w14:paraId="00DB1118" w14:textId="6485E613" w:rsidR="007C72BA" w:rsidRDefault="007C72BA">
      <w:pPr>
        <w:widowControl/>
        <w:jc w:val="left"/>
      </w:pPr>
    </w:p>
    <w:p w14:paraId="7FD851F9" w14:textId="0324FDF4" w:rsidR="007C72BA" w:rsidRDefault="007C72BA">
      <w:pPr>
        <w:widowControl/>
        <w:jc w:val="left"/>
      </w:pPr>
    </w:p>
    <w:p w14:paraId="3D2F1AD6" w14:textId="59C89402" w:rsidR="007C72BA" w:rsidRDefault="007C72BA">
      <w:pPr>
        <w:widowControl/>
        <w:jc w:val="left"/>
      </w:pPr>
    </w:p>
    <w:p w14:paraId="7EE2EC96" w14:textId="126F6DC8" w:rsidR="007C72BA" w:rsidRDefault="007C72BA">
      <w:pPr>
        <w:widowControl/>
        <w:jc w:val="left"/>
      </w:pPr>
    </w:p>
    <w:p w14:paraId="57D346EE" w14:textId="3B6A3350" w:rsidR="007C72BA" w:rsidRDefault="007C72BA">
      <w:pPr>
        <w:widowControl/>
        <w:jc w:val="left"/>
      </w:pPr>
    </w:p>
    <w:p w14:paraId="58F49E4F" w14:textId="2E805690" w:rsidR="007C72BA" w:rsidRDefault="007C72BA">
      <w:pPr>
        <w:widowControl/>
        <w:jc w:val="left"/>
      </w:pPr>
    </w:p>
    <w:p w14:paraId="1FCB1608" w14:textId="6150ABD9" w:rsidR="00E43FE5" w:rsidRDefault="00E43FE5" w:rsidP="00E43FE5">
      <w:pPr>
        <w:pStyle w:val="TOC1"/>
        <w:tabs>
          <w:tab w:val="right" w:leader="dot" w:pos="8296"/>
        </w:tabs>
      </w:pPr>
    </w:p>
    <w:p w14:paraId="6EA3FE49" w14:textId="72DA19DA" w:rsidR="007C72BA" w:rsidRPr="00885843" w:rsidRDefault="007C72BA" w:rsidP="007C72BA">
      <w:pPr>
        <w:pStyle w:val="1"/>
        <w:jc w:val="center"/>
        <w:rPr>
          <w:rFonts w:eastAsia="黑体"/>
          <w:kern w:val="0"/>
          <w:sz w:val="36"/>
          <w:szCs w:val="36"/>
        </w:rPr>
      </w:pPr>
      <w:r>
        <w:lastRenderedPageBreak/>
        <w:t xml:space="preserve"> </w:t>
      </w:r>
      <w:bookmarkStart w:id="37" w:name="_Toc91425388"/>
      <w:r>
        <w:rPr>
          <w:rFonts w:eastAsia="黑体"/>
          <w:kern w:val="0"/>
          <w:sz w:val="36"/>
          <w:szCs w:val="36"/>
        </w:rPr>
        <w:t>7</w:t>
      </w:r>
      <w:r w:rsidRPr="00885843">
        <w:rPr>
          <w:rFonts w:eastAsia="黑体"/>
          <w:kern w:val="0"/>
          <w:sz w:val="36"/>
          <w:szCs w:val="36"/>
        </w:rPr>
        <w:t xml:space="preserve">  </w:t>
      </w:r>
      <w:r>
        <w:rPr>
          <w:rFonts w:eastAsia="黑体" w:hint="eastAsia"/>
          <w:kern w:val="0"/>
          <w:sz w:val="36"/>
          <w:szCs w:val="36"/>
        </w:rPr>
        <w:t>结构与联合试验</w:t>
      </w:r>
      <w:bookmarkEnd w:id="37"/>
    </w:p>
    <w:p w14:paraId="245F30F4" w14:textId="77777777" w:rsidR="007C72BA" w:rsidRPr="009A3DD7" w:rsidRDefault="007C72BA" w:rsidP="007C72BA">
      <w:pPr>
        <w:spacing w:beforeLines="50" w:before="156"/>
        <w:ind w:leftChars="-67" w:left="-141"/>
        <w:jc w:val="left"/>
        <w:outlineLvl w:val="1"/>
        <w:rPr>
          <w:rFonts w:eastAsia="黑体"/>
          <w:b/>
          <w:bCs/>
          <w:sz w:val="28"/>
          <w:szCs w:val="32"/>
        </w:rPr>
      </w:pPr>
      <w:bookmarkStart w:id="38" w:name="_Toc91425389"/>
      <w:r>
        <w:rPr>
          <w:rFonts w:eastAsia="黑体"/>
          <w:b/>
          <w:bCs/>
          <w:sz w:val="28"/>
          <w:szCs w:val="32"/>
        </w:rPr>
        <w:t>7</w:t>
      </w:r>
      <w:r w:rsidRPr="009A3DD7">
        <w:rPr>
          <w:rFonts w:eastAsia="黑体" w:hint="eastAsia"/>
          <w:b/>
          <w:bCs/>
          <w:sz w:val="28"/>
          <w:szCs w:val="32"/>
        </w:rPr>
        <w:t>.1</w:t>
      </w:r>
      <w:r w:rsidRPr="009A3DD7">
        <w:rPr>
          <w:rFonts w:eastAsia="黑体" w:hint="eastAsia"/>
          <w:b/>
          <w:bCs/>
          <w:sz w:val="28"/>
          <w:szCs w:val="32"/>
        </w:rPr>
        <w:t>实验目的</w:t>
      </w:r>
      <w:bookmarkEnd w:id="38"/>
    </w:p>
    <w:p w14:paraId="72E5D2FC" w14:textId="77777777" w:rsidR="007C72BA" w:rsidRPr="00131223" w:rsidRDefault="007C72BA" w:rsidP="007C72BA">
      <w:pPr>
        <w:spacing w:line="360" w:lineRule="auto"/>
        <w:rPr>
          <w:rFonts w:ascii="宋体" w:hAnsi="宋体"/>
          <w:sz w:val="24"/>
        </w:rPr>
      </w:pPr>
      <w:r w:rsidRPr="00131223">
        <w:rPr>
          <w:rFonts w:ascii="宋体" w:hAnsi="宋体" w:hint="eastAsia"/>
          <w:sz w:val="24"/>
        </w:rPr>
        <w:t>1．通过实验，熟悉和掌握结构的说明和引用、结构的指针、结构数组、以及函数中使用结构的方法。</w:t>
      </w:r>
    </w:p>
    <w:p w14:paraId="75DBFF49" w14:textId="77777777" w:rsidR="007C72BA" w:rsidRPr="00131223" w:rsidRDefault="007C72BA" w:rsidP="007C72BA">
      <w:pPr>
        <w:spacing w:line="360" w:lineRule="auto"/>
        <w:rPr>
          <w:rFonts w:ascii="宋体" w:hAnsi="宋体"/>
          <w:sz w:val="24"/>
        </w:rPr>
      </w:pPr>
      <w:r w:rsidRPr="00131223">
        <w:rPr>
          <w:rFonts w:ascii="宋体" w:hAnsi="宋体" w:hint="eastAsia"/>
          <w:sz w:val="24"/>
        </w:rPr>
        <w:t>2．通过实验，掌握动态储存分配函数的用法，掌握自引用结构，单向链表的创建、遍历、结点的增删、查找等操作。</w:t>
      </w:r>
    </w:p>
    <w:p w14:paraId="13DD8989" w14:textId="77777777" w:rsidR="007C72BA" w:rsidRPr="00131223" w:rsidRDefault="007C72BA" w:rsidP="007C72BA">
      <w:pPr>
        <w:spacing w:line="360" w:lineRule="auto"/>
        <w:rPr>
          <w:rFonts w:ascii="宋体" w:hAnsi="宋体"/>
          <w:sz w:val="24"/>
        </w:rPr>
      </w:pPr>
      <w:r w:rsidRPr="00131223">
        <w:rPr>
          <w:rFonts w:ascii="宋体" w:hAnsi="宋体" w:hint="eastAsia"/>
          <w:sz w:val="24"/>
        </w:rPr>
        <w:t>3．了解字段结构和联合的用法。</w:t>
      </w:r>
    </w:p>
    <w:p w14:paraId="34F2038B" w14:textId="77777777" w:rsidR="007C72BA" w:rsidRPr="00885843" w:rsidRDefault="007C72BA" w:rsidP="007C72BA">
      <w:pPr>
        <w:pStyle w:val="2"/>
        <w:spacing w:beforeLines="50" w:before="156" w:afterLines="50" w:after="156"/>
        <w:rPr>
          <w:rFonts w:ascii="Times New Roman" w:hAnsi="Times New Roman"/>
          <w:sz w:val="28"/>
          <w:szCs w:val="28"/>
        </w:rPr>
      </w:pPr>
      <w:bookmarkStart w:id="39" w:name="_Toc91425390"/>
      <w:r>
        <w:rPr>
          <w:rFonts w:ascii="Times New Roman" w:hAnsi="Times New Roman"/>
          <w:sz w:val="28"/>
          <w:szCs w:val="28"/>
        </w:rPr>
        <w:t>7</w:t>
      </w:r>
      <w:r w:rsidRPr="00885843">
        <w:rPr>
          <w:rFonts w:ascii="Times New Roman" w:eastAsiaTheme="minorEastAsia" w:hAnsi="Times New Roman"/>
          <w:sz w:val="28"/>
          <w:szCs w:val="28"/>
        </w:rPr>
        <w:t xml:space="preserve">.2 </w:t>
      </w:r>
      <w:r w:rsidRPr="00885843">
        <w:rPr>
          <w:rFonts w:ascii="Times New Roman" w:eastAsiaTheme="minorEastAsia" w:hAnsiTheme="minorEastAsia"/>
          <w:sz w:val="28"/>
          <w:szCs w:val="28"/>
        </w:rPr>
        <w:t>实验内容</w:t>
      </w:r>
      <w:bookmarkEnd w:id="39"/>
    </w:p>
    <w:p w14:paraId="437EBCDE" w14:textId="77777777" w:rsidR="007C72BA" w:rsidRPr="00885843" w:rsidRDefault="007C72BA" w:rsidP="007C72BA">
      <w:pPr>
        <w:snapToGrid w:val="0"/>
        <w:spacing w:afterLines="25" w:after="78"/>
        <w:rPr>
          <w:color w:val="FF0000"/>
          <w:sz w:val="24"/>
        </w:rPr>
      </w:pPr>
      <w:r>
        <w:rPr>
          <w:b/>
          <w:sz w:val="24"/>
        </w:rPr>
        <w:t>7</w:t>
      </w:r>
      <w:r w:rsidRPr="00885843">
        <w:rPr>
          <w:b/>
          <w:sz w:val="24"/>
        </w:rPr>
        <w:t xml:space="preserve">.2.1  </w:t>
      </w:r>
      <w:r>
        <w:rPr>
          <w:rFonts w:hAnsi="宋体" w:hint="eastAsia"/>
          <w:b/>
          <w:sz w:val="24"/>
        </w:rPr>
        <w:t>表达式求值的程序验证题</w:t>
      </w:r>
      <w:r w:rsidRPr="00885843">
        <w:rPr>
          <w:b/>
          <w:sz w:val="24"/>
        </w:rPr>
        <w:t xml:space="preserve"> </w:t>
      </w:r>
    </w:p>
    <w:p w14:paraId="70207486" w14:textId="77777777" w:rsidR="007C72BA" w:rsidRPr="00873DCF" w:rsidRDefault="007C72BA" w:rsidP="007C72BA">
      <w:pPr>
        <w:rPr>
          <w:rFonts w:ascii="宋体" w:hAnsi="宋体"/>
          <w:bCs/>
          <w:sz w:val="24"/>
          <w:lang w:val="pt-BR"/>
        </w:rPr>
      </w:pPr>
      <w:r w:rsidRPr="00873DCF">
        <w:rPr>
          <w:rFonts w:ascii="宋体" w:hAnsi="宋体" w:hint="eastAsia"/>
          <w:sz w:val="24"/>
        </w:rPr>
        <w:t>设有说明：</w:t>
      </w:r>
    </w:p>
    <w:p w14:paraId="28233DC1" w14:textId="77777777" w:rsidR="007C72BA" w:rsidRPr="00873DCF" w:rsidRDefault="007C72BA" w:rsidP="007C72BA">
      <w:pPr>
        <w:ind w:firstLine="420"/>
        <w:rPr>
          <w:rFonts w:ascii="宋体" w:hAnsi="宋体"/>
          <w:bCs/>
          <w:sz w:val="24"/>
          <w:lang w:val="pt-BR"/>
        </w:rPr>
      </w:pPr>
      <w:r w:rsidRPr="00873DCF">
        <w:rPr>
          <w:rFonts w:ascii="宋体" w:hAnsi="宋体"/>
          <w:bCs/>
          <w:sz w:val="24"/>
          <w:lang w:val="pt-BR"/>
        </w:rPr>
        <w:t>char u[]="</w:t>
      </w:r>
      <w:r w:rsidRPr="00873DCF">
        <w:rPr>
          <w:rFonts w:ascii="宋体" w:hAnsi="宋体" w:hint="eastAsia"/>
          <w:bCs/>
          <w:sz w:val="24"/>
          <w:lang w:val="pt-BR"/>
        </w:rPr>
        <w:t>UVWXYZ</w:t>
      </w:r>
      <w:r w:rsidRPr="00873DCF">
        <w:rPr>
          <w:rFonts w:ascii="宋体" w:hAnsi="宋体"/>
          <w:bCs/>
          <w:sz w:val="24"/>
          <w:lang w:val="pt-BR"/>
        </w:rPr>
        <w:t>";</w:t>
      </w:r>
    </w:p>
    <w:p w14:paraId="6B04DF5D" w14:textId="77777777" w:rsidR="007C72BA" w:rsidRPr="00873DCF" w:rsidRDefault="007C72BA" w:rsidP="007C72BA">
      <w:pPr>
        <w:ind w:firstLine="420"/>
        <w:rPr>
          <w:rFonts w:ascii="宋体" w:hAnsi="宋体"/>
          <w:bCs/>
          <w:sz w:val="24"/>
          <w:lang w:val="pt-BR"/>
        </w:rPr>
      </w:pPr>
      <w:r w:rsidRPr="00873DCF">
        <w:rPr>
          <w:rFonts w:ascii="宋体" w:hAnsi="宋体"/>
          <w:bCs/>
          <w:sz w:val="24"/>
          <w:lang w:val="pt-BR"/>
        </w:rPr>
        <w:t>char v[]="xyz";</w:t>
      </w:r>
    </w:p>
    <w:p w14:paraId="34F9F337" w14:textId="77777777" w:rsidR="007C72BA" w:rsidRPr="00873DCF" w:rsidRDefault="007C72BA" w:rsidP="007C72BA">
      <w:pPr>
        <w:ind w:firstLine="420"/>
        <w:rPr>
          <w:rFonts w:ascii="宋体" w:hAnsi="宋体"/>
          <w:bCs/>
          <w:sz w:val="24"/>
        </w:rPr>
      </w:pPr>
      <w:r w:rsidRPr="00873DCF">
        <w:rPr>
          <w:rFonts w:ascii="宋体" w:hAnsi="宋体"/>
          <w:bCs/>
          <w:sz w:val="24"/>
        </w:rPr>
        <w:t xml:space="preserve">struct </w:t>
      </w:r>
      <w:proofErr w:type="gramStart"/>
      <w:r w:rsidRPr="00873DCF">
        <w:rPr>
          <w:rFonts w:ascii="宋体" w:hAnsi="宋体"/>
          <w:bCs/>
          <w:sz w:val="24"/>
        </w:rPr>
        <w:t>T{</w:t>
      </w:r>
      <w:proofErr w:type="gramEnd"/>
    </w:p>
    <w:p w14:paraId="73F44557" w14:textId="77777777" w:rsidR="007C72BA" w:rsidRPr="00873DCF" w:rsidRDefault="007C72BA" w:rsidP="007C72BA">
      <w:pPr>
        <w:ind w:firstLine="420"/>
        <w:rPr>
          <w:rFonts w:ascii="宋体" w:hAnsi="宋体"/>
          <w:bCs/>
          <w:sz w:val="24"/>
        </w:rPr>
      </w:pPr>
      <w:r w:rsidRPr="00873DCF">
        <w:rPr>
          <w:rFonts w:ascii="宋体" w:hAnsi="宋体"/>
          <w:bCs/>
          <w:sz w:val="24"/>
        </w:rPr>
        <w:tab/>
        <w:t>int x;</w:t>
      </w:r>
    </w:p>
    <w:p w14:paraId="7D151BEE" w14:textId="77777777" w:rsidR="007C72BA" w:rsidRPr="00873DCF" w:rsidRDefault="007C72BA" w:rsidP="007C72BA">
      <w:pPr>
        <w:ind w:firstLine="420"/>
        <w:rPr>
          <w:rFonts w:ascii="宋体" w:hAnsi="宋体"/>
          <w:bCs/>
          <w:sz w:val="24"/>
        </w:rPr>
      </w:pPr>
      <w:r w:rsidRPr="00873DCF">
        <w:rPr>
          <w:rFonts w:ascii="宋体" w:hAnsi="宋体"/>
          <w:bCs/>
          <w:sz w:val="24"/>
        </w:rPr>
        <w:tab/>
        <w:t>char c;</w:t>
      </w:r>
    </w:p>
    <w:p w14:paraId="2DDD6715" w14:textId="77777777" w:rsidR="007C72BA" w:rsidRPr="00873DCF" w:rsidRDefault="007C72BA" w:rsidP="007C72BA">
      <w:pPr>
        <w:ind w:firstLine="420"/>
        <w:rPr>
          <w:rFonts w:ascii="宋体" w:hAnsi="宋体"/>
          <w:bCs/>
          <w:sz w:val="24"/>
        </w:rPr>
      </w:pPr>
      <w:r w:rsidRPr="00873DCF">
        <w:rPr>
          <w:rFonts w:ascii="宋体" w:hAnsi="宋体"/>
          <w:bCs/>
          <w:sz w:val="24"/>
        </w:rPr>
        <w:tab/>
        <w:t>char *t;</w:t>
      </w:r>
    </w:p>
    <w:p w14:paraId="21C86094" w14:textId="77777777" w:rsidR="007C72BA" w:rsidRPr="00873DCF" w:rsidRDefault="007C72BA" w:rsidP="007C72BA">
      <w:pPr>
        <w:autoSpaceDE w:val="0"/>
        <w:autoSpaceDN w:val="0"/>
        <w:adjustRightInd w:val="0"/>
        <w:ind w:firstLine="420"/>
        <w:jc w:val="left"/>
        <w:rPr>
          <w:rFonts w:ascii="宋体" w:hAnsi="宋体"/>
          <w:bCs/>
          <w:sz w:val="24"/>
        </w:rPr>
      </w:pPr>
      <w:r w:rsidRPr="00873DCF">
        <w:rPr>
          <w:rFonts w:ascii="宋体" w:hAnsi="宋体"/>
          <w:bCs/>
          <w:sz w:val="24"/>
        </w:rPr>
        <w:t>}a[]={{1</w:t>
      </w:r>
      <w:r w:rsidRPr="00873DCF">
        <w:rPr>
          <w:rFonts w:ascii="宋体" w:hAnsi="宋体" w:hint="eastAsia"/>
          <w:bCs/>
          <w:sz w:val="24"/>
        </w:rPr>
        <w:t>1</w:t>
      </w:r>
      <w:r w:rsidRPr="00873DCF">
        <w:rPr>
          <w:rFonts w:ascii="宋体" w:hAnsi="宋体"/>
          <w:bCs/>
          <w:sz w:val="24"/>
        </w:rPr>
        <w:t>,</w:t>
      </w:r>
      <w:r w:rsidRPr="00873DCF">
        <w:rPr>
          <w:rFonts w:ascii="宋体" w:hAnsi="宋体" w:hint="eastAsia"/>
          <w:bCs/>
          <w:sz w:val="24"/>
        </w:rPr>
        <w:t>ˊAˊ</w:t>
      </w:r>
      <w:r w:rsidRPr="00873DCF">
        <w:rPr>
          <w:rFonts w:ascii="宋体" w:hAnsi="宋体"/>
          <w:bCs/>
          <w:sz w:val="24"/>
        </w:rPr>
        <w:t>,u},{10</w:t>
      </w:r>
      <w:r w:rsidRPr="00873DCF">
        <w:rPr>
          <w:rFonts w:ascii="宋体" w:hAnsi="宋体" w:hint="eastAsia"/>
          <w:bCs/>
          <w:sz w:val="24"/>
        </w:rPr>
        <w:t>0</w:t>
      </w:r>
      <w:r w:rsidRPr="00873DCF">
        <w:rPr>
          <w:rFonts w:ascii="宋体" w:hAnsi="宋体"/>
          <w:bCs/>
          <w:sz w:val="24"/>
        </w:rPr>
        <w:t>,</w:t>
      </w:r>
      <w:r w:rsidRPr="00873DCF">
        <w:rPr>
          <w:rFonts w:ascii="宋体" w:hAnsi="宋体" w:hint="eastAsia"/>
          <w:bCs/>
          <w:sz w:val="24"/>
        </w:rPr>
        <w:t xml:space="preserve"> ˊBˊ</w:t>
      </w:r>
      <w:r w:rsidRPr="00873DCF">
        <w:rPr>
          <w:rFonts w:ascii="宋体" w:hAnsi="宋体"/>
          <w:bCs/>
          <w:sz w:val="24"/>
        </w:rPr>
        <w:t>,v}},*p=a;</w:t>
      </w:r>
    </w:p>
    <w:p w14:paraId="1F2DE057" w14:textId="77777777" w:rsidR="007C72BA" w:rsidRPr="00873DCF" w:rsidRDefault="007C72BA" w:rsidP="007C72BA">
      <w:pPr>
        <w:autoSpaceDE w:val="0"/>
        <w:autoSpaceDN w:val="0"/>
        <w:adjustRightInd w:val="0"/>
        <w:ind w:firstLine="420"/>
        <w:jc w:val="left"/>
        <w:rPr>
          <w:rFonts w:ascii="宋体" w:hAnsi="宋体"/>
          <w:bCs/>
          <w:sz w:val="24"/>
        </w:rPr>
      </w:pPr>
      <w:r w:rsidRPr="00873DCF">
        <w:rPr>
          <w:rFonts w:ascii="宋体" w:hAnsi="宋体" w:hint="eastAsia"/>
          <w:bCs/>
          <w:sz w:val="24"/>
        </w:rPr>
        <w:t>请先自己计算下面表达式的值，然后通过编程计算来加以验证。(各表达式相互无关)</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8"/>
        <w:gridCol w:w="4320"/>
        <w:gridCol w:w="1800"/>
        <w:gridCol w:w="1574"/>
      </w:tblGrid>
      <w:tr w:rsidR="007C72BA" w:rsidRPr="00873DCF" w14:paraId="488BD993" w14:textId="77777777" w:rsidTr="00193B9C">
        <w:tc>
          <w:tcPr>
            <w:tcW w:w="828" w:type="dxa"/>
          </w:tcPr>
          <w:p w14:paraId="3E042387" w14:textId="77777777" w:rsidR="007C72BA" w:rsidRPr="00873DCF" w:rsidRDefault="007C72BA" w:rsidP="00193B9C">
            <w:pPr>
              <w:autoSpaceDE w:val="0"/>
              <w:autoSpaceDN w:val="0"/>
              <w:adjustRightInd w:val="0"/>
              <w:jc w:val="center"/>
              <w:rPr>
                <w:rFonts w:ascii="宋体" w:hAnsi="宋体"/>
                <w:b/>
                <w:bCs/>
                <w:sz w:val="24"/>
              </w:rPr>
            </w:pPr>
            <w:r w:rsidRPr="00873DCF">
              <w:rPr>
                <w:rFonts w:ascii="宋体" w:hAnsi="宋体" w:hint="eastAsia"/>
                <w:b/>
                <w:bCs/>
                <w:sz w:val="24"/>
              </w:rPr>
              <w:t>序号</w:t>
            </w:r>
          </w:p>
        </w:tc>
        <w:tc>
          <w:tcPr>
            <w:tcW w:w="4320" w:type="dxa"/>
            <w:vAlign w:val="center"/>
          </w:tcPr>
          <w:p w14:paraId="3FD3B52E" w14:textId="77777777" w:rsidR="007C72BA" w:rsidRPr="00873DCF" w:rsidRDefault="007C72BA" w:rsidP="00193B9C">
            <w:pPr>
              <w:autoSpaceDE w:val="0"/>
              <w:autoSpaceDN w:val="0"/>
              <w:adjustRightInd w:val="0"/>
              <w:jc w:val="center"/>
              <w:rPr>
                <w:rFonts w:ascii="宋体" w:hAnsi="宋体"/>
                <w:b/>
                <w:bCs/>
                <w:sz w:val="24"/>
              </w:rPr>
            </w:pPr>
            <w:r w:rsidRPr="00873DCF">
              <w:rPr>
                <w:rFonts w:ascii="宋体" w:hAnsi="宋体" w:hint="eastAsia"/>
                <w:b/>
                <w:bCs/>
                <w:sz w:val="24"/>
              </w:rPr>
              <w:t>表达式</w:t>
            </w:r>
          </w:p>
        </w:tc>
        <w:tc>
          <w:tcPr>
            <w:tcW w:w="1800" w:type="dxa"/>
            <w:vAlign w:val="center"/>
          </w:tcPr>
          <w:p w14:paraId="37DA75F6" w14:textId="77777777" w:rsidR="007C72BA" w:rsidRPr="00873DCF" w:rsidRDefault="007C72BA" w:rsidP="00193B9C">
            <w:pPr>
              <w:autoSpaceDE w:val="0"/>
              <w:autoSpaceDN w:val="0"/>
              <w:adjustRightInd w:val="0"/>
              <w:jc w:val="center"/>
              <w:rPr>
                <w:rFonts w:ascii="宋体" w:hAnsi="宋体"/>
                <w:b/>
                <w:bCs/>
                <w:sz w:val="24"/>
              </w:rPr>
            </w:pPr>
            <w:r w:rsidRPr="00873DCF">
              <w:rPr>
                <w:rFonts w:ascii="宋体" w:hAnsi="宋体" w:hint="eastAsia"/>
                <w:b/>
                <w:bCs/>
                <w:sz w:val="24"/>
              </w:rPr>
              <w:t>计算值</w:t>
            </w:r>
          </w:p>
        </w:tc>
        <w:tc>
          <w:tcPr>
            <w:tcW w:w="1574" w:type="dxa"/>
            <w:vAlign w:val="center"/>
          </w:tcPr>
          <w:p w14:paraId="52EC2673" w14:textId="77777777" w:rsidR="007C72BA" w:rsidRPr="00873DCF" w:rsidRDefault="007C72BA" w:rsidP="00193B9C">
            <w:pPr>
              <w:autoSpaceDE w:val="0"/>
              <w:autoSpaceDN w:val="0"/>
              <w:adjustRightInd w:val="0"/>
              <w:jc w:val="center"/>
              <w:rPr>
                <w:rFonts w:ascii="宋体" w:hAnsi="宋体"/>
                <w:b/>
                <w:bCs/>
                <w:sz w:val="24"/>
              </w:rPr>
            </w:pPr>
            <w:r w:rsidRPr="00873DCF">
              <w:rPr>
                <w:rFonts w:ascii="宋体" w:hAnsi="宋体" w:hint="eastAsia"/>
                <w:b/>
                <w:bCs/>
                <w:sz w:val="24"/>
              </w:rPr>
              <w:t>验证值</w:t>
            </w:r>
          </w:p>
        </w:tc>
      </w:tr>
      <w:tr w:rsidR="007C72BA" w:rsidRPr="00873DCF" w14:paraId="2FE2B0D1" w14:textId="77777777" w:rsidTr="00193B9C">
        <w:tc>
          <w:tcPr>
            <w:tcW w:w="828" w:type="dxa"/>
          </w:tcPr>
          <w:p w14:paraId="3826C767" w14:textId="77777777" w:rsidR="007C72BA" w:rsidRPr="00873DCF" w:rsidRDefault="007C72BA" w:rsidP="00193B9C">
            <w:pPr>
              <w:autoSpaceDE w:val="0"/>
              <w:autoSpaceDN w:val="0"/>
              <w:adjustRightInd w:val="0"/>
              <w:jc w:val="center"/>
              <w:rPr>
                <w:rFonts w:ascii="宋体" w:hAnsi="宋体"/>
                <w:sz w:val="24"/>
              </w:rPr>
            </w:pPr>
            <w:r w:rsidRPr="00873DCF">
              <w:rPr>
                <w:rFonts w:ascii="宋体" w:hAnsi="宋体" w:hint="eastAsia"/>
                <w:sz w:val="24"/>
              </w:rPr>
              <w:t>1</w:t>
            </w:r>
          </w:p>
        </w:tc>
        <w:tc>
          <w:tcPr>
            <w:tcW w:w="4320" w:type="dxa"/>
            <w:vAlign w:val="center"/>
          </w:tcPr>
          <w:p w14:paraId="42BC7C94" w14:textId="77777777" w:rsidR="007C72BA" w:rsidRPr="00873DCF" w:rsidRDefault="007C72BA" w:rsidP="00193B9C">
            <w:pPr>
              <w:autoSpaceDE w:val="0"/>
              <w:autoSpaceDN w:val="0"/>
              <w:adjustRightInd w:val="0"/>
              <w:jc w:val="center"/>
              <w:rPr>
                <w:rFonts w:ascii="宋体" w:hAnsi="宋体"/>
                <w:bCs/>
                <w:sz w:val="24"/>
              </w:rPr>
            </w:pPr>
            <w:r w:rsidRPr="00873DCF">
              <w:rPr>
                <w:rFonts w:ascii="宋体" w:hAnsi="宋体"/>
                <w:sz w:val="24"/>
              </w:rPr>
              <w:t>(++p)-&gt;x</w:t>
            </w:r>
          </w:p>
        </w:tc>
        <w:tc>
          <w:tcPr>
            <w:tcW w:w="1800" w:type="dxa"/>
            <w:vAlign w:val="center"/>
          </w:tcPr>
          <w:p w14:paraId="54042284" w14:textId="77777777" w:rsidR="007C72BA" w:rsidRPr="00873DCF" w:rsidRDefault="007C72BA" w:rsidP="00193B9C">
            <w:pPr>
              <w:autoSpaceDE w:val="0"/>
              <w:autoSpaceDN w:val="0"/>
              <w:adjustRightInd w:val="0"/>
              <w:jc w:val="center"/>
              <w:rPr>
                <w:rFonts w:ascii="宋体" w:hAnsi="宋体"/>
                <w:bCs/>
                <w:sz w:val="24"/>
              </w:rPr>
            </w:pPr>
          </w:p>
        </w:tc>
        <w:tc>
          <w:tcPr>
            <w:tcW w:w="1574" w:type="dxa"/>
            <w:vAlign w:val="center"/>
          </w:tcPr>
          <w:p w14:paraId="3DACF93F" w14:textId="77777777" w:rsidR="007C72BA" w:rsidRPr="00873DCF" w:rsidRDefault="007C72BA" w:rsidP="00193B9C">
            <w:pPr>
              <w:autoSpaceDE w:val="0"/>
              <w:autoSpaceDN w:val="0"/>
              <w:adjustRightInd w:val="0"/>
              <w:jc w:val="center"/>
              <w:rPr>
                <w:rFonts w:ascii="宋体" w:hAnsi="宋体"/>
                <w:bCs/>
                <w:sz w:val="24"/>
              </w:rPr>
            </w:pPr>
          </w:p>
        </w:tc>
      </w:tr>
      <w:tr w:rsidR="007C72BA" w:rsidRPr="00873DCF" w14:paraId="7A0209D1" w14:textId="77777777" w:rsidTr="00193B9C">
        <w:tc>
          <w:tcPr>
            <w:tcW w:w="828" w:type="dxa"/>
          </w:tcPr>
          <w:p w14:paraId="26A60DFB" w14:textId="77777777" w:rsidR="007C72BA" w:rsidRPr="00873DCF" w:rsidRDefault="007C72BA" w:rsidP="00193B9C">
            <w:pPr>
              <w:autoSpaceDE w:val="0"/>
              <w:autoSpaceDN w:val="0"/>
              <w:adjustRightInd w:val="0"/>
              <w:jc w:val="center"/>
              <w:rPr>
                <w:rFonts w:ascii="宋体" w:hAnsi="宋体"/>
                <w:bCs/>
                <w:sz w:val="24"/>
              </w:rPr>
            </w:pPr>
            <w:r w:rsidRPr="00873DCF">
              <w:rPr>
                <w:rFonts w:ascii="宋体" w:hAnsi="宋体" w:hint="eastAsia"/>
                <w:bCs/>
                <w:sz w:val="24"/>
              </w:rPr>
              <w:t>2</w:t>
            </w:r>
          </w:p>
        </w:tc>
        <w:tc>
          <w:tcPr>
            <w:tcW w:w="4320" w:type="dxa"/>
            <w:vAlign w:val="center"/>
          </w:tcPr>
          <w:p w14:paraId="4B7317AC" w14:textId="77777777" w:rsidR="007C72BA" w:rsidRPr="00873DCF" w:rsidRDefault="007C72BA" w:rsidP="00193B9C">
            <w:pPr>
              <w:autoSpaceDE w:val="0"/>
              <w:autoSpaceDN w:val="0"/>
              <w:adjustRightInd w:val="0"/>
              <w:jc w:val="center"/>
              <w:rPr>
                <w:rFonts w:ascii="宋体" w:hAnsi="宋体"/>
                <w:bCs/>
                <w:sz w:val="24"/>
              </w:rPr>
            </w:pPr>
            <w:r w:rsidRPr="00873DCF">
              <w:rPr>
                <w:rFonts w:ascii="宋体" w:hAnsi="宋体" w:hint="eastAsia"/>
                <w:sz w:val="24"/>
              </w:rPr>
              <w:t>p+</w:t>
            </w:r>
            <w:proofErr w:type="gramStart"/>
            <w:r w:rsidRPr="00873DCF">
              <w:rPr>
                <w:rFonts w:ascii="宋体" w:hAnsi="宋体" w:hint="eastAsia"/>
                <w:sz w:val="24"/>
              </w:rPr>
              <w:t>+,</w:t>
            </w:r>
            <w:r w:rsidRPr="00873DCF">
              <w:rPr>
                <w:rFonts w:ascii="宋体" w:hAnsi="宋体"/>
                <w:sz w:val="24"/>
              </w:rPr>
              <w:t>p</w:t>
            </w:r>
            <w:proofErr w:type="gramEnd"/>
            <w:r w:rsidRPr="00873DCF">
              <w:rPr>
                <w:rFonts w:ascii="宋体" w:hAnsi="宋体"/>
                <w:sz w:val="24"/>
              </w:rPr>
              <w:t>-&gt;c</w:t>
            </w:r>
          </w:p>
        </w:tc>
        <w:tc>
          <w:tcPr>
            <w:tcW w:w="1800" w:type="dxa"/>
            <w:vAlign w:val="center"/>
          </w:tcPr>
          <w:p w14:paraId="195FF1E3" w14:textId="77777777" w:rsidR="007C72BA" w:rsidRPr="00873DCF" w:rsidRDefault="007C72BA" w:rsidP="00193B9C">
            <w:pPr>
              <w:autoSpaceDE w:val="0"/>
              <w:autoSpaceDN w:val="0"/>
              <w:adjustRightInd w:val="0"/>
              <w:jc w:val="center"/>
              <w:rPr>
                <w:rFonts w:ascii="宋体" w:hAnsi="宋体"/>
                <w:bCs/>
                <w:sz w:val="24"/>
              </w:rPr>
            </w:pPr>
          </w:p>
        </w:tc>
        <w:tc>
          <w:tcPr>
            <w:tcW w:w="1574" w:type="dxa"/>
            <w:vAlign w:val="center"/>
          </w:tcPr>
          <w:p w14:paraId="10CF411F" w14:textId="77777777" w:rsidR="007C72BA" w:rsidRPr="00873DCF" w:rsidRDefault="007C72BA" w:rsidP="00193B9C">
            <w:pPr>
              <w:autoSpaceDE w:val="0"/>
              <w:autoSpaceDN w:val="0"/>
              <w:adjustRightInd w:val="0"/>
              <w:jc w:val="center"/>
              <w:rPr>
                <w:rFonts w:ascii="宋体" w:hAnsi="宋体"/>
                <w:bCs/>
                <w:sz w:val="24"/>
              </w:rPr>
            </w:pPr>
          </w:p>
        </w:tc>
      </w:tr>
      <w:tr w:rsidR="007C72BA" w:rsidRPr="00873DCF" w14:paraId="16BFEC50" w14:textId="77777777" w:rsidTr="00193B9C">
        <w:tc>
          <w:tcPr>
            <w:tcW w:w="828" w:type="dxa"/>
          </w:tcPr>
          <w:p w14:paraId="3B3F82AC" w14:textId="77777777" w:rsidR="007C72BA" w:rsidRPr="00873DCF" w:rsidRDefault="007C72BA" w:rsidP="00193B9C">
            <w:pPr>
              <w:autoSpaceDE w:val="0"/>
              <w:autoSpaceDN w:val="0"/>
              <w:adjustRightInd w:val="0"/>
              <w:jc w:val="center"/>
              <w:rPr>
                <w:rFonts w:ascii="宋体" w:hAnsi="宋体"/>
                <w:bCs/>
                <w:sz w:val="24"/>
              </w:rPr>
            </w:pPr>
            <w:r w:rsidRPr="00873DCF">
              <w:rPr>
                <w:rFonts w:ascii="宋体" w:hAnsi="宋体" w:hint="eastAsia"/>
                <w:bCs/>
                <w:sz w:val="24"/>
              </w:rPr>
              <w:t>3</w:t>
            </w:r>
          </w:p>
        </w:tc>
        <w:tc>
          <w:tcPr>
            <w:tcW w:w="4320" w:type="dxa"/>
            <w:vAlign w:val="center"/>
          </w:tcPr>
          <w:p w14:paraId="0E84E21F" w14:textId="77777777" w:rsidR="007C72BA" w:rsidRPr="00873DCF" w:rsidRDefault="007C72BA" w:rsidP="00193B9C">
            <w:pPr>
              <w:autoSpaceDE w:val="0"/>
              <w:autoSpaceDN w:val="0"/>
              <w:adjustRightInd w:val="0"/>
              <w:jc w:val="center"/>
              <w:rPr>
                <w:rFonts w:ascii="宋体" w:hAnsi="宋体"/>
                <w:bCs/>
                <w:sz w:val="24"/>
              </w:rPr>
            </w:pPr>
            <w:r w:rsidRPr="00873DCF">
              <w:rPr>
                <w:rFonts w:ascii="宋体" w:hAnsi="宋体"/>
                <w:sz w:val="24"/>
              </w:rPr>
              <w:t>*p++-&gt;</w:t>
            </w:r>
            <w:proofErr w:type="gramStart"/>
            <w:r w:rsidRPr="00873DCF">
              <w:rPr>
                <w:rFonts w:ascii="宋体" w:hAnsi="宋体"/>
                <w:sz w:val="24"/>
              </w:rPr>
              <w:t>t</w:t>
            </w:r>
            <w:r w:rsidRPr="00873DCF">
              <w:rPr>
                <w:rFonts w:ascii="宋体" w:hAnsi="宋体" w:hint="eastAsia"/>
                <w:sz w:val="24"/>
              </w:rPr>
              <w:t>,</w:t>
            </w:r>
            <w:r w:rsidRPr="00873DCF">
              <w:rPr>
                <w:rFonts w:ascii="宋体" w:hAnsi="宋体"/>
                <w:sz w:val="24"/>
              </w:rPr>
              <w:t>*</w:t>
            </w:r>
            <w:proofErr w:type="gramEnd"/>
            <w:r w:rsidRPr="00873DCF">
              <w:rPr>
                <w:rFonts w:ascii="宋体" w:hAnsi="宋体"/>
                <w:sz w:val="24"/>
              </w:rPr>
              <w:t>p-&gt;t</w:t>
            </w:r>
          </w:p>
        </w:tc>
        <w:tc>
          <w:tcPr>
            <w:tcW w:w="1800" w:type="dxa"/>
            <w:vAlign w:val="center"/>
          </w:tcPr>
          <w:p w14:paraId="1AE36660" w14:textId="77777777" w:rsidR="007C72BA" w:rsidRPr="00873DCF" w:rsidRDefault="007C72BA" w:rsidP="00193B9C">
            <w:pPr>
              <w:autoSpaceDE w:val="0"/>
              <w:autoSpaceDN w:val="0"/>
              <w:adjustRightInd w:val="0"/>
              <w:jc w:val="center"/>
              <w:rPr>
                <w:rFonts w:ascii="宋体" w:hAnsi="宋体"/>
                <w:bCs/>
                <w:sz w:val="24"/>
              </w:rPr>
            </w:pPr>
          </w:p>
        </w:tc>
        <w:tc>
          <w:tcPr>
            <w:tcW w:w="1574" w:type="dxa"/>
            <w:vAlign w:val="center"/>
          </w:tcPr>
          <w:p w14:paraId="20DB43AC" w14:textId="77777777" w:rsidR="007C72BA" w:rsidRPr="00873DCF" w:rsidRDefault="007C72BA" w:rsidP="00193B9C">
            <w:pPr>
              <w:autoSpaceDE w:val="0"/>
              <w:autoSpaceDN w:val="0"/>
              <w:adjustRightInd w:val="0"/>
              <w:jc w:val="center"/>
              <w:rPr>
                <w:rFonts w:ascii="宋体" w:hAnsi="宋体"/>
                <w:bCs/>
                <w:sz w:val="24"/>
              </w:rPr>
            </w:pPr>
          </w:p>
        </w:tc>
      </w:tr>
      <w:tr w:rsidR="007C72BA" w:rsidRPr="00873DCF" w14:paraId="0166759A" w14:textId="77777777" w:rsidTr="00193B9C">
        <w:tc>
          <w:tcPr>
            <w:tcW w:w="828" w:type="dxa"/>
          </w:tcPr>
          <w:p w14:paraId="5BD96FD5" w14:textId="77777777" w:rsidR="007C72BA" w:rsidRPr="00873DCF" w:rsidRDefault="007C72BA" w:rsidP="00193B9C">
            <w:pPr>
              <w:autoSpaceDE w:val="0"/>
              <w:autoSpaceDN w:val="0"/>
              <w:adjustRightInd w:val="0"/>
              <w:jc w:val="center"/>
              <w:rPr>
                <w:rFonts w:ascii="宋体" w:hAnsi="宋体"/>
                <w:bCs/>
                <w:sz w:val="24"/>
              </w:rPr>
            </w:pPr>
            <w:r w:rsidRPr="00873DCF">
              <w:rPr>
                <w:rFonts w:ascii="宋体" w:hAnsi="宋体" w:hint="eastAsia"/>
                <w:bCs/>
                <w:sz w:val="24"/>
              </w:rPr>
              <w:t>4</w:t>
            </w:r>
          </w:p>
        </w:tc>
        <w:tc>
          <w:tcPr>
            <w:tcW w:w="4320" w:type="dxa"/>
            <w:vAlign w:val="center"/>
          </w:tcPr>
          <w:p w14:paraId="3FA4361D" w14:textId="77777777" w:rsidR="007C72BA" w:rsidRPr="00873DCF" w:rsidRDefault="007C72BA" w:rsidP="00193B9C">
            <w:pPr>
              <w:autoSpaceDE w:val="0"/>
              <w:autoSpaceDN w:val="0"/>
              <w:adjustRightInd w:val="0"/>
              <w:jc w:val="center"/>
              <w:rPr>
                <w:rFonts w:ascii="宋体" w:hAnsi="宋体"/>
                <w:bCs/>
                <w:sz w:val="24"/>
              </w:rPr>
            </w:pPr>
            <w:r w:rsidRPr="00873DCF">
              <w:rPr>
                <w:rFonts w:ascii="宋体" w:hAnsi="宋体"/>
                <w:sz w:val="24"/>
                <w:lang w:val="pt-BR"/>
              </w:rPr>
              <w:t>*(++p)-&gt;t</w:t>
            </w:r>
          </w:p>
        </w:tc>
        <w:tc>
          <w:tcPr>
            <w:tcW w:w="1800" w:type="dxa"/>
            <w:vAlign w:val="center"/>
          </w:tcPr>
          <w:p w14:paraId="19BCDA6B" w14:textId="77777777" w:rsidR="007C72BA" w:rsidRPr="00873DCF" w:rsidRDefault="007C72BA" w:rsidP="00193B9C">
            <w:pPr>
              <w:autoSpaceDE w:val="0"/>
              <w:autoSpaceDN w:val="0"/>
              <w:adjustRightInd w:val="0"/>
              <w:jc w:val="center"/>
              <w:rPr>
                <w:rFonts w:ascii="宋体" w:hAnsi="宋体"/>
                <w:bCs/>
                <w:sz w:val="24"/>
              </w:rPr>
            </w:pPr>
          </w:p>
        </w:tc>
        <w:tc>
          <w:tcPr>
            <w:tcW w:w="1574" w:type="dxa"/>
            <w:vAlign w:val="center"/>
          </w:tcPr>
          <w:p w14:paraId="7D13F337" w14:textId="77777777" w:rsidR="007C72BA" w:rsidRPr="00873DCF" w:rsidRDefault="007C72BA" w:rsidP="00193B9C">
            <w:pPr>
              <w:autoSpaceDE w:val="0"/>
              <w:autoSpaceDN w:val="0"/>
              <w:adjustRightInd w:val="0"/>
              <w:jc w:val="center"/>
              <w:rPr>
                <w:rFonts w:ascii="宋体" w:hAnsi="宋体"/>
                <w:bCs/>
                <w:sz w:val="24"/>
              </w:rPr>
            </w:pPr>
          </w:p>
        </w:tc>
      </w:tr>
      <w:tr w:rsidR="007C72BA" w:rsidRPr="00873DCF" w14:paraId="03A5899F" w14:textId="77777777" w:rsidTr="00193B9C">
        <w:tc>
          <w:tcPr>
            <w:tcW w:w="828" w:type="dxa"/>
          </w:tcPr>
          <w:p w14:paraId="52BA48B8" w14:textId="77777777" w:rsidR="007C72BA" w:rsidRPr="00873DCF" w:rsidRDefault="007C72BA" w:rsidP="00193B9C">
            <w:pPr>
              <w:autoSpaceDE w:val="0"/>
              <w:autoSpaceDN w:val="0"/>
              <w:adjustRightInd w:val="0"/>
              <w:jc w:val="center"/>
              <w:rPr>
                <w:rFonts w:ascii="宋体" w:hAnsi="宋体"/>
                <w:bCs/>
                <w:sz w:val="24"/>
              </w:rPr>
            </w:pPr>
            <w:r w:rsidRPr="00873DCF">
              <w:rPr>
                <w:rFonts w:ascii="宋体" w:hAnsi="宋体" w:hint="eastAsia"/>
                <w:bCs/>
                <w:sz w:val="24"/>
              </w:rPr>
              <w:t>5</w:t>
            </w:r>
          </w:p>
        </w:tc>
        <w:tc>
          <w:tcPr>
            <w:tcW w:w="4320" w:type="dxa"/>
            <w:vAlign w:val="center"/>
          </w:tcPr>
          <w:p w14:paraId="4F84A864" w14:textId="77777777" w:rsidR="007C72BA" w:rsidRPr="00873DCF" w:rsidRDefault="007C72BA" w:rsidP="00193B9C">
            <w:pPr>
              <w:autoSpaceDE w:val="0"/>
              <w:autoSpaceDN w:val="0"/>
              <w:adjustRightInd w:val="0"/>
              <w:jc w:val="center"/>
              <w:rPr>
                <w:rFonts w:ascii="宋体" w:hAnsi="宋体"/>
                <w:bCs/>
                <w:sz w:val="24"/>
              </w:rPr>
            </w:pPr>
            <w:r w:rsidRPr="00873DCF">
              <w:rPr>
                <w:rFonts w:ascii="宋体" w:hAnsi="宋体"/>
                <w:sz w:val="24"/>
              </w:rPr>
              <w:t>*++p-&gt;t</w:t>
            </w:r>
          </w:p>
        </w:tc>
        <w:tc>
          <w:tcPr>
            <w:tcW w:w="1800" w:type="dxa"/>
            <w:vAlign w:val="center"/>
          </w:tcPr>
          <w:p w14:paraId="2F3CD8B3" w14:textId="77777777" w:rsidR="007C72BA" w:rsidRPr="00873DCF" w:rsidRDefault="007C72BA" w:rsidP="00193B9C">
            <w:pPr>
              <w:autoSpaceDE w:val="0"/>
              <w:autoSpaceDN w:val="0"/>
              <w:adjustRightInd w:val="0"/>
              <w:jc w:val="center"/>
              <w:rPr>
                <w:rFonts w:ascii="宋体" w:hAnsi="宋体"/>
                <w:bCs/>
                <w:sz w:val="24"/>
              </w:rPr>
            </w:pPr>
          </w:p>
        </w:tc>
        <w:tc>
          <w:tcPr>
            <w:tcW w:w="1574" w:type="dxa"/>
            <w:vAlign w:val="center"/>
          </w:tcPr>
          <w:p w14:paraId="4C5212BC" w14:textId="77777777" w:rsidR="007C72BA" w:rsidRPr="00873DCF" w:rsidRDefault="007C72BA" w:rsidP="00193B9C">
            <w:pPr>
              <w:autoSpaceDE w:val="0"/>
              <w:autoSpaceDN w:val="0"/>
              <w:adjustRightInd w:val="0"/>
              <w:jc w:val="center"/>
              <w:rPr>
                <w:rFonts w:ascii="宋体" w:hAnsi="宋体"/>
                <w:bCs/>
                <w:sz w:val="24"/>
              </w:rPr>
            </w:pPr>
          </w:p>
        </w:tc>
      </w:tr>
      <w:tr w:rsidR="007C72BA" w:rsidRPr="00873DCF" w14:paraId="153E98B3" w14:textId="77777777" w:rsidTr="00193B9C">
        <w:tc>
          <w:tcPr>
            <w:tcW w:w="828" w:type="dxa"/>
          </w:tcPr>
          <w:p w14:paraId="009D4BA4" w14:textId="77777777" w:rsidR="007C72BA" w:rsidRPr="00873DCF" w:rsidRDefault="007C72BA" w:rsidP="00193B9C">
            <w:pPr>
              <w:autoSpaceDE w:val="0"/>
              <w:autoSpaceDN w:val="0"/>
              <w:adjustRightInd w:val="0"/>
              <w:jc w:val="center"/>
              <w:rPr>
                <w:rFonts w:ascii="宋体" w:hAnsi="宋体"/>
                <w:bCs/>
                <w:sz w:val="24"/>
              </w:rPr>
            </w:pPr>
            <w:r w:rsidRPr="00873DCF">
              <w:rPr>
                <w:rFonts w:ascii="宋体" w:hAnsi="宋体" w:hint="eastAsia"/>
                <w:bCs/>
                <w:sz w:val="24"/>
              </w:rPr>
              <w:t>6</w:t>
            </w:r>
          </w:p>
        </w:tc>
        <w:tc>
          <w:tcPr>
            <w:tcW w:w="4320" w:type="dxa"/>
            <w:vAlign w:val="center"/>
          </w:tcPr>
          <w:p w14:paraId="2D6B92DE" w14:textId="77777777" w:rsidR="007C72BA" w:rsidRPr="00873DCF" w:rsidRDefault="007C72BA" w:rsidP="00193B9C">
            <w:pPr>
              <w:autoSpaceDE w:val="0"/>
              <w:autoSpaceDN w:val="0"/>
              <w:adjustRightInd w:val="0"/>
              <w:jc w:val="center"/>
              <w:rPr>
                <w:rFonts w:ascii="宋体" w:hAnsi="宋体"/>
                <w:bCs/>
                <w:sz w:val="24"/>
              </w:rPr>
            </w:pPr>
            <w:r w:rsidRPr="00873DCF">
              <w:rPr>
                <w:rFonts w:ascii="宋体" w:hAnsi="宋体"/>
                <w:sz w:val="24"/>
              </w:rPr>
              <w:t>++*p-&gt;t</w:t>
            </w:r>
          </w:p>
        </w:tc>
        <w:tc>
          <w:tcPr>
            <w:tcW w:w="1800" w:type="dxa"/>
            <w:vAlign w:val="center"/>
          </w:tcPr>
          <w:p w14:paraId="12EE22A6" w14:textId="77777777" w:rsidR="007C72BA" w:rsidRPr="00873DCF" w:rsidRDefault="007C72BA" w:rsidP="00193B9C">
            <w:pPr>
              <w:autoSpaceDE w:val="0"/>
              <w:autoSpaceDN w:val="0"/>
              <w:adjustRightInd w:val="0"/>
              <w:jc w:val="center"/>
              <w:rPr>
                <w:rFonts w:ascii="宋体" w:hAnsi="宋体"/>
                <w:bCs/>
                <w:sz w:val="24"/>
              </w:rPr>
            </w:pPr>
          </w:p>
        </w:tc>
        <w:tc>
          <w:tcPr>
            <w:tcW w:w="1574" w:type="dxa"/>
            <w:vAlign w:val="center"/>
          </w:tcPr>
          <w:p w14:paraId="54B3EAAC" w14:textId="77777777" w:rsidR="007C72BA" w:rsidRPr="00873DCF" w:rsidRDefault="007C72BA" w:rsidP="00193B9C">
            <w:pPr>
              <w:autoSpaceDE w:val="0"/>
              <w:autoSpaceDN w:val="0"/>
              <w:adjustRightInd w:val="0"/>
              <w:jc w:val="center"/>
              <w:rPr>
                <w:rFonts w:ascii="宋体" w:hAnsi="宋体"/>
                <w:bCs/>
                <w:sz w:val="24"/>
              </w:rPr>
            </w:pPr>
          </w:p>
        </w:tc>
      </w:tr>
    </w:tbl>
    <w:p w14:paraId="1D74BC7C" w14:textId="77777777" w:rsidR="007C72BA" w:rsidRPr="00873DCF" w:rsidRDefault="007C72BA" w:rsidP="007C72BA">
      <w:pPr>
        <w:autoSpaceDE w:val="0"/>
        <w:autoSpaceDN w:val="0"/>
        <w:adjustRightInd w:val="0"/>
        <w:jc w:val="left"/>
        <w:rPr>
          <w:rFonts w:ascii="宋体" w:cs="宋体"/>
          <w:sz w:val="24"/>
        </w:rPr>
      </w:pPr>
    </w:p>
    <w:p w14:paraId="226F9007" w14:textId="77777777" w:rsidR="007C72BA" w:rsidRPr="00873DCF" w:rsidRDefault="007C72BA" w:rsidP="007C72BA">
      <w:pPr>
        <w:spacing w:line="360" w:lineRule="auto"/>
        <w:ind w:leftChars="200" w:left="420"/>
        <w:rPr>
          <w:sz w:val="24"/>
        </w:rPr>
      </w:pPr>
    </w:p>
    <w:p w14:paraId="2CF5321D" w14:textId="77777777" w:rsidR="007C72BA" w:rsidRPr="00A306B5" w:rsidRDefault="007C72BA" w:rsidP="007C72BA">
      <w:pPr>
        <w:spacing w:line="360" w:lineRule="auto"/>
        <w:rPr>
          <w:b/>
          <w:sz w:val="24"/>
          <w:lang w:val="pt-BR"/>
        </w:rPr>
      </w:pPr>
      <w:r w:rsidRPr="00885843">
        <w:rPr>
          <w:rFonts w:hAnsi="宋体"/>
          <w:b/>
          <w:sz w:val="24"/>
        </w:rPr>
        <w:t>解答</w:t>
      </w:r>
      <w:r w:rsidRPr="00A15D17">
        <w:rPr>
          <w:rFonts w:hAnsi="宋体"/>
          <w:b/>
          <w:sz w:val="24"/>
          <w:lang w:val="pt-BR"/>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2"/>
        <w:gridCol w:w="4208"/>
        <w:gridCol w:w="1746"/>
        <w:gridCol w:w="1530"/>
      </w:tblGrid>
      <w:tr w:rsidR="007C72BA" w:rsidRPr="00873DCF" w14:paraId="4A266037" w14:textId="77777777" w:rsidTr="00193B9C">
        <w:tc>
          <w:tcPr>
            <w:tcW w:w="812" w:type="dxa"/>
          </w:tcPr>
          <w:p w14:paraId="559046A5" w14:textId="77777777" w:rsidR="007C72BA" w:rsidRPr="00873DCF" w:rsidRDefault="007C72BA" w:rsidP="00193B9C">
            <w:pPr>
              <w:autoSpaceDE w:val="0"/>
              <w:autoSpaceDN w:val="0"/>
              <w:adjustRightInd w:val="0"/>
              <w:jc w:val="center"/>
              <w:rPr>
                <w:rFonts w:ascii="宋体" w:hAnsi="宋体"/>
                <w:b/>
                <w:bCs/>
                <w:sz w:val="24"/>
              </w:rPr>
            </w:pPr>
            <w:r w:rsidRPr="00873DCF">
              <w:rPr>
                <w:rFonts w:ascii="宋体" w:hAnsi="宋体" w:hint="eastAsia"/>
                <w:b/>
                <w:bCs/>
                <w:sz w:val="24"/>
              </w:rPr>
              <w:t>序号</w:t>
            </w:r>
          </w:p>
        </w:tc>
        <w:tc>
          <w:tcPr>
            <w:tcW w:w="4208" w:type="dxa"/>
            <w:vAlign w:val="center"/>
          </w:tcPr>
          <w:p w14:paraId="1AF3060E" w14:textId="77777777" w:rsidR="007C72BA" w:rsidRPr="00873DCF" w:rsidRDefault="007C72BA" w:rsidP="00193B9C">
            <w:pPr>
              <w:autoSpaceDE w:val="0"/>
              <w:autoSpaceDN w:val="0"/>
              <w:adjustRightInd w:val="0"/>
              <w:jc w:val="center"/>
              <w:rPr>
                <w:rFonts w:ascii="宋体" w:hAnsi="宋体"/>
                <w:b/>
                <w:bCs/>
                <w:sz w:val="24"/>
              </w:rPr>
            </w:pPr>
            <w:r w:rsidRPr="00873DCF">
              <w:rPr>
                <w:rFonts w:ascii="宋体" w:hAnsi="宋体" w:hint="eastAsia"/>
                <w:b/>
                <w:bCs/>
                <w:sz w:val="24"/>
              </w:rPr>
              <w:t>表达式</w:t>
            </w:r>
          </w:p>
        </w:tc>
        <w:tc>
          <w:tcPr>
            <w:tcW w:w="1746" w:type="dxa"/>
            <w:vAlign w:val="center"/>
          </w:tcPr>
          <w:p w14:paraId="783BFFF4" w14:textId="77777777" w:rsidR="007C72BA" w:rsidRPr="00873DCF" w:rsidRDefault="007C72BA" w:rsidP="00193B9C">
            <w:pPr>
              <w:autoSpaceDE w:val="0"/>
              <w:autoSpaceDN w:val="0"/>
              <w:adjustRightInd w:val="0"/>
              <w:jc w:val="center"/>
              <w:rPr>
                <w:rFonts w:ascii="宋体" w:hAnsi="宋体"/>
                <w:b/>
                <w:bCs/>
                <w:sz w:val="24"/>
              </w:rPr>
            </w:pPr>
            <w:r w:rsidRPr="00873DCF">
              <w:rPr>
                <w:rFonts w:ascii="宋体" w:hAnsi="宋体" w:hint="eastAsia"/>
                <w:b/>
                <w:bCs/>
                <w:sz w:val="24"/>
              </w:rPr>
              <w:t>计算值</w:t>
            </w:r>
          </w:p>
        </w:tc>
        <w:tc>
          <w:tcPr>
            <w:tcW w:w="1530" w:type="dxa"/>
            <w:vAlign w:val="center"/>
          </w:tcPr>
          <w:p w14:paraId="30D72EAD" w14:textId="77777777" w:rsidR="007C72BA" w:rsidRPr="00873DCF" w:rsidRDefault="007C72BA" w:rsidP="00193B9C">
            <w:pPr>
              <w:autoSpaceDE w:val="0"/>
              <w:autoSpaceDN w:val="0"/>
              <w:adjustRightInd w:val="0"/>
              <w:jc w:val="center"/>
              <w:rPr>
                <w:rFonts w:ascii="宋体" w:hAnsi="宋体"/>
                <w:b/>
                <w:bCs/>
                <w:sz w:val="24"/>
              </w:rPr>
            </w:pPr>
            <w:r w:rsidRPr="00873DCF">
              <w:rPr>
                <w:rFonts w:ascii="宋体" w:hAnsi="宋体" w:hint="eastAsia"/>
                <w:b/>
                <w:bCs/>
                <w:sz w:val="24"/>
              </w:rPr>
              <w:t>验证值</w:t>
            </w:r>
          </w:p>
        </w:tc>
      </w:tr>
      <w:tr w:rsidR="007C72BA" w:rsidRPr="00873DCF" w14:paraId="3E635392" w14:textId="77777777" w:rsidTr="00193B9C">
        <w:tc>
          <w:tcPr>
            <w:tcW w:w="812" w:type="dxa"/>
          </w:tcPr>
          <w:p w14:paraId="3D45EEC1" w14:textId="77777777" w:rsidR="007C72BA" w:rsidRPr="00873DCF" w:rsidRDefault="007C72BA" w:rsidP="00193B9C">
            <w:pPr>
              <w:autoSpaceDE w:val="0"/>
              <w:autoSpaceDN w:val="0"/>
              <w:adjustRightInd w:val="0"/>
              <w:jc w:val="center"/>
              <w:rPr>
                <w:rFonts w:ascii="宋体" w:hAnsi="宋体"/>
                <w:sz w:val="24"/>
              </w:rPr>
            </w:pPr>
            <w:r w:rsidRPr="00873DCF">
              <w:rPr>
                <w:rFonts w:ascii="宋体" w:hAnsi="宋体" w:hint="eastAsia"/>
                <w:sz w:val="24"/>
              </w:rPr>
              <w:t>1</w:t>
            </w:r>
          </w:p>
        </w:tc>
        <w:tc>
          <w:tcPr>
            <w:tcW w:w="4208" w:type="dxa"/>
            <w:vAlign w:val="center"/>
          </w:tcPr>
          <w:p w14:paraId="3EE5349C" w14:textId="77777777" w:rsidR="007C72BA" w:rsidRPr="00873DCF" w:rsidRDefault="007C72BA" w:rsidP="00193B9C">
            <w:pPr>
              <w:autoSpaceDE w:val="0"/>
              <w:autoSpaceDN w:val="0"/>
              <w:adjustRightInd w:val="0"/>
              <w:jc w:val="center"/>
              <w:rPr>
                <w:rFonts w:ascii="宋体" w:hAnsi="宋体"/>
                <w:bCs/>
                <w:sz w:val="24"/>
              </w:rPr>
            </w:pPr>
            <w:r w:rsidRPr="00873DCF">
              <w:rPr>
                <w:rFonts w:ascii="宋体" w:hAnsi="宋体"/>
                <w:sz w:val="24"/>
              </w:rPr>
              <w:t>(++p)-&gt;x</w:t>
            </w:r>
          </w:p>
        </w:tc>
        <w:tc>
          <w:tcPr>
            <w:tcW w:w="1746" w:type="dxa"/>
            <w:vAlign w:val="center"/>
          </w:tcPr>
          <w:p w14:paraId="7A201DFC" w14:textId="77777777" w:rsidR="007C72BA" w:rsidRPr="00873DCF" w:rsidRDefault="007C72BA" w:rsidP="00193B9C">
            <w:pPr>
              <w:autoSpaceDE w:val="0"/>
              <w:autoSpaceDN w:val="0"/>
              <w:adjustRightInd w:val="0"/>
              <w:jc w:val="center"/>
              <w:rPr>
                <w:rFonts w:ascii="宋体" w:hAnsi="宋体"/>
                <w:bCs/>
                <w:sz w:val="24"/>
              </w:rPr>
            </w:pPr>
            <w:r>
              <w:rPr>
                <w:rFonts w:ascii="宋体" w:hAnsi="宋体" w:hint="eastAsia"/>
                <w:bCs/>
                <w:sz w:val="24"/>
              </w:rPr>
              <w:t>1</w:t>
            </w:r>
            <w:r>
              <w:rPr>
                <w:rFonts w:ascii="宋体" w:hAnsi="宋体"/>
                <w:bCs/>
                <w:sz w:val="24"/>
              </w:rPr>
              <w:t>00</w:t>
            </w:r>
          </w:p>
        </w:tc>
        <w:tc>
          <w:tcPr>
            <w:tcW w:w="1530" w:type="dxa"/>
            <w:vAlign w:val="center"/>
          </w:tcPr>
          <w:p w14:paraId="3D2B3A2B" w14:textId="77777777" w:rsidR="007C72BA" w:rsidRPr="00873DCF" w:rsidRDefault="007C72BA" w:rsidP="00193B9C">
            <w:pPr>
              <w:autoSpaceDE w:val="0"/>
              <w:autoSpaceDN w:val="0"/>
              <w:adjustRightInd w:val="0"/>
              <w:jc w:val="center"/>
              <w:rPr>
                <w:rFonts w:ascii="宋体" w:hAnsi="宋体"/>
                <w:bCs/>
                <w:sz w:val="24"/>
              </w:rPr>
            </w:pPr>
            <w:r>
              <w:rPr>
                <w:rFonts w:ascii="宋体" w:hAnsi="宋体" w:hint="eastAsia"/>
                <w:bCs/>
                <w:sz w:val="24"/>
              </w:rPr>
              <w:t>1</w:t>
            </w:r>
            <w:r>
              <w:rPr>
                <w:rFonts w:ascii="宋体" w:hAnsi="宋体"/>
                <w:bCs/>
                <w:sz w:val="24"/>
              </w:rPr>
              <w:t>00</w:t>
            </w:r>
          </w:p>
        </w:tc>
      </w:tr>
      <w:tr w:rsidR="007C72BA" w:rsidRPr="00873DCF" w14:paraId="3F75A399" w14:textId="77777777" w:rsidTr="00193B9C">
        <w:tc>
          <w:tcPr>
            <w:tcW w:w="812" w:type="dxa"/>
          </w:tcPr>
          <w:p w14:paraId="0389DA9D" w14:textId="77777777" w:rsidR="007C72BA" w:rsidRPr="00873DCF" w:rsidRDefault="007C72BA" w:rsidP="00193B9C">
            <w:pPr>
              <w:autoSpaceDE w:val="0"/>
              <w:autoSpaceDN w:val="0"/>
              <w:adjustRightInd w:val="0"/>
              <w:jc w:val="center"/>
              <w:rPr>
                <w:rFonts w:ascii="宋体" w:hAnsi="宋体"/>
                <w:bCs/>
                <w:sz w:val="24"/>
              </w:rPr>
            </w:pPr>
            <w:r w:rsidRPr="00873DCF">
              <w:rPr>
                <w:rFonts w:ascii="宋体" w:hAnsi="宋体" w:hint="eastAsia"/>
                <w:bCs/>
                <w:sz w:val="24"/>
              </w:rPr>
              <w:t>2</w:t>
            </w:r>
          </w:p>
        </w:tc>
        <w:tc>
          <w:tcPr>
            <w:tcW w:w="4208" w:type="dxa"/>
            <w:vAlign w:val="center"/>
          </w:tcPr>
          <w:p w14:paraId="5A9472F4" w14:textId="77777777" w:rsidR="007C72BA" w:rsidRPr="00873DCF" w:rsidRDefault="007C72BA" w:rsidP="00193B9C">
            <w:pPr>
              <w:autoSpaceDE w:val="0"/>
              <w:autoSpaceDN w:val="0"/>
              <w:adjustRightInd w:val="0"/>
              <w:jc w:val="center"/>
              <w:rPr>
                <w:rFonts w:ascii="宋体" w:hAnsi="宋体"/>
                <w:bCs/>
                <w:sz w:val="24"/>
              </w:rPr>
            </w:pPr>
            <w:r w:rsidRPr="00873DCF">
              <w:rPr>
                <w:rFonts w:ascii="宋体" w:hAnsi="宋体" w:hint="eastAsia"/>
                <w:sz w:val="24"/>
              </w:rPr>
              <w:t>p+</w:t>
            </w:r>
            <w:proofErr w:type="gramStart"/>
            <w:r w:rsidRPr="00873DCF">
              <w:rPr>
                <w:rFonts w:ascii="宋体" w:hAnsi="宋体" w:hint="eastAsia"/>
                <w:sz w:val="24"/>
              </w:rPr>
              <w:t>+,</w:t>
            </w:r>
            <w:r w:rsidRPr="00873DCF">
              <w:rPr>
                <w:rFonts w:ascii="宋体" w:hAnsi="宋体"/>
                <w:sz w:val="24"/>
              </w:rPr>
              <w:t>p</w:t>
            </w:r>
            <w:proofErr w:type="gramEnd"/>
            <w:r w:rsidRPr="00873DCF">
              <w:rPr>
                <w:rFonts w:ascii="宋体" w:hAnsi="宋体"/>
                <w:sz w:val="24"/>
              </w:rPr>
              <w:t>-&gt;c</w:t>
            </w:r>
          </w:p>
        </w:tc>
        <w:tc>
          <w:tcPr>
            <w:tcW w:w="1746" w:type="dxa"/>
            <w:vAlign w:val="center"/>
          </w:tcPr>
          <w:p w14:paraId="0C0AE425" w14:textId="77777777" w:rsidR="007C72BA" w:rsidRPr="00873DCF" w:rsidRDefault="007C72BA" w:rsidP="00193B9C">
            <w:pPr>
              <w:autoSpaceDE w:val="0"/>
              <w:autoSpaceDN w:val="0"/>
              <w:adjustRightInd w:val="0"/>
              <w:jc w:val="center"/>
              <w:rPr>
                <w:rFonts w:ascii="宋体" w:hAnsi="宋体"/>
                <w:bCs/>
                <w:sz w:val="24"/>
              </w:rPr>
            </w:pPr>
            <w:r>
              <w:rPr>
                <w:rFonts w:ascii="宋体" w:hAnsi="宋体" w:hint="eastAsia"/>
                <w:bCs/>
                <w:sz w:val="24"/>
              </w:rPr>
              <w:t>B</w:t>
            </w:r>
          </w:p>
        </w:tc>
        <w:tc>
          <w:tcPr>
            <w:tcW w:w="1530" w:type="dxa"/>
            <w:vAlign w:val="center"/>
          </w:tcPr>
          <w:p w14:paraId="18DF0954" w14:textId="77777777" w:rsidR="007C72BA" w:rsidRPr="00873DCF" w:rsidRDefault="007C72BA" w:rsidP="00193B9C">
            <w:pPr>
              <w:autoSpaceDE w:val="0"/>
              <w:autoSpaceDN w:val="0"/>
              <w:adjustRightInd w:val="0"/>
              <w:jc w:val="center"/>
              <w:rPr>
                <w:rFonts w:ascii="宋体" w:hAnsi="宋体"/>
                <w:bCs/>
                <w:sz w:val="24"/>
              </w:rPr>
            </w:pPr>
            <w:r>
              <w:rPr>
                <w:rFonts w:ascii="宋体" w:hAnsi="宋体" w:hint="eastAsia"/>
                <w:bCs/>
                <w:sz w:val="24"/>
              </w:rPr>
              <w:t>B</w:t>
            </w:r>
          </w:p>
        </w:tc>
      </w:tr>
      <w:tr w:rsidR="007C72BA" w:rsidRPr="00873DCF" w14:paraId="66B1BD6C" w14:textId="77777777" w:rsidTr="00193B9C">
        <w:tc>
          <w:tcPr>
            <w:tcW w:w="812" w:type="dxa"/>
          </w:tcPr>
          <w:p w14:paraId="1F11F462" w14:textId="77777777" w:rsidR="007C72BA" w:rsidRPr="00873DCF" w:rsidRDefault="007C72BA" w:rsidP="00193B9C">
            <w:pPr>
              <w:autoSpaceDE w:val="0"/>
              <w:autoSpaceDN w:val="0"/>
              <w:adjustRightInd w:val="0"/>
              <w:jc w:val="center"/>
              <w:rPr>
                <w:rFonts w:ascii="宋体" w:hAnsi="宋体"/>
                <w:bCs/>
                <w:sz w:val="24"/>
              </w:rPr>
            </w:pPr>
            <w:r w:rsidRPr="00873DCF">
              <w:rPr>
                <w:rFonts w:ascii="宋体" w:hAnsi="宋体" w:hint="eastAsia"/>
                <w:bCs/>
                <w:sz w:val="24"/>
              </w:rPr>
              <w:t>3</w:t>
            </w:r>
          </w:p>
        </w:tc>
        <w:tc>
          <w:tcPr>
            <w:tcW w:w="4208" w:type="dxa"/>
            <w:vAlign w:val="center"/>
          </w:tcPr>
          <w:p w14:paraId="0ED9183D" w14:textId="77777777" w:rsidR="007C72BA" w:rsidRPr="00873DCF" w:rsidRDefault="007C72BA" w:rsidP="00193B9C">
            <w:pPr>
              <w:autoSpaceDE w:val="0"/>
              <w:autoSpaceDN w:val="0"/>
              <w:adjustRightInd w:val="0"/>
              <w:jc w:val="center"/>
              <w:rPr>
                <w:rFonts w:ascii="宋体" w:hAnsi="宋体"/>
                <w:bCs/>
                <w:sz w:val="24"/>
              </w:rPr>
            </w:pPr>
            <w:r w:rsidRPr="00873DCF">
              <w:rPr>
                <w:rFonts w:ascii="宋体" w:hAnsi="宋体"/>
                <w:sz w:val="24"/>
              </w:rPr>
              <w:t>*p++-&gt;</w:t>
            </w:r>
            <w:proofErr w:type="gramStart"/>
            <w:r w:rsidRPr="00873DCF">
              <w:rPr>
                <w:rFonts w:ascii="宋体" w:hAnsi="宋体"/>
                <w:sz w:val="24"/>
              </w:rPr>
              <w:t>t</w:t>
            </w:r>
            <w:r w:rsidRPr="00873DCF">
              <w:rPr>
                <w:rFonts w:ascii="宋体" w:hAnsi="宋体" w:hint="eastAsia"/>
                <w:sz w:val="24"/>
              </w:rPr>
              <w:t>,</w:t>
            </w:r>
            <w:r w:rsidRPr="00873DCF">
              <w:rPr>
                <w:rFonts w:ascii="宋体" w:hAnsi="宋体"/>
                <w:sz w:val="24"/>
              </w:rPr>
              <w:t>*</w:t>
            </w:r>
            <w:proofErr w:type="gramEnd"/>
            <w:r w:rsidRPr="00873DCF">
              <w:rPr>
                <w:rFonts w:ascii="宋体" w:hAnsi="宋体"/>
                <w:sz w:val="24"/>
              </w:rPr>
              <w:t>p-&gt;t</w:t>
            </w:r>
          </w:p>
        </w:tc>
        <w:tc>
          <w:tcPr>
            <w:tcW w:w="1746" w:type="dxa"/>
            <w:vAlign w:val="center"/>
          </w:tcPr>
          <w:p w14:paraId="39839E53" w14:textId="77777777" w:rsidR="007C72BA" w:rsidRPr="00873DCF" w:rsidRDefault="007C72BA" w:rsidP="00193B9C">
            <w:pPr>
              <w:autoSpaceDE w:val="0"/>
              <w:autoSpaceDN w:val="0"/>
              <w:adjustRightInd w:val="0"/>
              <w:jc w:val="center"/>
              <w:rPr>
                <w:rFonts w:ascii="宋体" w:hAnsi="宋体"/>
                <w:bCs/>
                <w:sz w:val="24"/>
              </w:rPr>
            </w:pPr>
            <w:r>
              <w:rPr>
                <w:rFonts w:ascii="宋体" w:hAnsi="宋体" w:hint="eastAsia"/>
                <w:bCs/>
                <w:sz w:val="24"/>
              </w:rPr>
              <w:t>x</w:t>
            </w:r>
          </w:p>
        </w:tc>
        <w:tc>
          <w:tcPr>
            <w:tcW w:w="1530" w:type="dxa"/>
            <w:vAlign w:val="center"/>
          </w:tcPr>
          <w:p w14:paraId="095D988B" w14:textId="77777777" w:rsidR="007C72BA" w:rsidRPr="00873DCF" w:rsidRDefault="007C72BA" w:rsidP="00193B9C">
            <w:pPr>
              <w:autoSpaceDE w:val="0"/>
              <w:autoSpaceDN w:val="0"/>
              <w:adjustRightInd w:val="0"/>
              <w:jc w:val="center"/>
              <w:rPr>
                <w:rFonts w:ascii="宋体" w:hAnsi="宋体"/>
                <w:bCs/>
                <w:sz w:val="24"/>
              </w:rPr>
            </w:pPr>
            <w:r>
              <w:rPr>
                <w:rFonts w:ascii="宋体" w:hAnsi="宋体" w:hint="eastAsia"/>
                <w:bCs/>
                <w:sz w:val="24"/>
              </w:rPr>
              <w:t>x</w:t>
            </w:r>
          </w:p>
        </w:tc>
      </w:tr>
      <w:tr w:rsidR="007C72BA" w:rsidRPr="00873DCF" w14:paraId="0F8EA7B5" w14:textId="77777777" w:rsidTr="00193B9C">
        <w:tc>
          <w:tcPr>
            <w:tcW w:w="812" w:type="dxa"/>
          </w:tcPr>
          <w:p w14:paraId="4BBCC987" w14:textId="77777777" w:rsidR="007C72BA" w:rsidRPr="00873DCF" w:rsidRDefault="007C72BA" w:rsidP="00193B9C">
            <w:pPr>
              <w:autoSpaceDE w:val="0"/>
              <w:autoSpaceDN w:val="0"/>
              <w:adjustRightInd w:val="0"/>
              <w:jc w:val="center"/>
              <w:rPr>
                <w:rFonts w:ascii="宋体" w:hAnsi="宋体"/>
                <w:bCs/>
                <w:sz w:val="24"/>
              </w:rPr>
            </w:pPr>
            <w:r w:rsidRPr="00873DCF">
              <w:rPr>
                <w:rFonts w:ascii="宋体" w:hAnsi="宋体" w:hint="eastAsia"/>
                <w:bCs/>
                <w:sz w:val="24"/>
              </w:rPr>
              <w:t>4</w:t>
            </w:r>
          </w:p>
        </w:tc>
        <w:tc>
          <w:tcPr>
            <w:tcW w:w="4208" w:type="dxa"/>
            <w:vAlign w:val="center"/>
          </w:tcPr>
          <w:p w14:paraId="248C0C19" w14:textId="77777777" w:rsidR="007C72BA" w:rsidRPr="00873DCF" w:rsidRDefault="007C72BA" w:rsidP="00193B9C">
            <w:pPr>
              <w:autoSpaceDE w:val="0"/>
              <w:autoSpaceDN w:val="0"/>
              <w:adjustRightInd w:val="0"/>
              <w:jc w:val="center"/>
              <w:rPr>
                <w:rFonts w:ascii="宋体" w:hAnsi="宋体"/>
                <w:bCs/>
                <w:sz w:val="24"/>
              </w:rPr>
            </w:pPr>
            <w:r w:rsidRPr="00873DCF">
              <w:rPr>
                <w:rFonts w:ascii="宋体" w:hAnsi="宋体"/>
                <w:sz w:val="24"/>
                <w:lang w:val="pt-BR"/>
              </w:rPr>
              <w:t>*(++p)-&gt;t</w:t>
            </w:r>
          </w:p>
        </w:tc>
        <w:tc>
          <w:tcPr>
            <w:tcW w:w="1746" w:type="dxa"/>
            <w:vAlign w:val="center"/>
          </w:tcPr>
          <w:p w14:paraId="2BB8DC92" w14:textId="77777777" w:rsidR="007C72BA" w:rsidRPr="00873DCF" w:rsidRDefault="007C72BA" w:rsidP="00193B9C">
            <w:pPr>
              <w:autoSpaceDE w:val="0"/>
              <w:autoSpaceDN w:val="0"/>
              <w:adjustRightInd w:val="0"/>
              <w:jc w:val="center"/>
              <w:rPr>
                <w:rFonts w:ascii="宋体" w:hAnsi="宋体"/>
                <w:bCs/>
                <w:sz w:val="24"/>
              </w:rPr>
            </w:pPr>
            <w:r>
              <w:rPr>
                <w:rFonts w:ascii="宋体" w:hAnsi="宋体" w:hint="eastAsia"/>
                <w:bCs/>
                <w:sz w:val="24"/>
              </w:rPr>
              <w:t>x</w:t>
            </w:r>
          </w:p>
        </w:tc>
        <w:tc>
          <w:tcPr>
            <w:tcW w:w="1530" w:type="dxa"/>
            <w:vAlign w:val="center"/>
          </w:tcPr>
          <w:p w14:paraId="6DF29D6F" w14:textId="77777777" w:rsidR="007C72BA" w:rsidRPr="00873DCF" w:rsidRDefault="007C72BA" w:rsidP="00193B9C">
            <w:pPr>
              <w:autoSpaceDE w:val="0"/>
              <w:autoSpaceDN w:val="0"/>
              <w:adjustRightInd w:val="0"/>
              <w:jc w:val="center"/>
              <w:rPr>
                <w:rFonts w:ascii="宋体" w:hAnsi="宋体"/>
                <w:bCs/>
                <w:sz w:val="24"/>
              </w:rPr>
            </w:pPr>
            <w:r>
              <w:rPr>
                <w:rFonts w:ascii="宋体" w:hAnsi="宋体" w:hint="eastAsia"/>
                <w:bCs/>
                <w:sz w:val="24"/>
              </w:rPr>
              <w:t>x</w:t>
            </w:r>
          </w:p>
        </w:tc>
      </w:tr>
      <w:tr w:rsidR="007C72BA" w:rsidRPr="00873DCF" w14:paraId="57576489" w14:textId="77777777" w:rsidTr="00193B9C">
        <w:tc>
          <w:tcPr>
            <w:tcW w:w="812" w:type="dxa"/>
          </w:tcPr>
          <w:p w14:paraId="6EC4924F" w14:textId="77777777" w:rsidR="007C72BA" w:rsidRPr="00873DCF" w:rsidRDefault="007C72BA" w:rsidP="00193B9C">
            <w:pPr>
              <w:autoSpaceDE w:val="0"/>
              <w:autoSpaceDN w:val="0"/>
              <w:adjustRightInd w:val="0"/>
              <w:jc w:val="center"/>
              <w:rPr>
                <w:rFonts w:ascii="宋体" w:hAnsi="宋体"/>
                <w:bCs/>
                <w:sz w:val="24"/>
              </w:rPr>
            </w:pPr>
            <w:r w:rsidRPr="00873DCF">
              <w:rPr>
                <w:rFonts w:ascii="宋体" w:hAnsi="宋体" w:hint="eastAsia"/>
                <w:bCs/>
                <w:sz w:val="24"/>
              </w:rPr>
              <w:t>5</w:t>
            </w:r>
          </w:p>
        </w:tc>
        <w:tc>
          <w:tcPr>
            <w:tcW w:w="4208" w:type="dxa"/>
            <w:vAlign w:val="center"/>
          </w:tcPr>
          <w:p w14:paraId="062DCC73" w14:textId="77777777" w:rsidR="007C72BA" w:rsidRPr="00873DCF" w:rsidRDefault="007C72BA" w:rsidP="00193B9C">
            <w:pPr>
              <w:autoSpaceDE w:val="0"/>
              <w:autoSpaceDN w:val="0"/>
              <w:adjustRightInd w:val="0"/>
              <w:jc w:val="center"/>
              <w:rPr>
                <w:rFonts w:ascii="宋体" w:hAnsi="宋体"/>
                <w:bCs/>
                <w:sz w:val="24"/>
              </w:rPr>
            </w:pPr>
            <w:r w:rsidRPr="00873DCF">
              <w:rPr>
                <w:rFonts w:ascii="宋体" w:hAnsi="宋体"/>
                <w:sz w:val="24"/>
              </w:rPr>
              <w:t>*++p-&gt;t</w:t>
            </w:r>
          </w:p>
        </w:tc>
        <w:tc>
          <w:tcPr>
            <w:tcW w:w="1746" w:type="dxa"/>
            <w:vAlign w:val="center"/>
          </w:tcPr>
          <w:p w14:paraId="2609130C" w14:textId="77777777" w:rsidR="007C72BA" w:rsidRPr="00873DCF" w:rsidRDefault="007C72BA" w:rsidP="00193B9C">
            <w:pPr>
              <w:autoSpaceDE w:val="0"/>
              <w:autoSpaceDN w:val="0"/>
              <w:adjustRightInd w:val="0"/>
              <w:jc w:val="center"/>
              <w:rPr>
                <w:rFonts w:ascii="宋体" w:hAnsi="宋体"/>
                <w:bCs/>
                <w:sz w:val="24"/>
              </w:rPr>
            </w:pPr>
            <w:r>
              <w:rPr>
                <w:rFonts w:ascii="宋体" w:hAnsi="宋体" w:hint="eastAsia"/>
                <w:bCs/>
                <w:sz w:val="24"/>
              </w:rPr>
              <w:t>V</w:t>
            </w:r>
          </w:p>
        </w:tc>
        <w:tc>
          <w:tcPr>
            <w:tcW w:w="1530" w:type="dxa"/>
            <w:vAlign w:val="center"/>
          </w:tcPr>
          <w:p w14:paraId="452C80D6" w14:textId="77777777" w:rsidR="007C72BA" w:rsidRPr="00873DCF" w:rsidRDefault="007C72BA" w:rsidP="00193B9C">
            <w:pPr>
              <w:autoSpaceDE w:val="0"/>
              <w:autoSpaceDN w:val="0"/>
              <w:adjustRightInd w:val="0"/>
              <w:jc w:val="center"/>
              <w:rPr>
                <w:rFonts w:ascii="宋体" w:hAnsi="宋体"/>
                <w:bCs/>
                <w:sz w:val="24"/>
              </w:rPr>
            </w:pPr>
            <w:r>
              <w:rPr>
                <w:rFonts w:ascii="宋体" w:hAnsi="宋体" w:hint="eastAsia"/>
                <w:bCs/>
                <w:sz w:val="24"/>
              </w:rPr>
              <w:t>V</w:t>
            </w:r>
          </w:p>
        </w:tc>
      </w:tr>
      <w:tr w:rsidR="007C72BA" w:rsidRPr="00873DCF" w14:paraId="4B0568BE" w14:textId="77777777" w:rsidTr="00193B9C">
        <w:tc>
          <w:tcPr>
            <w:tcW w:w="812" w:type="dxa"/>
          </w:tcPr>
          <w:p w14:paraId="4EB8D0F5" w14:textId="77777777" w:rsidR="007C72BA" w:rsidRPr="00873DCF" w:rsidRDefault="007C72BA" w:rsidP="00193B9C">
            <w:pPr>
              <w:autoSpaceDE w:val="0"/>
              <w:autoSpaceDN w:val="0"/>
              <w:adjustRightInd w:val="0"/>
              <w:jc w:val="center"/>
              <w:rPr>
                <w:rFonts w:ascii="宋体" w:hAnsi="宋体"/>
                <w:bCs/>
                <w:sz w:val="24"/>
              </w:rPr>
            </w:pPr>
            <w:r w:rsidRPr="00873DCF">
              <w:rPr>
                <w:rFonts w:ascii="宋体" w:hAnsi="宋体" w:hint="eastAsia"/>
                <w:bCs/>
                <w:sz w:val="24"/>
              </w:rPr>
              <w:lastRenderedPageBreak/>
              <w:t>6</w:t>
            </w:r>
          </w:p>
        </w:tc>
        <w:tc>
          <w:tcPr>
            <w:tcW w:w="4208" w:type="dxa"/>
            <w:vAlign w:val="center"/>
          </w:tcPr>
          <w:p w14:paraId="23352424" w14:textId="77777777" w:rsidR="007C72BA" w:rsidRPr="00873DCF" w:rsidRDefault="007C72BA" w:rsidP="00193B9C">
            <w:pPr>
              <w:autoSpaceDE w:val="0"/>
              <w:autoSpaceDN w:val="0"/>
              <w:adjustRightInd w:val="0"/>
              <w:jc w:val="center"/>
              <w:rPr>
                <w:rFonts w:ascii="宋体" w:hAnsi="宋体"/>
                <w:bCs/>
                <w:sz w:val="24"/>
              </w:rPr>
            </w:pPr>
            <w:r w:rsidRPr="00873DCF">
              <w:rPr>
                <w:rFonts w:ascii="宋体" w:hAnsi="宋体"/>
                <w:sz w:val="24"/>
              </w:rPr>
              <w:t>++*p-&gt;t</w:t>
            </w:r>
          </w:p>
        </w:tc>
        <w:tc>
          <w:tcPr>
            <w:tcW w:w="1746" w:type="dxa"/>
            <w:vAlign w:val="center"/>
          </w:tcPr>
          <w:p w14:paraId="48B84A73" w14:textId="77777777" w:rsidR="007C72BA" w:rsidRPr="00873DCF" w:rsidRDefault="007C72BA" w:rsidP="00193B9C">
            <w:pPr>
              <w:autoSpaceDE w:val="0"/>
              <w:autoSpaceDN w:val="0"/>
              <w:adjustRightInd w:val="0"/>
              <w:jc w:val="center"/>
              <w:rPr>
                <w:rFonts w:ascii="宋体" w:hAnsi="宋体"/>
                <w:bCs/>
                <w:sz w:val="24"/>
              </w:rPr>
            </w:pPr>
            <w:r>
              <w:rPr>
                <w:rFonts w:ascii="宋体" w:hAnsi="宋体" w:hint="eastAsia"/>
                <w:bCs/>
                <w:sz w:val="24"/>
              </w:rPr>
              <w:t>V</w:t>
            </w:r>
          </w:p>
        </w:tc>
        <w:tc>
          <w:tcPr>
            <w:tcW w:w="1530" w:type="dxa"/>
            <w:vAlign w:val="center"/>
          </w:tcPr>
          <w:p w14:paraId="610D01A8" w14:textId="77777777" w:rsidR="007C72BA" w:rsidRPr="00873DCF" w:rsidRDefault="007C72BA" w:rsidP="00193B9C">
            <w:pPr>
              <w:autoSpaceDE w:val="0"/>
              <w:autoSpaceDN w:val="0"/>
              <w:adjustRightInd w:val="0"/>
              <w:jc w:val="center"/>
              <w:rPr>
                <w:rFonts w:ascii="宋体" w:hAnsi="宋体"/>
                <w:bCs/>
                <w:sz w:val="24"/>
              </w:rPr>
            </w:pPr>
            <w:r>
              <w:rPr>
                <w:rFonts w:ascii="宋体" w:hAnsi="宋体" w:hint="eastAsia"/>
                <w:bCs/>
                <w:sz w:val="24"/>
              </w:rPr>
              <w:t>V</w:t>
            </w:r>
          </w:p>
        </w:tc>
      </w:tr>
    </w:tbl>
    <w:p w14:paraId="29900B47" w14:textId="77777777" w:rsidR="007C72BA" w:rsidRDefault="007C72BA" w:rsidP="007C72BA">
      <w:pPr>
        <w:snapToGrid w:val="0"/>
        <w:spacing w:line="360" w:lineRule="auto"/>
        <w:rPr>
          <w:rFonts w:ascii="宋体" w:hAnsi="宋体"/>
          <w:sz w:val="24"/>
          <w:szCs w:val="22"/>
        </w:rPr>
      </w:pPr>
    </w:p>
    <w:p w14:paraId="160D7CDC" w14:textId="77777777" w:rsidR="007C72BA" w:rsidRPr="00A306B5" w:rsidRDefault="007C72BA" w:rsidP="007C72BA">
      <w:pPr>
        <w:snapToGrid w:val="0"/>
        <w:spacing w:line="360" w:lineRule="auto"/>
        <w:rPr>
          <w:rFonts w:ascii="宋体" w:hAnsi="宋体"/>
          <w:sz w:val="24"/>
        </w:rPr>
      </w:pPr>
      <w:r w:rsidRPr="00A306B5">
        <w:rPr>
          <w:rFonts w:ascii="宋体" w:hAnsi="宋体" w:hint="eastAsia"/>
          <w:sz w:val="24"/>
          <w:szCs w:val="22"/>
        </w:rPr>
        <w:t>(</w:t>
      </w:r>
      <w:r w:rsidRPr="00A306B5">
        <w:rPr>
          <w:rFonts w:ascii="宋体" w:hAnsi="宋体"/>
          <w:sz w:val="24"/>
          <w:szCs w:val="22"/>
        </w:rPr>
        <w:t>1)</w:t>
      </w:r>
      <w:r w:rsidRPr="00A306B5">
        <w:rPr>
          <w:rFonts w:ascii="宋体" w:hAnsi="宋体" w:hint="eastAsia"/>
          <w:sz w:val="24"/>
          <w:szCs w:val="22"/>
        </w:rPr>
        <w:t>进行+</w:t>
      </w:r>
      <w:r w:rsidRPr="00A306B5">
        <w:rPr>
          <w:rFonts w:ascii="宋体" w:hAnsi="宋体"/>
          <w:sz w:val="24"/>
          <w:szCs w:val="22"/>
        </w:rPr>
        <w:t>+p</w:t>
      </w:r>
      <w:r w:rsidRPr="00A306B5">
        <w:rPr>
          <w:rFonts w:ascii="宋体" w:hAnsi="宋体" w:hint="eastAsia"/>
          <w:sz w:val="24"/>
          <w:szCs w:val="22"/>
        </w:rPr>
        <w:t>运算后，p指向{</w:t>
      </w:r>
      <w:r w:rsidRPr="00A306B5">
        <w:rPr>
          <w:rFonts w:ascii="宋体" w:hAnsi="宋体"/>
          <w:sz w:val="24"/>
          <w:szCs w:val="22"/>
        </w:rPr>
        <w:t>100,</w:t>
      </w:r>
      <w:proofErr w:type="gramStart"/>
      <w:r w:rsidRPr="00A306B5">
        <w:rPr>
          <w:rFonts w:ascii="宋体" w:hAnsi="宋体"/>
          <w:sz w:val="24"/>
          <w:szCs w:val="22"/>
        </w:rPr>
        <w:t>’</w:t>
      </w:r>
      <w:proofErr w:type="gramEnd"/>
      <w:r w:rsidRPr="00A306B5">
        <w:rPr>
          <w:rFonts w:ascii="宋体" w:hAnsi="宋体"/>
          <w:sz w:val="24"/>
          <w:szCs w:val="22"/>
        </w:rPr>
        <w:t>B</w:t>
      </w:r>
      <w:proofErr w:type="gramStart"/>
      <w:r w:rsidRPr="00A306B5">
        <w:rPr>
          <w:rFonts w:ascii="宋体" w:hAnsi="宋体"/>
          <w:sz w:val="24"/>
          <w:szCs w:val="22"/>
        </w:rPr>
        <w:t>’</w:t>
      </w:r>
      <w:proofErr w:type="gramEnd"/>
      <w:r w:rsidRPr="00A306B5">
        <w:rPr>
          <w:rFonts w:ascii="宋体" w:hAnsi="宋体"/>
          <w:sz w:val="24"/>
          <w:szCs w:val="22"/>
        </w:rPr>
        <w:t>,v}</w:t>
      </w:r>
      <w:r w:rsidRPr="00A306B5">
        <w:rPr>
          <w:rFonts w:ascii="宋体" w:hAnsi="宋体" w:hint="eastAsia"/>
          <w:sz w:val="24"/>
          <w:szCs w:val="22"/>
        </w:rPr>
        <w:t>，此时p</w:t>
      </w:r>
      <w:r w:rsidRPr="00A306B5">
        <w:rPr>
          <w:rFonts w:ascii="宋体" w:hAnsi="宋体"/>
          <w:sz w:val="24"/>
          <w:szCs w:val="22"/>
        </w:rPr>
        <w:t>-&gt;x</w:t>
      </w:r>
      <w:r w:rsidRPr="00A306B5">
        <w:rPr>
          <w:rFonts w:ascii="宋体" w:hAnsi="宋体" w:hint="eastAsia"/>
          <w:sz w:val="24"/>
          <w:szCs w:val="22"/>
        </w:rPr>
        <w:t>为1</w:t>
      </w:r>
      <w:r w:rsidRPr="00A306B5">
        <w:rPr>
          <w:rFonts w:ascii="宋体" w:hAnsi="宋体"/>
          <w:sz w:val="24"/>
          <w:szCs w:val="22"/>
        </w:rPr>
        <w:t>00</w:t>
      </w:r>
      <w:r w:rsidRPr="00A306B5">
        <w:rPr>
          <w:rFonts w:ascii="宋体" w:hAnsi="宋体" w:hint="eastAsia"/>
          <w:sz w:val="24"/>
          <w:szCs w:val="22"/>
        </w:rPr>
        <w:t>。</w:t>
      </w:r>
    </w:p>
    <w:p w14:paraId="1E7BC423" w14:textId="77777777" w:rsidR="007C72BA" w:rsidRPr="00A306B5" w:rsidRDefault="007C72BA" w:rsidP="007C72BA">
      <w:pPr>
        <w:snapToGrid w:val="0"/>
        <w:spacing w:line="360" w:lineRule="auto"/>
        <w:rPr>
          <w:rFonts w:ascii="宋体" w:hAnsi="宋体"/>
          <w:sz w:val="24"/>
          <w:szCs w:val="22"/>
        </w:rPr>
      </w:pPr>
      <w:r w:rsidRPr="00A306B5">
        <w:rPr>
          <w:rFonts w:ascii="宋体" w:hAnsi="宋体" w:hint="eastAsia"/>
          <w:sz w:val="24"/>
          <w:szCs w:val="22"/>
        </w:rPr>
        <w:t>(</w:t>
      </w:r>
      <w:r w:rsidRPr="00A306B5">
        <w:rPr>
          <w:rFonts w:ascii="宋体" w:hAnsi="宋体"/>
          <w:sz w:val="24"/>
          <w:szCs w:val="22"/>
        </w:rPr>
        <w:t>2)</w:t>
      </w:r>
      <w:r w:rsidRPr="00A306B5">
        <w:rPr>
          <w:rFonts w:ascii="宋体" w:hAnsi="宋体" w:hint="eastAsia"/>
          <w:sz w:val="24"/>
          <w:szCs w:val="22"/>
        </w:rPr>
        <w:t>首先进行p</w:t>
      </w:r>
      <w:r w:rsidRPr="00A306B5">
        <w:rPr>
          <w:rFonts w:ascii="宋体" w:hAnsi="宋体"/>
          <w:sz w:val="24"/>
          <w:szCs w:val="22"/>
        </w:rPr>
        <w:t>++</w:t>
      </w:r>
      <w:r w:rsidRPr="00A306B5">
        <w:rPr>
          <w:rFonts w:ascii="宋体" w:hAnsi="宋体" w:hint="eastAsia"/>
          <w:sz w:val="24"/>
          <w:szCs w:val="22"/>
        </w:rPr>
        <w:t>运算，p指向{</w:t>
      </w:r>
      <w:r w:rsidRPr="00A306B5">
        <w:rPr>
          <w:rFonts w:ascii="宋体" w:hAnsi="宋体"/>
          <w:sz w:val="24"/>
          <w:szCs w:val="22"/>
        </w:rPr>
        <w:t>100,</w:t>
      </w:r>
      <w:proofErr w:type="gramStart"/>
      <w:r w:rsidRPr="00A306B5">
        <w:rPr>
          <w:rFonts w:ascii="宋体" w:hAnsi="宋体"/>
          <w:sz w:val="24"/>
          <w:szCs w:val="22"/>
        </w:rPr>
        <w:t>’</w:t>
      </w:r>
      <w:proofErr w:type="gramEnd"/>
      <w:r w:rsidRPr="00A306B5">
        <w:rPr>
          <w:rFonts w:ascii="宋体" w:hAnsi="宋体"/>
          <w:sz w:val="24"/>
          <w:szCs w:val="22"/>
        </w:rPr>
        <w:t>B</w:t>
      </w:r>
      <w:proofErr w:type="gramStart"/>
      <w:r w:rsidRPr="00A306B5">
        <w:rPr>
          <w:rFonts w:ascii="宋体" w:hAnsi="宋体"/>
          <w:sz w:val="24"/>
          <w:szCs w:val="22"/>
        </w:rPr>
        <w:t>’</w:t>
      </w:r>
      <w:proofErr w:type="gramEnd"/>
      <w:r w:rsidRPr="00A306B5">
        <w:rPr>
          <w:rFonts w:ascii="宋体" w:hAnsi="宋体"/>
          <w:sz w:val="24"/>
          <w:szCs w:val="22"/>
        </w:rPr>
        <w:t>,v}</w:t>
      </w:r>
      <w:r w:rsidRPr="00A306B5">
        <w:rPr>
          <w:rFonts w:ascii="宋体" w:hAnsi="宋体" w:hint="eastAsia"/>
          <w:sz w:val="24"/>
          <w:szCs w:val="22"/>
        </w:rPr>
        <w:t>，此时</w:t>
      </w:r>
      <w:r w:rsidRPr="00A306B5">
        <w:rPr>
          <w:rFonts w:ascii="宋体" w:hAnsi="宋体"/>
          <w:sz w:val="24"/>
          <w:szCs w:val="22"/>
        </w:rPr>
        <w:t>p-&gt;c</w:t>
      </w:r>
      <w:r w:rsidRPr="00A306B5">
        <w:rPr>
          <w:rFonts w:ascii="宋体" w:hAnsi="宋体" w:hint="eastAsia"/>
          <w:sz w:val="24"/>
          <w:szCs w:val="22"/>
        </w:rPr>
        <w:t>为B。</w:t>
      </w:r>
    </w:p>
    <w:p w14:paraId="0D203FBF" w14:textId="77777777" w:rsidR="007C72BA" w:rsidRPr="00A306B5" w:rsidRDefault="007C72BA" w:rsidP="007C72BA">
      <w:pPr>
        <w:snapToGrid w:val="0"/>
        <w:spacing w:line="360" w:lineRule="auto"/>
        <w:rPr>
          <w:rFonts w:ascii="宋体" w:hAnsi="宋体"/>
          <w:sz w:val="24"/>
          <w:szCs w:val="22"/>
        </w:rPr>
      </w:pPr>
      <w:r w:rsidRPr="00A306B5">
        <w:rPr>
          <w:rFonts w:ascii="宋体" w:hAnsi="宋体" w:hint="eastAsia"/>
          <w:sz w:val="24"/>
          <w:szCs w:val="22"/>
        </w:rPr>
        <w:t>(</w:t>
      </w:r>
      <w:r w:rsidRPr="00A306B5">
        <w:rPr>
          <w:rFonts w:ascii="宋体" w:hAnsi="宋体"/>
          <w:sz w:val="24"/>
          <w:szCs w:val="22"/>
        </w:rPr>
        <w:t>3)</w:t>
      </w:r>
      <w:r w:rsidRPr="00A306B5">
        <w:rPr>
          <w:rFonts w:ascii="宋体" w:hAnsi="宋体" w:hint="eastAsia"/>
          <w:sz w:val="24"/>
          <w:szCs w:val="22"/>
        </w:rPr>
        <w:t>首先进行*</w:t>
      </w:r>
      <w:r w:rsidRPr="00A306B5">
        <w:rPr>
          <w:rFonts w:ascii="宋体" w:hAnsi="宋体"/>
          <w:sz w:val="24"/>
          <w:szCs w:val="22"/>
        </w:rPr>
        <w:t>p++-&gt;t</w:t>
      </w:r>
      <w:r w:rsidRPr="00A306B5">
        <w:rPr>
          <w:rFonts w:ascii="宋体" w:hAnsi="宋体" w:hint="eastAsia"/>
          <w:sz w:val="24"/>
          <w:szCs w:val="22"/>
        </w:rPr>
        <w:t>后，p指向{</w:t>
      </w:r>
      <w:r w:rsidRPr="00A306B5">
        <w:rPr>
          <w:rFonts w:ascii="宋体" w:hAnsi="宋体"/>
          <w:sz w:val="24"/>
          <w:szCs w:val="22"/>
        </w:rPr>
        <w:t>100,</w:t>
      </w:r>
      <w:proofErr w:type="gramStart"/>
      <w:r w:rsidRPr="00A306B5">
        <w:rPr>
          <w:rFonts w:ascii="宋体" w:hAnsi="宋体"/>
          <w:sz w:val="24"/>
          <w:szCs w:val="22"/>
        </w:rPr>
        <w:t>’</w:t>
      </w:r>
      <w:proofErr w:type="gramEnd"/>
      <w:r w:rsidRPr="00A306B5">
        <w:rPr>
          <w:rFonts w:ascii="宋体" w:hAnsi="宋体"/>
          <w:sz w:val="24"/>
          <w:szCs w:val="22"/>
        </w:rPr>
        <w:t>B</w:t>
      </w:r>
      <w:proofErr w:type="gramStart"/>
      <w:r w:rsidRPr="00A306B5">
        <w:rPr>
          <w:rFonts w:ascii="宋体" w:hAnsi="宋体"/>
          <w:sz w:val="24"/>
          <w:szCs w:val="22"/>
        </w:rPr>
        <w:t>’</w:t>
      </w:r>
      <w:proofErr w:type="gramEnd"/>
      <w:r w:rsidRPr="00A306B5">
        <w:rPr>
          <w:rFonts w:ascii="宋体" w:hAnsi="宋体"/>
          <w:sz w:val="24"/>
          <w:szCs w:val="22"/>
        </w:rPr>
        <w:t>,v}</w:t>
      </w:r>
      <w:r w:rsidRPr="00A306B5">
        <w:rPr>
          <w:rFonts w:ascii="宋体" w:hAnsi="宋体" w:hint="eastAsia"/>
          <w:sz w:val="24"/>
          <w:szCs w:val="22"/>
        </w:rPr>
        <w:t>，</w:t>
      </w:r>
      <w:r w:rsidRPr="00A306B5">
        <w:rPr>
          <w:rFonts w:ascii="宋体" w:hAnsi="宋体"/>
          <w:sz w:val="24"/>
          <w:szCs w:val="22"/>
        </w:rPr>
        <w:t>p-&gt;t</w:t>
      </w:r>
      <w:r w:rsidRPr="00A306B5">
        <w:rPr>
          <w:rFonts w:ascii="宋体" w:hAnsi="宋体" w:hint="eastAsia"/>
          <w:sz w:val="24"/>
          <w:szCs w:val="22"/>
        </w:rPr>
        <w:t>指向字符数组v的首地址，此时*</w:t>
      </w:r>
      <w:r w:rsidRPr="00A306B5">
        <w:rPr>
          <w:rFonts w:ascii="宋体" w:hAnsi="宋体"/>
          <w:sz w:val="24"/>
          <w:szCs w:val="22"/>
        </w:rPr>
        <w:t>p-&gt;t</w:t>
      </w:r>
      <w:r w:rsidRPr="00A306B5">
        <w:rPr>
          <w:rFonts w:ascii="宋体" w:hAnsi="宋体" w:hint="eastAsia"/>
          <w:sz w:val="24"/>
          <w:szCs w:val="22"/>
        </w:rPr>
        <w:t>为v的首元素x。</w:t>
      </w:r>
    </w:p>
    <w:p w14:paraId="293A2B60" w14:textId="77777777" w:rsidR="007C72BA" w:rsidRPr="00A306B5" w:rsidRDefault="007C72BA" w:rsidP="007C72BA">
      <w:pPr>
        <w:snapToGrid w:val="0"/>
        <w:spacing w:line="360" w:lineRule="auto"/>
        <w:rPr>
          <w:rFonts w:ascii="宋体" w:hAnsi="宋体"/>
          <w:sz w:val="24"/>
          <w:szCs w:val="22"/>
        </w:rPr>
      </w:pPr>
      <w:r w:rsidRPr="00A306B5">
        <w:rPr>
          <w:rFonts w:ascii="宋体" w:hAnsi="宋体" w:hint="eastAsia"/>
          <w:sz w:val="24"/>
          <w:szCs w:val="22"/>
        </w:rPr>
        <w:t>(</w:t>
      </w:r>
      <w:r w:rsidRPr="00A306B5">
        <w:rPr>
          <w:rFonts w:ascii="宋体" w:hAnsi="宋体"/>
          <w:sz w:val="24"/>
          <w:szCs w:val="22"/>
        </w:rPr>
        <w:t>4)</w:t>
      </w:r>
      <w:r w:rsidRPr="00A306B5">
        <w:rPr>
          <w:rFonts w:ascii="宋体" w:hAnsi="宋体" w:hint="eastAsia"/>
          <w:sz w:val="24"/>
          <w:szCs w:val="22"/>
        </w:rPr>
        <w:t>首先进行+</w:t>
      </w:r>
      <w:r w:rsidRPr="00A306B5">
        <w:rPr>
          <w:rFonts w:ascii="宋体" w:hAnsi="宋体"/>
          <w:sz w:val="24"/>
          <w:szCs w:val="22"/>
        </w:rPr>
        <w:t>+p</w:t>
      </w:r>
      <w:r w:rsidRPr="00A306B5">
        <w:rPr>
          <w:rFonts w:ascii="宋体" w:hAnsi="宋体" w:hint="eastAsia"/>
          <w:sz w:val="24"/>
          <w:szCs w:val="22"/>
        </w:rPr>
        <w:t>运算，p指向{</w:t>
      </w:r>
      <w:r w:rsidRPr="00A306B5">
        <w:rPr>
          <w:rFonts w:ascii="宋体" w:hAnsi="宋体"/>
          <w:sz w:val="24"/>
          <w:szCs w:val="22"/>
        </w:rPr>
        <w:t>100,</w:t>
      </w:r>
      <w:proofErr w:type="gramStart"/>
      <w:r w:rsidRPr="00A306B5">
        <w:rPr>
          <w:rFonts w:ascii="宋体" w:hAnsi="宋体"/>
          <w:sz w:val="24"/>
          <w:szCs w:val="22"/>
        </w:rPr>
        <w:t>’</w:t>
      </w:r>
      <w:proofErr w:type="gramEnd"/>
      <w:r w:rsidRPr="00A306B5">
        <w:rPr>
          <w:rFonts w:ascii="宋体" w:hAnsi="宋体"/>
          <w:sz w:val="24"/>
          <w:szCs w:val="22"/>
        </w:rPr>
        <w:t>B</w:t>
      </w:r>
      <w:proofErr w:type="gramStart"/>
      <w:r w:rsidRPr="00A306B5">
        <w:rPr>
          <w:rFonts w:ascii="宋体" w:hAnsi="宋体"/>
          <w:sz w:val="24"/>
          <w:szCs w:val="22"/>
        </w:rPr>
        <w:t>’</w:t>
      </w:r>
      <w:proofErr w:type="gramEnd"/>
      <w:r w:rsidRPr="00A306B5">
        <w:rPr>
          <w:rFonts w:ascii="宋体" w:hAnsi="宋体"/>
          <w:sz w:val="24"/>
          <w:szCs w:val="22"/>
        </w:rPr>
        <w:t>,v}</w:t>
      </w:r>
      <w:r w:rsidRPr="00A306B5">
        <w:rPr>
          <w:rFonts w:ascii="宋体" w:hAnsi="宋体" w:hint="eastAsia"/>
          <w:sz w:val="24"/>
          <w:szCs w:val="22"/>
        </w:rPr>
        <w:t>，此时*</w:t>
      </w:r>
      <w:r w:rsidRPr="00A306B5">
        <w:rPr>
          <w:rFonts w:ascii="宋体" w:hAnsi="宋体"/>
          <w:sz w:val="24"/>
          <w:szCs w:val="22"/>
        </w:rPr>
        <w:t>p-&gt;t</w:t>
      </w:r>
      <w:r w:rsidRPr="00A306B5">
        <w:rPr>
          <w:rFonts w:ascii="宋体" w:hAnsi="宋体" w:hint="eastAsia"/>
          <w:sz w:val="24"/>
          <w:szCs w:val="22"/>
        </w:rPr>
        <w:t>为x。</w:t>
      </w:r>
    </w:p>
    <w:p w14:paraId="379EC310" w14:textId="77777777" w:rsidR="007C72BA" w:rsidRPr="00A306B5" w:rsidRDefault="007C72BA" w:rsidP="007C72BA">
      <w:pPr>
        <w:snapToGrid w:val="0"/>
        <w:spacing w:line="360" w:lineRule="auto"/>
        <w:rPr>
          <w:rFonts w:ascii="宋体" w:hAnsi="宋体"/>
          <w:sz w:val="24"/>
          <w:szCs w:val="22"/>
        </w:rPr>
      </w:pPr>
      <w:r w:rsidRPr="00A306B5">
        <w:rPr>
          <w:rFonts w:ascii="宋体" w:hAnsi="宋体" w:hint="eastAsia"/>
          <w:sz w:val="24"/>
          <w:szCs w:val="22"/>
        </w:rPr>
        <w:t>(</w:t>
      </w:r>
      <w:r w:rsidRPr="00A306B5">
        <w:rPr>
          <w:rFonts w:ascii="宋体" w:hAnsi="宋体"/>
          <w:sz w:val="24"/>
          <w:szCs w:val="22"/>
        </w:rPr>
        <w:t>5)</w:t>
      </w:r>
      <w:r w:rsidRPr="00A306B5">
        <w:rPr>
          <w:rFonts w:ascii="宋体" w:hAnsi="宋体" w:hint="eastAsia"/>
          <w:sz w:val="24"/>
          <w:szCs w:val="22"/>
        </w:rPr>
        <w:t>首先进行</w:t>
      </w:r>
      <w:r w:rsidRPr="00A306B5">
        <w:rPr>
          <w:rFonts w:ascii="宋体" w:hAnsi="宋体"/>
          <w:sz w:val="24"/>
          <w:szCs w:val="22"/>
        </w:rPr>
        <w:t>p-&gt;t</w:t>
      </w:r>
      <w:r w:rsidRPr="00A306B5">
        <w:rPr>
          <w:rFonts w:ascii="宋体" w:hAnsi="宋体" w:hint="eastAsia"/>
          <w:sz w:val="24"/>
          <w:szCs w:val="22"/>
        </w:rPr>
        <w:t>，p</w:t>
      </w:r>
      <w:r w:rsidRPr="00A306B5">
        <w:rPr>
          <w:rFonts w:ascii="宋体" w:hAnsi="宋体"/>
          <w:sz w:val="24"/>
          <w:szCs w:val="22"/>
        </w:rPr>
        <w:t>-&gt;t</w:t>
      </w:r>
      <w:r w:rsidRPr="00A306B5">
        <w:rPr>
          <w:rFonts w:ascii="宋体" w:hAnsi="宋体" w:hint="eastAsia"/>
          <w:sz w:val="24"/>
          <w:szCs w:val="22"/>
        </w:rPr>
        <w:t>指向u数组的首地址，+</w:t>
      </w:r>
      <w:r w:rsidRPr="00A306B5">
        <w:rPr>
          <w:rFonts w:ascii="宋体" w:hAnsi="宋体"/>
          <w:sz w:val="24"/>
          <w:szCs w:val="22"/>
        </w:rPr>
        <w:t>+p-&gt;t</w:t>
      </w:r>
      <w:r w:rsidRPr="00A306B5">
        <w:rPr>
          <w:rFonts w:ascii="宋体" w:hAnsi="宋体" w:hint="eastAsia"/>
          <w:sz w:val="24"/>
          <w:szCs w:val="22"/>
        </w:rPr>
        <w:t>后指向u中第二个元素的地址，故*</w:t>
      </w:r>
      <w:r w:rsidRPr="00A306B5">
        <w:rPr>
          <w:rFonts w:ascii="宋体" w:hAnsi="宋体"/>
          <w:sz w:val="24"/>
          <w:szCs w:val="22"/>
        </w:rPr>
        <w:t>++p-&gt;t</w:t>
      </w:r>
      <w:r w:rsidRPr="00A306B5">
        <w:rPr>
          <w:rFonts w:ascii="宋体" w:hAnsi="宋体" w:hint="eastAsia"/>
          <w:sz w:val="24"/>
          <w:szCs w:val="22"/>
        </w:rPr>
        <w:t>为V。</w:t>
      </w:r>
    </w:p>
    <w:p w14:paraId="60AE17B3" w14:textId="77777777" w:rsidR="007C72BA" w:rsidRPr="00A306B5" w:rsidRDefault="007C72BA" w:rsidP="007C72BA">
      <w:pPr>
        <w:snapToGrid w:val="0"/>
        <w:spacing w:line="360" w:lineRule="auto"/>
        <w:rPr>
          <w:rFonts w:ascii="宋体" w:hAnsi="宋体"/>
          <w:sz w:val="24"/>
          <w:szCs w:val="22"/>
        </w:rPr>
      </w:pPr>
      <w:r w:rsidRPr="00A306B5">
        <w:rPr>
          <w:rFonts w:ascii="宋体" w:hAnsi="宋体" w:hint="eastAsia"/>
          <w:sz w:val="24"/>
          <w:szCs w:val="22"/>
        </w:rPr>
        <w:t>(</w:t>
      </w:r>
      <w:r w:rsidRPr="00A306B5">
        <w:rPr>
          <w:rFonts w:ascii="宋体" w:hAnsi="宋体"/>
          <w:sz w:val="24"/>
          <w:szCs w:val="22"/>
        </w:rPr>
        <w:t>6)p-&gt;t</w:t>
      </w:r>
      <w:r w:rsidRPr="00A306B5">
        <w:rPr>
          <w:rFonts w:ascii="宋体" w:hAnsi="宋体" w:hint="eastAsia"/>
          <w:sz w:val="24"/>
          <w:szCs w:val="22"/>
        </w:rPr>
        <w:t>指向u数组的首地址，故*</w:t>
      </w:r>
      <w:r w:rsidRPr="00A306B5">
        <w:rPr>
          <w:rFonts w:ascii="宋体" w:hAnsi="宋体"/>
          <w:sz w:val="24"/>
          <w:szCs w:val="22"/>
        </w:rPr>
        <w:t>p-&gt;t</w:t>
      </w:r>
      <w:r w:rsidRPr="00A306B5">
        <w:rPr>
          <w:rFonts w:ascii="宋体" w:hAnsi="宋体" w:hint="eastAsia"/>
          <w:sz w:val="24"/>
          <w:szCs w:val="22"/>
        </w:rPr>
        <w:t>为U，进行+</w:t>
      </w:r>
      <w:r w:rsidRPr="00A306B5">
        <w:rPr>
          <w:rFonts w:ascii="宋体" w:hAnsi="宋体"/>
          <w:sz w:val="24"/>
          <w:szCs w:val="22"/>
        </w:rPr>
        <w:t>+</w:t>
      </w:r>
      <w:r w:rsidRPr="00A306B5">
        <w:rPr>
          <w:rFonts w:ascii="宋体" w:hAnsi="宋体" w:hint="eastAsia"/>
          <w:sz w:val="24"/>
          <w:szCs w:val="22"/>
        </w:rPr>
        <w:t>运算后结果为字符U的A</w:t>
      </w:r>
      <w:r w:rsidRPr="00A306B5">
        <w:rPr>
          <w:rFonts w:ascii="宋体" w:hAnsi="宋体"/>
          <w:sz w:val="24"/>
          <w:szCs w:val="22"/>
        </w:rPr>
        <w:t>SCII</w:t>
      </w:r>
      <w:r w:rsidRPr="00A306B5">
        <w:rPr>
          <w:rFonts w:ascii="宋体" w:hAnsi="宋体" w:hint="eastAsia"/>
          <w:sz w:val="24"/>
          <w:szCs w:val="22"/>
        </w:rPr>
        <w:t>码加一，得到字符V。</w:t>
      </w:r>
    </w:p>
    <w:p w14:paraId="11D01488" w14:textId="77777777" w:rsidR="007C72BA" w:rsidRPr="00885843" w:rsidRDefault="007C72BA" w:rsidP="007C72BA">
      <w:pPr>
        <w:snapToGrid w:val="0"/>
        <w:rPr>
          <w:b/>
          <w:sz w:val="24"/>
        </w:rPr>
      </w:pPr>
    </w:p>
    <w:p w14:paraId="76B06B76" w14:textId="77777777" w:rsidR="007C72BA" w:rsidRPr="00885843" w:rsidRDefault="007C72BA" w:rsidP="007C72BA">
      <w:pPr>
        <w:snapToGrid w:val="0"/>
        <w:spacing w:afterLines="25" w:after="78" w:line="360" w:lineRule="auto"/>
        <w:rPr>
          <w:b/>
          <w:sz w:val="24"/>
        </w:rPr>
      </w:pPr>
      <w:r>
        <w:rPr>
          <w:b/>
          <w:sz w:val="24"/>
        </w:rPr>
        <w:t>7</w:t>
      </w:r>
      <w:r w:rsidRPr="00885843">
        <w:rPr>
          <w:b/>
          <w:sz w:val="24"/>
        </w:rPr>
        <w:t xml:space="preserve">.2.2 </w:t>
      </w:r>
      <w:r w:rsidRPr="00885843">
        <w:rPr>
          <w:rFonts w:hAnsi="宋体"/>
          <w:b/>
          <w:sz w:val="24"/>
        </w:rPr>
        <w:t>源程序修改替换</w:t>
      </w:r>
    </w:p>
    <w:p w14:paraId="691787B3" w14:textId="77777777" w:rsidR="007C72BA" w:rsidRPr="00A306B5" w:rsidRDefault="007C72BA" w:rsidP="007C72BA">
      <w:pPr>
        <w:snapToGrid w:val="0"/>
        <w:spacing w:line="360" w:lineRule="auto"/>
        <w:rPr>
          <w:sz w:val="24"/>
          <w:szCs w:val="22"/>
        </w:rPr>
      </w:pPr>
      <w:r w:rsidRPr="00A306B5">
        <w:rPr>
          <w:rFonts w:hint="eastAsia"/>
          <w:sz w:val="24"/>
          <w:szCs w:val="22"/>
        </w:rPr>
        <w:t>给定一批整数，以</w:t>
      </w:r>
      <w:r w:rsidRPr="00A306B5">
        <w:rPr>
          <w:rFonts w:hint="eastAsia"/>
          <w:sz w:val="24"/>
          <w:szCs w:val="22"/>
        </w:rPr>
        <w:t>0</w:t>
      </w:r>
      <w:r w:rsidRPr="00A306B5">
        <w:rPr>
          <w:rFonts w:hint="eastAsia"/>
          <w:sz w:val="24"/>
          <w:szCs w:val="22"/>
        </w:rPr>
        <w:t>作为结束标志且不作为结点，将其建成一个先进先出的链表，先进先出链表的指头指针始终指向最先创建的结点（链头），先建结点指向后建结点，后建结点始终是尾结点。</w:t>
      </w:r>
    </w:p>
    <w:p w14:paraId="46BDC55A" w14:textId="77777777" w:rsidR="007C72BA" w:rsidRPr="00A306B5" w:rsidRDefault="007C72BA" w:rsidP="007C72BA">
      <w:pPr>
        <w:numPr>
          <w:ilvl w:val="0"/>
          <w:numId w:val="8"/>
        </w:numPr>
        <w:tabs>
          <w:tab w:val="left" w:pos="720"/>
        </w:tabs>
        <w:snapToGrid w:val="0"/>
        <w:spacing w:line="360" w:lineRule="auto"/>
        <w:rPr>
          <w:sz w:val="24"/>
          <w:szCs w:val="22"/>
        </w:rPr>
      </w:pPr>
      <w:r w:rsidRPr="00A306B5">
        <w:rPr>
          <w:rFonts w:hint="eastAsia"/>
          <w:sz w:val="24"/>
          <w:szCs w:val="22"/>
        </w:rPr>
        <w:t>源程序中存在什么样的错误（先观察执行结果）？对程序进行修改、调试，使之能够正确完成指定任务。</w:t>
      </w:r>
    </w:p>
    <w:p w14:paraId="7948FA0A" w14:textId="77777777" w:rsidR="007C72BA" w:rsidRPr="00A306B5" w:rsidRDefault="007C72BA" w:rsidP="007C72BA">
      <w:pPr>
        <w:snapToGrid w:val="0"/>
        <w:spacing w:line="360" w:lineRule="auto"/>
        <w:ind w:leftChars="200" w:left="420"/>
        <w:rPr>
          <w:sz w:val="24"/>
          <w:szCs w:val="22"/>
        </w:rPr>
      </w:pPr>
      <w:r w:rsidRPr="00A306B5">
        <w:rPr>
          <w:rFonts w:hint="eastAsia"/>
          <w:sz w:val="24"/>
          <w:szCs w:val="22"/>
        </w:rPr>
        <w:t>源程序如下：</w:t>
      </w:r>
    </w:p>
    <w:p w14:paraId="7FAD447F" w14:textId="77777777" w:rsidR="007C72BA" w:rsidRPr="00A306B5" w:rsidRDefault="007C72BA" w:rsidP="007C72BA">
      <w:pPr>
        <w:snapToGrid w:val="0"/>
        <w:spacing w:line="360" w:lineRule="auto"/>
        <w:ind w:leftChars="200" w:left="420"/>
        <w:rPr>
          <w:sz w:val="24"/>
          <w:szCs w:val="22"/>
        </w:rPr>
      </w:pPr>
      <w:r w:rsidRPr="00A306B5">
        <w:rPr>
          <w:sz w:val="24"/>
          <w:szCs w:val="22"/>
        </w:rPr>
        <w:t>#include "</w:t>
      </w:r>
      <w:proofErr w:type="spellStart"/>
      <w:r w:rsidRPr="00A306B5">
        <w:rPr>
          <w:sz w:val="24"/>
          <w:szCs w:val="22"/>
        </w:rPr>
        <w:t>stdio.h</w:t>
      </w:r>
      <w:proofErr w:type="spellEnd"/>
      <w:r w:rsidRPr="00A306B5">
        <w:rPr>
          <w:sz w:val="24"/>
          <w:szCs w:val="22"/>
        </w:rPr>
        <w:t>"</w:t>
      </w:r>
    </w:p>
    <w:p w14:paraId="3529A783" w14:textId="77777777" w:rsidR="007C72BA" w:rsidRPr="00A306B5" w:rsidRDefault="007C72BA" w:rsidP="007C72BA">
      <w:pPr>
        <w:snapToGrid w:val="0"/>
        <w:spacing w:line="360" w:lineRule="auto"/>
        <w:ind w:leftChars="200" w:left="420"/>
        <w:rPr>
          <w:sz w:val="24"/>
          <w:szCs w:val="22"/>
        </w:rPr>
      </w:pPr>
      <w:r w:rsidRPr="00A306B5">
        <w:rPr>
          <w:sz w:val="24"/>
          <w:szCs w:val="22"/>
        </w:rPr>
        <w:t>#include "</w:t>
      </w:r>
      <w:proofErr w:type="spellStart"/>
      <w:r w:rsidRPr="00A306B5">
        <w:rPr>
          <w:sz w:val="24"/>
          <w:szCs w:val="22"/>
        </w:rPr>
        <w:t>stdlib.h</w:t>
      </w:r>
      <w:proofErr w:type="spellEnd"/>
      <w:r w:rsidRPr="00A306B5">
        <w:rPr>
          <w:sz w:val="24"/>
          <w:szCs w:val="22"/>
        </w:rPr>
        <w:t>"</w:t>
      </w:r>
    </w:p>
    <w:p w14:paraId="1A0C0B4F" w14:textId="77777777" w:rsidR="007C72BA" w:rsidRPr="00A306B5" w:rsidRDefault="007C72BA" w:rsidP="007C72BA">
      <w:pPr>
        <w:snapToGrid w:val="0"/>
        <w:spacing w:line="360" w:lineRule="auto"/>
        <w:ind w:leftChars="200" w:left="420"/>
        <w:rPr>
          <w:sz w:val="24"/>
          <w:szCs w:val="22"/>
        </w:rPr>
      </w:pPr>
      <w:r w:rsidRPr="00A306B5">
        <w:rPr>
          <w:sz w:val="24"/>
          <w:szCs w:val="22"/>
        </w:rPr>
        <w:t xml:space="preserve">struct </w:t>
      </w:r>
      <w:proofErr w:type="spellStart"/>
      <w:r w:rsidRPr="00A306B5">
        <w:rPr>
          <w:sz w:val="24"/>
          <w:szCs w:val="22"/>
        </w:rPr>
        <w:t>s_</w:t>
      </w:r>
      <w:proofErr w:type="gramStart"/>
      <w:r w:rsidRPr="00A306B5">
        <w:rPr>
          <w:sz w:val="24"/>
          <w:szCs w:val="22"/>
        </w:rPr>
        <w:t>list</w:t>
      </w:r>
      <w:proofErr w:type="spellEnd"/>
      <w:r w:rsidRPr="00A306B5">
        <w:rPr>
          <w:sz w:val="24"/>
          <w:szCs w:val="22"/>
        </w:rPr>
        <w:t>{</w:t>
      </w:r>
      <w:proofErr w:type="gramEnd"/>
      <w:r w:rsidRPr="00A306B5">
        <w:rPr>
          <w:rFonts w:hint="eastAsia"/>
          <w:sz w:val="24"/>
          <w:szCs w:val="22"/>
        </w:rPr>
        <w:t xml:space="preserve"> </w:t>
      </w:r>
    </w:p>
    <w:p w14:paraId="5B1A8A73" w14:textId="77777777" w:rsidR="007C72BA" w:rsidRPr="00A306B5" w:rsidRDefault="007C72BA" w:rsidP="007C72BA">
      <w:pPr>
        <w:snapToGrid w:val="0"/>
        <w:spacing w:line="360" w:lineRule="auto"/>
        <w:ind w:leftChars="200" w:left="420"/>
        <w:rPr>
          <w:sz w:val="24"/>
          <w:szCs w:val="22"/>
        </w:rPr>
      </w:pPr>
      <w:r w:rsidRPr="00A306B5">
        <w:rPr>
          <w:sz w:val="24"/>
          <w:szCs w:val="22"/>
        </w:rPr>
        <w:t>int data;</w:t>
      </w:r>
      <w:r w:rsidRPr="00A306B5">
        <w:rPr>
          <w:rFonts w:hint="eastAsia"/>
          <w:sz w:val="24"/>
          <w:szCs w:val="22"/>
        </w:rPr>
        <w:t xml:space="preserve"> /* </w:t>
      </w:r>
      <w:r w:rsidRPr="00A306B5">
        <w:rPr>
          <w:rFonts w:hint="eastAsia"/>
          <w:sz w:val="24"/>
          <w:szCs w:val="22"/>
        </w:rPr>
        <w:t>数据域</w:t>
      </w:r>
      <w:r w:rsidRPr="00A306B5">
        <w:rPr>
          <w:rFonts w:hint="eastAsia"/>
          <w:sz w:val="24"/>
          <w:szCs w:val="22"/>
        </w:rPr>
        <w:t xml:space="preserve"> */</w:t>
      </w:r>
    </w:p>
    <w:p w14:paraId="243E32D3" w14:textId="77777777" w:rsidR="007C72BA" w:rsidRPr="00A306B5" w:rsidRDefault="007C72BA" w:rsidP="007C72BA">
      <w:pPr>
        <w:snapToGrid w:val="0"/>
        <w:spacing w:line="360" w:lineRule="auto"/>
        <w:ind w:leftChars="200" w:left="420"/>
        <w:rPr>
          <w:sz w:val="24"/>
          <w:szCs w:val="22"/>
        </w:rPr>
      </w:pPr>
      <w:r w:rsidRPr="00A306B5">
        <w:rPr>
          <w:sz w:val="24"/>
          <w:szCs w:val="22"/>
        </w:rPr>
        <w:t xml:space="preserve">struct </w:t>
      </w:r>
      <w:proofErr w:type="spellStart"/>
      <w:r w:rsidRPr="00A306B5">
        <w:rPr>
          <w:sz w:val="24"/>
          <w:szCs w:val="22"/>
        </w:rPr>
        <w:t>s_list</w:t>
      </w:r>
      <w:proofErr w:type="spellEnd"/>
      <w:r w:rsidRPr="00A306B5">
        <w:rPr>
          <w:sz w:val="24"/>
          <w:szCs w:val="22"/>
        </w:rPr>
        <w:t xml:space="preserve"> *next;</w:t>
      </w:r>
      <w:r w:rsidRPr="00A306B5">
        <w:rPr>
          <w:rFonts w:hint="eastAsia"/>
          <w:sz w:val="24"/>
          <w:szCs w:val="22"/>
        </w:rPr>
        <w:t xml:space="preserve"> /* </w:t>
      </w:r>
      <w:r w:rsidRPr="00A306B5">
        <w:rPr>
          <w:rFonts w:hint="eastAsia"/>
          <w:sz w:val="24"/>
          <w:szCs w:val="22"/>
        </w:rPr>
        <w:t>指针域</w:t>
      </w:r>
      <w:r w:rsidRPr="00A306B5">
        <w:rPr>
          <w:rFonts w:hint="eastAsia"/>
          <w:sz w:val="24"/>
          <w:szCs w:val="22"/>
        </w:rPr>
        <w:t xml:space="preserve"> */ </w:t>
      </w:r>
    </w:p>
    <w:p w14:paraId="0130825A" w14:textId="77777777" w:rsidR="007C72BA" w:rsidRPr="00A306B5" w:rsidRDefault="007C72BA" w:rsidP="007C72BA">
      <w:pPr>
        <w:snapToGrid w:val="0"/>
        <w:spacing w:line="360" w:lineRule="auto"/>
        <w:ind w:leftChars="200" w:left="420"/>
        <w:rPr>
          <w:sz w:val="24"/>
          <w:szCs w:val="22"/>
        </w:rPr>
      </w:pPr>
      <w:r w:rsidRPr="00A306B5">
        <w:rPr>
          <w:sz w:val="24"/>
          <w:szCs w:val="22"/>
        </w:rPr>
        <w:t>} ;</w:t>
      </w:r>
    </w:p>
    <w:p w14:paraId="3D0564ED" w14:textId="77777777" w:rsidR="007C72BA" w:rsidRPr="00A306B5" w:rsidRDefault="007C72BA" w:rsidP="007C72BA">
      <w:pPr>
        <w:snapToGrid w:val="0"/>
        <w:spacing w:line="360" w:lineRule="auto"/>
        <w:ind w:leftChars="200" w:left="420"/>
        <w:rPr>
          <w:sz w:val="24"/>
          <w:szCs w:val="22"/>
        </w:rPr>
      </w:pPr>
      <w:r w:rsidRPr="00A306B5">
        <w:rPr>
          <w:sz w:val="24"/>
          <w:szCs w:val="22"/>
        </w:rPr>
        <w:t xml:space="preserve">void </w:t>
      </w:r>
      <w:proofErr w:type="spellStart"/>
      <w:r w:rsidRPr="00A306B5">
        <w:rPr>
          <w:sz w:val="24"/>
          <w:szCs w:val="22"/>
        </w:rPr>
        <w:t>create_list</w:t>
      </w:r>
      <w:proofErr w:type="spellEnd"/>
      <w:r w:rsidRPr="00A306B5">
        <w:rPr>
          <w:sz w:val="24"/>
          <w:szCs w:val="22"/>
        </w:rPr>
        <w:t xml:space="preserve"> (struct </w:t>
      </w:r>
      <w:proofErr w:type="spellStart"/>
      <w:r w:rsidRPr="00A306B5">
        <w:rPr>
          <w:sz w:val="24"/>
          <w:szCs w:val="22"/>
        </w:rPr>
        <w:t>s_list</w:t>
      </w:r>
      <w:proofErr w:type="spellEnd"/>
      <w:r w:rsidRPr="00A306B5">
        <w:rPr>
          <w:sz w:val="24"/>
          <w:szCs w:val="22"/>
        </w:rPr>
        <w:t xml:space="preserve"> *</w:t>
      </w:r>
      <w:proofErr w:type="spellStart"/>
      <w:proofErr w:type="gramStart"/>
      <w:r w:rsidRPr="00A306B5">
        <w:rPr>
          <w:sz w:val="24"/>
          <w:szCs w:val="22"/>
        </w:rPr>
        <w:t>headp,int</w:t>
      </w:r>
      <w:proofErr w:type="spellEnd"/>
      <w:proofErr w:type="gramEnd"/>
      <w:r w:rsidRPr="00A306B5">
        <w:rPr>
          <w:sz w:val="24"/>
          <w:szCs w:val="22"/>
        </w:rPr>
        <w:t xml:space="preserve"> *p);</w:t>
      </w:r>
    </w:p>
    <w:p w14:paraId="12FDB4B7" w14:textId="77777777" w:rsidR="007C72BA" w:rsidRPr="00A306B5" w:rsidRDefault="007C72BA" w:rsidP="007C72BA">
      <w:pPr>
        <w:snapToGrid w:val="0"/>
        <w:spacing w:line="360" w:lineRule="auto"/>
        <w:ind w:leftChars="200" w:left="420"/>
        <w:rPr>
          <w:sz w:val="24"/>
          <w:szCs w:val="22"/>
        </w:rPr>
      </w:pPr>
      <w:r w:rsidRPr="00A306B5">
        <w:rPr>
          <w:sz w:val="24"/>
          <w:szCs w:val="22"/>
        </w:rPr>
        <w:t>void main(void)</w:t>
      </w:r>
    </w:p>
    <w:p w14:paraId="2A0A7C8A" w14:textId="77777777" w:rsidR="007C72BA" w:rsidRPr="00A306B5" w:rsidRDefault="007C72BA" w:rsidP="007C72BA">
      <w:pPr>
        <w:snapToGrid w:val="0"/>
        <w:spacing w:line="360" w:lineRule="auto"/>
        <w:ind w:leftChars="200" w:left="420"/>
        <w:rPr>
          <w:sz w:val="24"/>
          <w:szCs w:val="22"/>
        </w:rPr>
      </w:pPr>
      <w:r w:rsidRPr="00A306B5">
        <w:rPr>
          <w:sz w:val="24"/>
          <w:szCs w:val="22"/>
        </w:rPr>
        <w:t>{</w:t>
      </w:r>
    </w:p>
    <w:p w14:paraId="6F588C7A" w14:textId="77777777" w:rsidR="007C72BA" w:rsidRPr="00A306B5" w:rsidRDefault="007C72BA" w:rsidP="007C72BA">
      <w:pPr>
        <w:snapToGrid w:val="0"/>
        <w:spacing w:line="360" w:lineRule="auto"/>
        <w:ind w:leftChars="200" w:left="420"/>
        <w:rPr>
          <w:sz w:val="24"/>
          <w:szCs w:val="22"/>
        </w:rPr>
      </w:pPr>
      <w:r w:rsidRPr="00A306B5">
        <w:rPr>
          <w:sz w:val="24"/>
          <w:szCs w:val="22"/>
        </w:rPr>
        <w:tab/>
        <w:t xml:space="preserve">struct </w:t>
      </w:r>
      <w:proofErr w:type="spellStart"/>
      <w:r w:rsidRPr="00A306B5">
        <w:rPr>
          <w:sz w:val="24"/>
          <w:szCs w:val="22"/>
        </w:rPr>
        <w:t>s_list</w:t>
      </w:r>
      <w:proofErr w:type="spellEnd"/>
      <w:r w:rsidRPr="00A306B5">
        <w:rPr>
          <w:sz w:val="24"/>
          <w:szCs w:val="22"/>
        </w:rPr>
        <w:t xml:space="preserve"> *head=</w:t>
      </w:r>
      <w:proofErr w:type="gramStart"/>
      <w:r w:rsidRPr="00A306B5">
        <w:rPr>
          <w:sz w:val="24"/>
          <w:szCs w:val="22"/>
        </w:rPr>
        <w:t>NULL,*</w:t>
      </w:r>
      <w:proofErr w:type="gramEnd"/>
      <w:r w:rsidRPr="00A306B5">
        <w:rPr>
          <w:sz w:val="24"/>
          <w:szCs w:val="22"/>
        </w:rPr>
        <w:t>p;</w:t>
      </w:r>
    </w:p>
    <w:p w14:paraId="33121610" w14:textId="77777777" w:rsidR="007C72BA" w:rsidRPr="00A306B5" w:rsidRDefault="007C72BA" w:rsidP="007C72BA">
      <w:pPr>
        <w:snapToGrid w:val="0"/>
        <w:spacing w:line="360" w:lineRule="auto"/>
        <w:ind w:leftChars="200" w:left="420"/>
        <w:rPr>
          <w:sz w:val="24"/>
          <w:szCs w:val="22"/>
        </w:rPr>
      </w:pPr>
      <w:r w:rsidRPr="00A306B5">
        <w:rPr>
          <w:sz w:val="24"/>
          <w:szCs w:val="22"/>
        </w:rPr>
        <w:tab/>
        <w:t>int s[]={1,2,3,4,5,6,7,8,0};</w:t>
      </w:r>
      <w:r w:rsidRPr="00A306B5">
        <w:rPr>
          <w:rFonts w:hint="eastAsia"/>
          <w:sz w:val="24"/>
          <w:szCs w:val="22"/>
        </w:rPr>
        <w:t xml:space="preserve"> /* 0</w:t>
      </w:r>
      <w:r w:rsidRPr="00A306B5">
        <w:rPr>
          <w:rFonts w:hint="eastAsia"/>
          <w:sz w:val="24"/>
          <w:szCs w:val="22"/>
        </w:rPr>
        <w:t>为结束标记</w:t>
      </w:r>
      <w:r w:rsidRPr="00A306B5">
        <w:rPr>
          <w:rFonts w:hint="eastAsia"/>
          <w:sz w:val="24"/>
          <w:szCs w:val="22"/>
        </w:rPr>
        <w:t xml:space="preserve"> */</w:t>
      </w:r>
    </w:p>
    <w:p w14:paraId="57E53376" w14:textId="77777777" w:rsidR="007C72BA" w:rsidRPr="00A306B5" w:rsidRDefault="007C72BA" w:rsidP="007C72BA">
      <w:pPr>
        <w:snapToGrid w:val="0"/>
        <w:spacing w:line="360" w:lineRule="auto"/>
        <w:ind w:leftChars="200" w:left="420"/>
        <w:rPr>
          <w:sz w:val="24"/>
          <w:szCs w:val="22"/>
        </w:rPr>
      </w:pPr>
      <w:r w:rsidRPr="00A306B5">
        <w:rPr>
          <w:sz w:val="24"/>
          <w:szCs w:val="22"/>
        </w:rPr>
        <w:tab/>
      </w:r>
      <w:proofErr w:type="spellStart"/>
      <w:r w:rsidRPr="00A306B5">
        <w:rPr>
          <w:sz w:val="24"/>
          <w:szCs w:val="22"/>
        </w:rPr>
        <w:t>create_list</w:t>
      </w:r>
      <w:proofErr w:type="spellEnd"/>
      <w:r w:rsidRPr="00A306B5">
        <w:rPr>
          <w:sz w:val="24"/>
          <w:szCs w:val="22"/>
        </w:rPr>
        <w:t>(</w:t>
      </w:r>
      <w:proofErr w:type="spellStart"/>
      <w:r w:rsidRPr="00A306B5">
        <w:rPr>
          <w:sz w:val="24"/>
          <w:szCs w:val="22"/>
        </w:rPr>
        <w:t>head,s</w:t>
      </w:r>
      <w:proofErr w:type="spellEnd"/>
      <w:r w:rsidRPr="00A306B5">
        <w:rPr>
          <w:sz w:val="24"/>
          <w:szCs w:val="22"/>
        </w:rPr>
        <w:t>);</w:t>
      </w:r>
      <w:r w:rsidRPr="00A306B5">
        <w:rPr>
          <w:rFonts w:hint="eastAsia"/>
          <w:sz w:val="24"/>
          <w:szCs w:val="22"/>
        </w:rPr>
        <w:t xml:space="preserve"> /* </w:t>
      </w:r>
      <w:r w:rsidRPr="00A306B5">
        <w:rPr>
          <w:rFonts w:hint="eastAsia"/>
          <w:sz w:val="24"/>
          <w:szCs w:val="22"/>
        </w:rPr>
        <w:t>创建新链表</w:t>
      </w:r>
      <w:r w:rsidRPr="00A306B5">
        <w:rPr>
          <w:rFonts w:hint="eastAsia"/>
          <w:sz w:val="24"/>
          <w:szCs w:val="22"/>
        </w:rPr>
        <w:t xml:space="preserve"> */</w:t>
      </w:r>
    </w:p>
    <w:p w14:paraId="0EF412EE" w14:textId="77777777" w:rsidR="007C72BA" w:rsidRPr="00A306B5" w:rsidRDefault="007C72BA" w:rsidP="007C72BA">
      <w:pPr>
        <w:snapToGrid w:val="0"/>
        <w:spacing w:line="360" w:lineRule="auto"/>
        <w:ind w:leftChars="200" w:left="420"/>
        <w:rPr>
          <w:sz w:val="24"/>
          <w:szCs w:val="22"/>
        </w:rPr>
      </w:pPr>
      <w:r w:rsidRPr="00A306B5">
        <w:rPr>
          <w:sz w:val="24"/>
          <w:szCs w:val="22"/>
        </w:rPr>
        <w:lastRenderedPageBreak/>
        <w:tab/>
        <w:t>p=head;</w:t>
      </w:r>
      <w:r w:rsidRPr="00A306B5">
        <w:rPr>
          <w:rFonts w:hint="eastAsia"/>
          <w:sz w:val="24"/>
          <w:szCs w:val="22"/>
        </w:rPr>
        <w:t xml:space="preserve"> /*</w:t>
      </w:r>
      <w:r w:rsidRPr="00A306B5">
        <w:rPr>
          <w:rFonts w:hint="eastAsia"/>
          <w:sz w:val="24"/>
          <w:szCs w:val="22"/>
        </w:rPr>
        <w:t>遍历指针</w:t>
      </w:r>
      <w:r w:rsidRPr="00A306B5">
        <w:rPr>
          <w:rFonts w:hint="eastAsia"/>
          <w:sz w:val="24"/>
          <w:szCs w:val="22"/>
        </w:rPr>
        <w:t>p</w:t>
      </w:r>
      <w:r w:rsidRPr="00A306B5">
        <w:rPr>
          <w:rFonts w:hint="eastAsia"/>
          <w:sz w:val="24"/>
          <w:szCs w:val="22"/>
        </w:rPr>
        <w:t>指向链头</w:t>
      </w:r>
      <w:r w:rsidRPr="00A306B5">
        <w:rPr>
          <w:rFonts w:hint="eastAsia"/>
          <w:sz w:val="24"/>
          <w:szCs w:val="22"/>
        </w:rPr>
        <w:t xml:space="preserve"> */</w:t>
      </w:r>
    </w:p>
    <w:p w14:paraId="4486FEDD" w14:textId="77777777" w:rsidR="007C72BA" w:rsidRPr="00A306B5" w:rsidRDefault="007C72BA" w:rsidP="007C72BA">
      <w:pPr>
        <w:snapToGrid w:val="0"/>
        <w:spacing w:line="360" w:lineRule="auto"/>
        <w:ind w:leftChars="200" w:left="420"/>
        <w:rPr>
          <w:sz w:val="24"/>
          <w:szCs w:val="22"/>
        </w:rPr>
      </w:pPr>
      <w:r w:rsidRPr="00A306B5">
        <w:rPr>
          <w:sz w:val="24"/>
          <w:szCs w:val="22"/>
        </w:rPr>
        <w:tab/>
        <w:t>while(p</w:t>
      </w:r>
      <w:proofErr w:type="gramStart"/>
      <w:r w:rsidRPr="00A306B5">
        <w:rPr>
          <w:sz w:val="24"/>
          <w:szCs w:val="22"/>
        </w:rPr>
        <w:t>){</w:t>
      </w:r>
      <w:proofErr w:type="gramEnd"/>
    </w:p>
    <w:p w14:paraId="09EC4C4A" w14:textId="77777777" w:rsidR="007C72BA" w:rsidRPr="00A306B5" w:rsidRDefault="007C72BA" w:rsidP="007C72BA">
      <w:pPr>
        <w:snapToGrid w:val="0"/>
        <w:spacing w:line="360" w:lineRule="auto"/>
        <w:ind w:leftChars="200" w:left="420"/>
        <w:rPr>
          <w:sz w:val="24"/>
          <w:szCs w:val="22"/>
        </w:rPr>
      </w:pPr>
      <w:r w:rsidRPr="00A306B5">
        <w:rPr>
          <w:sz w:val="24"/>
          <w:szCs w:val="22"/>
        </w:rPr>
        <w:tab/>
      </w:r>
      <w:r w:rsidRPr="00A306B5">
        <w:rPr>
          <w:sz w:val="24"/>
          <w:szCs w:val="22"/>
        </w:rPr>
        <w:tab/>
      </w:r>
      <w:proofErr w:type="spellStart"/>
      <w:r w:rsidRPr="00A306B5">
        <w:rPr>
          <w:sz w:val="24"/>
          <w:szCs w:val="22"/>
        </w:rPr>
        <w:t>printf</w:t>
      </w:r>
      <w:proofErr w:type="spellEnd"/>
      <w:r w:rsidRPr="00A306B5">
        <w:rPr>
          <w:sz w:val="24"/>
          <w:szCs w:val="22"/>
        </w:rPr>
        <w:t>("%d\</w:t>
      </w:r>
      <w:proofErr w:type="spellStart"/>
      <w:r w:rsidRPr="00A306B5">
        <w:rPr>
          <w:sz w:val="24"/>
          <w:szCs w:val="22"/>
        </w:rPr>
        <w:t>t",p</w:t>
      </w:r>
      <w:proofErr w:type="spellEnd"/>
      <w:r w:rsidRPr="00A306B5">
        <w:rPr>
          <w:sz w:val="24"/>
          <w:szCs w:val="22"/>
        </w:rPr>
        <w:t>-&gt;data);</w:t>
      </w:r>
      <w:r w:rsidRPr="00A306B5">
        <w:rPr>
          <w:rFonts w:hint="eastAsia"/>
          <w:sz w:val="24"/>
          <w:szCs w:val="22"/>
        </w:rPr>
        <w:t xml:space="preserve"> /* </w:t>
      </w:r>
      <w:r w:rsidRPr="00A306B5">
        <w:rPr>
          <w:rFonts w:hint="eastAsia"/>
          <w:sz w:val="24"/>
          <w:szCs w:val="22"/>
        </w:rPr>
        <w:t>输出数据域的值</w:t>
      </w:r>
      <w:r w:rsidRPr="00A306B5">
        <w:rPr>
          <w:rFonts w:hint="eastAsia"/>
          <w:sz w:val="24"/>
          <w:szCs w:val="22"/>
        </w:rPr>
        <w:t xml:space="preserve"> */</w:t>
      </w:r>
    </w:p>
    <w:p w14:paraId="49376ADB" w14:textId="77777777" w:rsidR="007C72BA" w:rsidRPr="00A306B5" w:rsidRDefault="007C72BA" w:rsidP="007C72BA">
      <w:pPr>
        <w:snapToGrid w:val="0"/>
        <w:spacing w:line="360" w:lineRule="auto"/>
        <w:ind w:leftChars="200" w:left="420"/>
        <w:rPr>
          <w:sz w:val="24"/>
          <w:szCs w:val="22"/>
        </w:rPr>
      </w:pPr>
      <w:r w:rsidRPr="00A306B5">
        <w:rPr>
          <w:sz w:val="24"/>
          <w:szCs w:val="22"/>
        </w:rPr>
        <w:tab/>
      </w:r>
      <w:r w:rsidRPr="00A306B5">
        <w:rPr>
          <w:sz w:val="24"/>
          <w:szCs w:val="22"/>
        </w:rPr>
        <w:tab/>
        <w:t>p=p-&gt;next;</w:t>
      </w:r>
      <w:r w:rsidRPr="00A306B5">
        <w:rPr>
          <w:rFonts w:hint="eastAsia"/>
          <w:sz w:val="24"/>
          <w:szCs w:val="22"/>
        </w:rPr>
        <w:t xml:space="preserve"> /*</w:t>
      </w:r>
      <w:r w:rsidRPr="00A306B5">
        <w:rPr>
          <w:rFonts w:hint="eastAsia"/>
          <w:sz w:val="24"/>
          <w:szCs w:val="22"/>
        </w:rPr>
        <w:t>遍历指针</w:t>
      </w:r>
      <w:r w:rsidRPr="00A306B5">
        <w:rPr>
          <w:rFonts w:hint="eastAsia"/>
          <w:sz w:val="24"/>
          <w:szCs w:val="22"/>
        </w:rPr>
        <w:t>p</w:t>
      </w:r>
      <w:r w:rsidRPr="00A306B5">
        <w:rPr>
          <w:rFonts w:hint="eastAsia"/>
          <w:sz w:val="24"/>
          <w:szCs w:val="22"/>
        </w:rPr>
        <w:t>指向下一结点</w:t>
      </w:r>
      <w:r w:rsidRPr="00A306B5">
        <w:rPr>
          <w:rFonts w:hint="eastAsia"/>
          <w:sz w:val="24"/>
          <w:szCs w:val="22"/>
        </w:rPr>
        <w:t xml:space="preserve"> */</w:t>
      </w:r>
    </w:p>
    <w:p w14:paraId="6E0B2155" w14:textId="77777777" w:rsidR="007C72BA" w:rsidRPr="00A306B5" w:rsidRDefault="007C72BA" w:rsidP="007C72BA">
      <w:pPr>
        <w:snapToGrid w:val="0"/>
        <w:spacing w:line="360" w:lineRule="auto"/>
        <w:ind w:leftChars="200" w:left="420"/>
        <w:rPr>
          <w:sz w:val="24"/>
          <w:szCs w:val="22"/>
        </w:rPr>
      </w:pPr>
      <w:r w:rsidRPr="00A306B5">
        <w:rPr>
          <w:sz w:val="24"/>
          <w:szCs w:val="22"/>
        </w:rPr>
        <w:tab/>
        <w:t>}</w:t>
      </w:r>
    </w:p>
    <w:p w14:paraId="3C0AA88C" w14:textId="77777777" w:rsidR="007C72BA" w:rsidRPr="00A306B5" w:rsidRDefault="007C72BA" w:rsidP="007C72BA">
      <w:pPr>
        <w:snapToGrid w:val="0"/>
        <w:spacing w:line="360" w:lineRule="auto"/>
        <w:ind w:leftChars="200" w:left="420"/>
        <w:rPr>
          <w:sz w:val="24"/>
          <w:szCs w:val="22"/>
        </w:rPr>
      </w:pPr>
      <w:r w:rsidRPr="00A306B5">
        <w:rPr>
          <w:sz w:val="24"/>
          <w:szCs w:val="22"/>
        </w:rPr>
        <w:tab/>
      </w:r>
      <w:proofErr w:type="spellStart"/>
      <w:r w:rsidRPr="00A306B5">
        <w:rPr>
          <w:sz w:val="24"/>
          <w:szCs w:val="22"/>
        </w:rPr>
        <w:t>printf</w:t>
      </w:r>
      <w:proofErr w:type="spellEnd"/>
      <w:r w:rsidRPr="00A306B5">
        <w:rPr>
          <w:sz w:val="24"/>
          <w:szCs w:val="22"/>
        </w:rPr>
        <w:t>("\n");</w:t>
      </w:r>
    </w:p>
    <w:p w14:paraId="7FF0E7A2" w14:textId="77777777" w:rsidR="007C72BA" w:rsidRPr="00A306B5" w:rsidRDefault="007C72BA" w:rsidP="007C72BA">
      <w:pPr>
        <w:snapToGrid w:val="0"/>
        <w:spacing w:line="360" w:lineRule="auto"/>
        <w:ind w:leftChars="200" w:left="420"/>
        <w:rPr>
          <w:sz w:val="24"/>
          <w:szCs w:val="22"/>
        </w:rPr>
      </w:pPr>
      <w:r w:rsidRPr="00A306B5">
        <w:rPr>
          <w:sz w:val="24"/>
          <w:szCs w:val="22"/>
        </w:rPr>
        <w:t>}</w:t>
      </w:r>
    </w:p>
    <w:p w14:paraId="57F33DD1" w14:textId="77777777" w:rsidR="007C72BA" w:rsidRPr="00A306B5" w:rsidRDefault="007C72BA" w:rsidP="007C72BA">
      <w:pPr>
        <w:snapToGrid w:val="0"/>
        <w:spacing w:line="360" w:lineRule="auto"/>
        <w:ind w:leftChars="200" w:left="420"/>
        <w:rPr>
          <w:sz w:val="24"/>
          <w:szCs w:val="22"/>
        </w:rPr>
      </w:pPr>
      <w:r w:rsidRPr="00A306B5">
        <w:rPr>
          <w:sz w:val="24"/>
          <w:szCs w:val="22"/>
        </w:rPr>
        <w:t xml:space="preserve">void </w:t>
      </w:r>
      <w:proofErr w:type="spellStart"/>
      <w:r w:rsidRPr="00A306B5">
        <w:rPr>
          <w:sz w:val="24"/>
          <w:szCs w:val="22"/>
        </w:rPr>
        <w:t>create_</w:t>
      </w:r>
      <w:proofErr w:type="gramStart"/>
      <w:r w:rsidRPr="00A306B5">
        <w:rPr>
          <w:sz w:val="24"/>
          <w:szCs w:val="22"/>
        </w:rPr>
        <w:t>list</w:t>
      </w:r>
      <w:proofErr w:type="spellEnd"/>
      <w:r w:rsidRPr="00A306B5">
        <w:rPr>
          <w:sz w:val="24"/>
          <w:szCs w:val="22"/>
        </w:rPr>
        <w:t>(</w:t>
      </w:r>
      <w:proofErr w:type="gramEnd"/>
      <w:r w:rsidRPr="00A306B5">
        <w:rPr>
          <w:sz w:val="24"/>
          <w:szCs w:val="22"/>
        </w:rPr>
        <w:t xml:space="preserve">struct </w:t>
      </w:r>
      <w:proofErr w:type="spellStart"/>
      <w:r w:rsidRPr="00A306B5">
        <w:rPr>
          <w:sz w:val="24"/>
          <w:szCs w:val="22"/>
        </w:rPr>
        <w:t>s_list</w:t>
      </w:r>
      <w:proofErr w:type="spellEnd"/>
      <w:r w:rsidRPr="00A306B5">
        <w:rPr>
          <w:sz w:val="24"/>
          <w:szCs w:val="22"/>
        </w:rPr>
        <w:t xml:space="preserve"> *</w:t>
      </w:r>
      <w:proofErr w:type="spellStart"/>
      <w:r w:rsidRPr="00A306B5">
        <w:rPr>
          <w:sz w:val="24"/>
          <w:szCs w:val="22"/>
        </w:rPr>
        <w:t>headp,int</w:t>
      </w:r>
      <w:proofErr w:type="spellEnd"/>
      <w:r w:rsidRPr="00A306B5">
        <w:rPr>
          <w:sz w:val="24"/>
          <w:szCs w:val="22"/>
        </w:rPr>
        <w:t xml:space="preserve"> *p)</w:t>
      </w:r>
    </w:p>
    <w:p w14:paraId="29976075" w14:textId="77777777" w:rsidR="007C72BA" w:rsidRPr="00A306B5" w:rsidRDefault="007C72BA" w:rsidP="007C72BA">
      <w:pPr>
        <w:snapToGrid w:val="0"/>
        <w:spacing w:line="360" w:lineRule="auto"/>
        <w:ind w:leftChars="200" w:left="420"/>
        <w:rPr>
          <w:sz w:val="24"/>
          <w:szCs w:val="22"/>
        </w:rPr>
      </w:pPr>
      <w:r w:rsidRPr="00A306B5">
        <w:rPr>
          <w:sz w:val="24"/>
          <w:szCs w:val="22"/>
        </w:rPr>
        <w:t>{</w:t>
      </w:r>
    </w:p>
    <w:p w14:paraId="2F5C20B4" w14:textId="77777777" w:rsidR="007C72BA" w:rsidRPr="00A306B5" w:rsidRDefault="007C72BA" w:rsidP="007C72BA">
      <w:pPr>
        <w:snapToGrid w:val="0"/>
        <w:spacing w:line="360" w:lineRule="auto"/>
        <w:ind w:leftChars="200" w:left="420"/>
        <w:rPr>
          <w:sz w:val="24"/>
          <w:szCs w:val="22"/>
        </w:rPr>
      </w:pPr>
      <w:r w:rsidRPr="00A306B5">
        <w:rPr>
          <w:sz w:val="24"/>
          <w:szCs w:val="22"/>
        </w:rPr>
        <w:tab/>
        <w:t xml:space="preserve">struct </w:t>
      </w:r>
      <w:proofErr w:type="spellStart"/>
      <w:r w:rsidRPr="00A306B5">
        <w:rPr>
          <w:sz w:val="24"/>
          <w:szCs w:val="22"/>
        </w:rPr>
        <w:t>s_list</w:t>
      </w:r>
      <w:proofErr w:type="spellEnd"/>
      <w:r w:rsidRPr="00A306B5">
        <w:rPr>
          <w:sz w:val="24"/>
          <w:szCs w:val="22"/>
        </w:rPr>
        <w:t xml:space="preserve"> * </w:t>
      </w:r>
      <w:proofErr w:type="spellStart"/>
      <w:r w:rsidRPr="00A306B5">
        <w:rPr>
          <w:sz w:val="24"/>
          <w:szCs w:val="22"/>
        </w:rPr>
        <w:t>loc_head</w:t>
      </w:r>
      <w:proofErr w:type="spellEnd"/>
      <w:r w:rsidRPr="00A306B5">
        <w:rPr>
          <w:sz w:val="24"/>
          <w:szCs w:val="22"/>
        </w:rPr>
        <w:t>=</w:t>
      </w:r>
      <w:proofErr w:type="gramStart"/>
      <w:r w:rsidRPr="00A306B5">
        <w:rPr>
          <w:sz w:val="24"/>
          <w:szCs w:val="22"/>
        </w:rPr>
        <w:t>NULL,*</w:t>
      </w:r>
      <w:proofErr w:type="gramEnd"/>
      <w:r w:rsidRPr="00A306B5">
        <w:rPr>
          <w:sz w:val="24"/>
          <w:szCs w:val="22"/>
        </w:rPr>
        <w:t>tail;</w:t>
      </w:r>
    </w:p>
    <w:p w14:paraId="7C5F55B4" w14:textId="77777777" w:rsidR="007C72BA" w:rsidRPr="00A306B5" w:rsidRDefault="007C72BA" w:rsidP="007C72BA">
      <w:pPr>
        <w:snapToGrid w:val="0"/>
        <w:spacing w:line="360" w:lineRule="auto"/>
        <w:ind w:leftChars="200" w:left="420"/>
        <w:rPr>
          <w:sz w:val="24"/>
          <w:szCs w:val="22"/>
        </w:rPr>
      </w:pPr>
      <w:r w:rsidRPr="00A306B5">
        <w:rPr>
          <w:sz w:val="24"/>
          <w:szCs w:val="22"/>
        </w:rPr>
        <w:tab/>
        <w:t>if(p[0]==0)</w:t>
      </w:r>
      <w:r w:rsidRPr="00A306B5">
        <w:rPr>
          <w:rFonts w:hint="eastAsia"/>
          <w:sz w:val="24"/>
          <w:szCs w:val="22"/>
        </w:rPr>
        <w:t xml:space="preserve"> /* </w:t>
      </w:r>
      <w:r w:rsidRPr="00A306B5">
        <w:rPr>
          <w:rFonts w:hint="eastAsia"/>
          <w:sz w:val="24"/>
          <w:szCs w:val="22"/>
        </w:rPr>
        <w:t>相当于</w:t>
      </w:r>
      <w:r w:rsidRPr="00A306B5">
        <w:rPr>
          <w:rFonts w:hint="eastAsia"/>
          <w:sz w:val="24"/>
          <w:szCs w:val="22"/>
        </w:rPr>
        <w:t>*p==0 */</w:t>
      </w:r>
    </w:p>
    <w:p w14:paraId="7067E30F" w14:textId="77777777" w:rsidR="007C72BA" w:rsidRPr="00A306B5" w:rsidRDefault="007C72BA" w:rsidP="007C72BA">
      <w:pPr>
        <w:snapToGrid w:val="0"/>
        <w:spacing w:line="360" w:lineRule="auto"/>
        <w:ind w:leftChars="200" w:left="420"/>
        <w:rPr>
          <w:sz w:val="24"/>
          <w:szCs w:val="22"/>
        </w:rPr>
      </w:pPr>
      <w:r w:rsidRPr="00A306B5">
        <w:rPr>
          <w:sz w:val="24"/>
          <w:szCs w:val="22"/>
        </w:rPr>
        <w:tab/>
      </w:r>
      <w:r w:rsidRPr="00A306B5">
        <w:rPr>
          <w:sz w:val="24"/>
          <w:szCs w:val="22"/>
        </w:rPr>
        <w:tab/>
        <w:t>;</w:t>
      </w:r>
    </w:p>
    <w:p w14:paraId="5C7E9C46" w14:textId="77777777" w:rsidR="007C72BA" w:rsidRPr="00A306B5" w:rsidRDefault="007C72BA" w:rsidP="007C72BA">
      <w:pPr>
        <w:snapToGrid w:val="0"/>
        <w:spacing w:line="360" w:lineRule="auto"/>
        <w:ind w:leftChars="200" w:left="420"/>
        <w:rPr>
          <w:sz w:val="24"/>
          <w:szCs w:val="22"/>
        </w:rPr>
      </w:pPr>
      <w:r w:rsidRPr="00A306B5">
        <w:rPr>
          <w:sz w:val="24"/>
          <w:szCs w:val="22"/>
        </w:rPr>
        <w:tab/>
        <w:t>else {</w:t>
      </w:r>
      <w:r w:rsidRPr="00A306B5">
        <w:rPr>
          <w:rFonts w:hint="eastAsia"/>
          <w:sz w:val="24"/>
          <w:szCs w:val="22"/>
        </w:rPr>
        <w:t xml:space="preserve"> /* </w:t>
      </w:r>
      <w:proofErr w:type="spellStart"/>
      <w:r w:rsidRPr="00A306B5">
        <w:rPr>
          <w:sz w:val="24"/>
          <w:szCs w:val="22"/>
        </w:rPr>
        <w:t>loc_head</w:t>
      </w:r>
      <w:proofErr w:type="spellEnd"/>
      <w:r w:rsidRPr="00A306B5">
        <w:rPr>
          <w:rFonts w:hint="eastAsia"/>
          <w:sz w:val="24"/>
          <w:szCs w:val="22"/>
        </w:rPr>
        <w:t>指向动态分配的第一个结点</w:t>
      </w:r>
      <w:r w:rsidRPr="00A306B5">
        <w:rPr>
          <w:rFonts w:hint="eastAsia"/>
          <w:sz w:val="24"/>
          <w:szCs w:val="22"/>
        </w:rPr>
        <w:t xml:space="preserve"> */</w:t>
      </w:r>
    </w:p>
    <w:p w14:paraId="003E23F1" w14:textId="77777777" w:rsidR="007C72BA" w:rsidRPr="00A306B5" w:rsidRDefault="007C72BA" w:rsidP="007C72BA">
      <w:pPr>
        <w:snapToGrid w:val="0"/>
        <w:spacing w:line="360" w:lineRule="auto"/>
        <w:ind w:leftChars="200" w:left="420"/>
        <w:rPr>
          <w:sz w:val="24"/>
          <w:szCs w:val="22"/>
        </w:rPr>
      </w:pPr>
      <w:r w:rsidRPr="00A306B5">
        <w:rPr>
          <w:sz w:val="24"/>
          <w:szCs w:val="22"/>
        </w:rPr>
        <w:tab/>
      </w:r>
      <w:r w:rsidRPr="00A306B5">
        <w:rPr>
          <w:sz w:val="24"/>
          <w:szCs w:val="22"/>
        </w:rPr>
        <w:tab/>
      </w:r>
      <w:proofErr w:type="spellStart"/>
      <w:r w:rsidRPr="00A306B5">
        <w:rPr>
          <w:sz w:val="24"/>
          <w:szCs w:val="22"/>
        </w:rPr>
        <w:t>loc_head</w:t>
      </w:r>
      <w:proofErr w:type="spellEnd"/>
      <w:proofErr w:type="gramStart"/>
      <w:r w:rsidRPr="00A306B5">
        <w:rPr>
          <w:sz w:val="24"/>
          <w:szCs w:val="22"/>
        </w:rPr>
        <w:t>=(</w:t>
      </w:r>
      <w:proofErr w:type="gramEnd"/>
      <w:r w:rsidRPr="00A306B5">
        <w:rPr>
          <w:sz w:val="24"/>
          <w:szCs w:val="22"/>
        </w:rPr>
        <w:t xml:space="preserve">struct </w:t>
      </w:r>
      <w:proofErr w:type="spellStart"/>
      <w:r w:rsidRPr="00A306B5">
        <w:rPr>
          <w:sz w:val="24"/>
          <w:szCs w:val="22"/>
        </w:rPr>
        <w:t>s_list</w:t>
      </w:r>
      <w:proofErr w:type="spellEnd"/>
      <w:r w:rsidRPr="00A306B5">
        <w:rPr>
          <w:sz w:val="24"/>
          <w:szCs w:val="22"/>
        </w:rPr>
        <w:t xml:space="preserve"> *)malloc(</w:t>
      </w:r>
      <w:proofErr w:type="spellStart"/>
      <w:r w:rsidRPr="00A306B5">
        <w:rPr>
          <w:sz w:val="24"/>
          <w:szCs w:val="22"/>
        </w:rPr>
        <w:t>sizeof</w:t>
      </w:r>
      <w:proofErr w:type="spellEnd"/>
      <w:r w:rsidRPr="00A306B5">
        <w:rPr>
          <w:sz w:val="24"/>
          <w:szCs w:val="22"/>
        </w:rPr>
        <w:t xml:space="preserve">(struct </w:t>
      </w:r>
      <w:proofErr w:type="spellStart"/>
      <w:r w:rsidRPr="00A306B5">
        <w:rPr>
          <w:sz w:val="24"/>
          <w:szCs w:val="22"/>
        </w:rPr>
        <w:t>s_list</w:t>
      </w:r>
      <w:proofErr w:type="spellEnd"/>
      <w:r w:rsidRPr="00A306B5">
        <w:rPr>
          <w:sz w:val="24"/>
          <w:szCs w:val="22"/>
        </w:rPr>
        <w:t>));</w:t>
      </w:r>
    </w:p>
    <w:p w14:paraId="6AF5875A" w14:textId="77777777" w:rsidR="007C72BA" w:rsidRPr="00A306B5" w:rsidRDefault="007C72BA" w:rsidP="007C72BA">
      <w:pPr>
        <w:snapToGrid w:val="0"/>
        <w:spacing w:line="360" w:lineRule="auto"/>
        <w:ind w:leftChars="200" w:left="420"/>
        <w:rPr>
          <w:sz w:val="24"/>
          <w:szCs w:val="22"/>
        </w:rPr>
      </w:pPr>
      <w:r w:rsidRPr="00A306B5">
        <w:rPr>
          <w:sz w:val="24"/>
          <w:szCs w:val="22"/>
        </w:rPr>
        <w:tab/>
      </w:r>
      <w:r w:rsidRPr="00A306B5">
        <w:rPr>
          <w:sz w:val="24"/>
          <w:szCs w:val="22"/>
        </w:rPr>
        <w:tab/>
      </w:r>
      <w:proofErr w:type="spellStart"/>
      <w:r w:rsidRPr="00A306B5">
        <w:rPr>
          <w:sz w:val="24"/>
          <w:szCs w:val="22"/>
        </w:rPr>
        <w:t>loc_head</w:t>
      </w:r>
      <w:proofErr w:type="spellEnd"/>
      <w:r w:rsidRPr="00A306B5">
        <w:rPr>
          <w:sz w:val="24"/>
          <w:szCs w:val="22"/>
        </w:rPr>
        <w:t>-&gt;data=*p++;</w:t>
      </w:r>
      <w:r w:rsidRPr="00A306B5">
        <w:rPr>
          <w:rFonts w:hint="eastAsia"/>
          <w:sz w:val="24"/>
          <w:szCs w:val="22"/>
        </w:rPr>
        <w:t xml:space="preserve"> /* </w:t>
      </w:r>
      <w:r w:rsidRPr="00A306B5">
        <w:rPr>
          <w:rFonts w:hint="eastAsia"/>
          <w:sz w:val="24"/>
          <w:szCs w:val="22"/>
        </w:rPr>
        <w:t>对数据域赋值</w:t>
      </w:r>
      <w:r w:rsidRPr="00A306B5">
        <w:rPr>
          <w:rFonts w:hint="eastAsia"/>
          <w:sz w:val="24"/>
          <w:szCs w:val="22"/>
        </w:rPr>
        <w:t xml:space="preserve"> */</w:t>
      </w:r>
    </w:p>
    <w:p w14:paraId="68566761" w14:textId="77777777" w:rsidR="007C72BA" w:rsidRPr="00A306B5" w:rsidRDefault="007C72BA" w:rsidP="007C72BA">
      <w:pPr>
        <w:snapToGrid w:val="0"/>
        <w:spacing w:line="360" w:lineRule="auto"/>
        <w:ind w:leftChars="200" w:left="420"/>
        <w:rPr>
          <w:sz w:val="24"/>
          <w:szCs w:val="22"/>
        </w:rPr>
      </w:pPr>
      <w:r w:rsidRPr="00A306B5">
        <w:rPr>
          <w:sz w:val="24"/>
          <w:szCs w:val="22"/>
        </w:rPr>
        <w:tab/>
      </w:r>
      <w:r w:rsidRPr="00A306B5">
        <w:rPr>
          <w:sz w:val="24"/>
          <w:szCs w:val="22"/>
        </w:rPr>
        <w:tab/>
        <w:t>tail=</w:t>
      </w:r>
      <w:proofErr w:type="spellStart"/>
      <w:r w:rsidRPr="00A306B5">
        <w:rPr>
          <w:sz w:val="24"/>
          <w:szCs w:val="22"/>
        </w:rPr>
        <w:t>loc_head</w:t>
      </w:r>
      <w:proofErr w:type="spellEnd"/>
      <w:r w:rsidRPr="00A306B5">
        <w:rPr>
          <w:sz w:val="24"/>
          <w:szCs w:val="22"/>
        </w:rPr>
        <w:t>;</w:t>
      </w:r>
      <w:r w:rsidRPr="00A306B5">
        <w:rPr>
          <w:rFonts w:hint="eastAsia"/>
          <w:sz w:val="24"/>
          <w:szCs w:val="22"/>
        </w:rPr>
        <w:t xml:space="preserve"> /* </w:t>
      </w:r>
      <w:r w:rsidRPr="00A306B5">
        <w:rPr>
          <w:sz w:val="24"/>
          <w:szCs w:val="22"/>
        </w:rPr>
        <w:t>tail</w:t>
      </w:r>
      <w:r w:rsidRPr="00A306B5">
        <w:rPr>
          <w:rFonts w:hint="eastAsia"/>
          <w:sz w:val="24"/>
          <w:szCs w:val="22"/>
        </w:rPr>
        <w:t>指向第一个结点</w:t>
      </w:r>
      <w:r w:rsidRPr="00A306B5">
        <w:rPr>
          <w:rFonts w:hint="eastAsia"/>
          <w:sz w:val="24"/>
          <w:szCs w:val="22"/>
        </w:rPr>
        <w:t xml:space="preserve"> */</w:t>
      </w:r>
    </w:p>
    <w:p w14:paraId="55C8DAD0" w14:textId="77777777" w:rsidR="007C72BA" w:rsidRPr="00A306B5" w:rsidRDefault="007C72BA" w:rsidP="007C72BA">
      <w:pPr>
        <w:snapToGrid w:val="0"/>
        <w:spacing w:line="360" w:lineRule="auto"/>
        <w:ind w:leftChars="200" w:left="420"/>
        <w:rPr>
          <w:sz w:val="24"/>
          <w:szCs w:val="22"/>
        </w:rPr>
      </w:pPr>
      <w:r w:rsidRPr="00A306B5">
        <w:rPr>
          <w:sz w:val="24"/>
          <w:szCs w:val="22"/>
        </w:rPr>
        <w:tab/>
      </w:r>
      <w:r w:rsidRPr="00A306B5">
        <w:rPr>
          <w:sz w:val="24"/>
          <w:szCs w:val="22"/>
        </w:rPr>
        <w:tab/>
        <w:t>while(*p){</w:t>
      </w:r>
      <w:r w:rsidRPr="00A306B5">
        <w:rPr>
          <w:rFonts w:hint="eastAsia"/>
          <w:sz w:val="24"/>
          <w:szCs w:val="22"/>
        </w:rPr>
        <w:t xml:space="preserve"> /* </w:t>
      </w:r>
      <w:r w:rsidRPr="00A306B5">
        <w:rPr>
          <w:sz w:val="24"/>
          <w:szCs w:val="22"/>
        </w:rPr>
        <w:t>tail</w:t>
      </w:r>
      <w:r w:rsidRPr="00A306B5">
        <w:rPr>
          <w:rFonts w:hint="eastAsia"/>
          <w:sz w:val="24"/>
          <w:szCs w:val="22"/>
        </w:rPr>
        <w:t>所指结点的指针域指向动态创建的结点</w:t>
      </w:r>
      <w:r w:rsidRPr="00A306B5">
        <w:rPr>
          <w:rFonts w:hint="eastAsia"/>
          <w:sz w:val="24"/>
          <w:szCs w:val="22"/>
        </w:rPr>
        <w:t xml:space="preserve"> */</w:t>
      </w:r>
    </w:p>
    <w:p w14:paraId="157F50F4" w14:textId="77777777" w:rsidR="007C72BA" w:rsidRPr="00A306B5" w:rsidRDefault="007C72BA" w:rsidP="007C72BA">
      <w:pPr>
        <w:snapToGrid w:val="0"/>
        <w:spacing w:line="360" w:lineRule="auto"/>
        <w:ind w:leftChars="200" w:left="420"/>
        <w:rPr>
          <w:sz w:val="24"/>
          <w:szCs w:val="22"/>
        </w:rPr>
      </w:pPr>
      <w:r w:rsidRPr="00A306B5">
        <w:rPr>
          <w:sz w:val="24"/>
          <w:szCs w:val="22"/>
        </w:rPr>
        <w:tab/>
      </w:r>
      <w:r w:rsidRPr="00A306B5">
        <w:rPr>
          <w:sz w:val="24"/>
          <w:szCs w:val="22"/>
        </w:rPr>
        <w:tab/>
      </w:r>
      <w:r w:rsidRPr="00A306B5">
        <w:rPr>
          <w:sz w:val="24"/>
          <w:szCs w:val="22"/>
        </w:rPr>
        <w:tab/>
        <w:t>tail-&gt;next</w:t>
      </w:r>
      <w:proofErr w:type="gramStart"/>
      <w:r w:rsidRPr="00A306B5">
        <w:rPr>
          <w:sz w:val="24"/>
          <w:szCs w:val="22"/>
        </w:rPr>
        <w:t>=(</w:t>
      </w:r>
      <w:proofErr w:type="gramEnd"/>
      <w:r w:rsidRPr="00A306B5">
        <w:rPr>
          <w:sz w:val="24"/>
          <w:szCs w:val="22"/>
        </w:rPr>
        <w:t xml:space="preserve">struct </w:t>
      </w:r>
      <w:proofErr w:type="spellStart"/>
      <w:r w:rsidRPr="00A306B5">
        <w:rPr>
          <w:sz w:val="24"/>
          <w:szCs w:val="22"/>
        </w:rPr>
        <w:t>s_list</w:t>
      </w:r>
      <w:proofErr w:type="spellEnd"/>
      <w:r w:rsidRPr="00A306B5">
        <w:rPr>
          <w:sz w:val="24"/>
          <w:szCs w:val="22"/>
        </w:rPr>
        <w:t xml:space="preserve"> *)malloc(</w:t>
      </w:r>
      <w:proofErr w:type="spellStart"/>
      <w:r w:rsidRPr="00A306B5">
        <w:rPr>
          <w:sz w:val="24"/>
          <w:szCs w:val="22"/>
        </w:rPr>
        <w:t>sizeof</w:t>
      </w:r>
      <w:proofErr w:type="spellEnd"/>
      <w:r w:rsidRPr="00A306B5">
        <w:rPr>
          <w:sz w:val="24"/>
          <w:szCs w:val="22"/>
        </w:rPr>
        <w:t xml:space="preserve">(struct </w:t>
      </w:r>
      <w:proofErr w:type="spellStart"/>
      <w:r w:rsidRPr="00A306B5">
        <w:rPr>
          <w:sz w:val="24"/>
          <w:szCs w:val="22"/>
        </w:rPr>
        <w:t>s_list</w:t>
      </w:r>
      <w:proofErr w:type="spellEnd"/>
      <w:r w:rsidRPr="00A306B5">
        <w:rPr>
          <w:sz w:val="24"/>
          <w:szCs w:val="22"/>
        </w:rPr>
        <w:t>));</w:t>
      </w:r>
    </w:p>
    <w:p w14:paraId="50516FFD" w14:textId="77777777" w:rsidR="007C72BA" w:rsidRPr="00A306B5" w:rsidRDefault="007C72BA" w:rsidP="007C72BA">
      <w:pPr>
        <w:snapToGrid w:val="0"/>
        <w:spacing w:line="360" w:lineRule="auto"/>
        <w:ind w:leftChars="200" w:left="420"/>
        <w:rPr>
          <w:sz w:val="24"/>
          <w:szCs w:val="22"/>
        </w:rPr>
      </w:pPr>
      <w:r w:rsidRPr="00A306B5">
        <w:rPr>
          <w:sz w:val="24"/>
          <w:szCs w:val="22"/>
        </w:rPr>
        <w:tab/>
      </w:r>
      <w:r w:rsidRPr="00A306B5">
        <w:rPr>
          <w:sz w:val="24"/>
          <w:szCs w:val="22"/>
        </w:rPr>
        <w:tab/>
      </w:r>
      <w:r w:rsidRPr="00A306B5">
        <w:rPr>
          <w:sz w:val="24"/>
          <w:szCs w:val="22"/>
        </w:rPr>
        <w:tab/>
        <w:t>tail=tail-&gt;next;</w:t>
      </w:r>
      <w:r w:rsidRPr="00A306B5">
        <w:rPr>
          <w:rFonts w:hint="eastAsia"/>
          <w:sz w:val="24"/>
          <w:szCs w:val="22"/>
        </w:rPr>
        <w:t xml:space="preserve"> /* </w:t>
      </w:r>
      <w:r w:rsidRPr="00A306B5">
        <w:rPr>
          <w:sz w:val="24"/>
          <w:szCs w:val="22"/>
        </w:rPr>
        <w:t>tail</w:t>
      </w:r>
      <w:r w:rsidRPr="00A306B5">
        <w:rPr>
          <w:rFonts w:hint="eastAsia"/>
          <w:sz w:val="24"/>
          <w:szCs w:val="22"/>
        </w:rPr>
        <w:t>指向新创建的结点</w:t>
      </w:r>
      <w:r w:rsidRPr="00A306B5">
        <w:rPr>
          <w:rFonts w:hint="eastAsia"/>
          <w:sz w:val="24"/>
          <w:szCs w:val="22"/>
        </w:rPr>
        <w:t xml:space="preserve"> */</w:t>
      </w:r>
    </w:p>
    <w:p w14:paraId="5F422476" w14:textId="77777777" w:rsidR="007C72BA" w:rsidRPr="00A306B5" w:rsidRDefault="007C72BA" w:rsidP="007C72BA">
      <w:pPr>
        <w:snapToGrid w:val="0"/>
        <w:spacing w:line="360" w:lineRule="auto"/>
        <w:ind w:leftChars="200" w:left="420"/>
        <w:rPr>
          <w:sz w:val="24"/>
          <w:szCs w:val="22"/>
        </w:rPr>
      </w:pPr>
      <w:r w:rsidRPr="00A306B5">
        <w:rPr>
          <w:sz w:val="24"/>
          <w:szCs w:val="22"/>
        </w:rPr>
        <w:tab/>
      </w:r>
      <w:r w:rsidRPr="00A306B5">
        <w:rPr>
          <w:sz w:val="24"/>
          <w:szCs w:val="22"/>
        </w:rPr>
        <w:tab/>
      </w:r>
      <w:r w:rsidRPr="00A306B5">
        <w:rPr>
          <w:sz w:val="24"/>
          <w:szCs w:val="22"/>
        </w:rPr>
        <w:tab/>
        <w:t>tail-&gt;data=*p++;</w:t>
      </w:r>
      <w:r w:rsidRPr="00A306B5">
        <w:rPr>
          <w:rFonts w:hint="eastAsia"/>
          <w:sz w:val="24"/>
          <w:szCs w:val="22"/>
        </w:rPr>
        <w:t xml:space="preserve"> /* </w:t>
      </w:r>
      <w:r w:rsidRPr="00A306B5">
        <w:rPr>
          <w:rFonts w:hint="eastAsia"/>
          <w:sz w:val="24"/>
          <w:szCs w:val="22"/>
        </w:rPr>
        <w:t>向新创建的结点的数据域赋值</w:t>
      </w:r>
      <w:r w:rsidRPr="00A306B5">
        <w:rPr>
          <w:rFonts w:hint="eastAsia"/>
          <w:sz w:val="24"/>
          <w:szCs w:val="22"/>
        </w:rPr>
        <w:t xml:space="preserve"> */</w:t>
      </w:r>
    </w:p>
    <w:p w14:paraId="077D9DC2" w14:textId="77777777" w:rsidR="007C72BA" w:rsidRPr="00A306B5" w:rsidRDefault="007C72BA" w:rsidP="007C72BA">
      <w:pPr>
        <w:snapToGrid w:val="0"/>
        <w:spacing w:line="360" w:lineRule="auto"/>
        <w:ind w:leftChars="200" w:left="420"/>
        <w:rPr>
          <w:sz w:val="24"/>
          <w:szCs w:val="22"/>
        </w:rPr>
      </w:pPr>
      <w:r w:rsidRPr="00A306B5">
        <w:rPr>
          <w:sz w:val="24"/>
          <w:szCs w:val="22"/>
        </w:rPr>
        <w:tab/>
      </w:r>
      <w:r w:rsidRPr="00A306B5">
        <w:rPr>
          <w:sz w:val="24"/>
          <w:szCs w:val="22"/>
        </w:rPr>
        <w:tab/>
        <w:t>}</w:t>
      </w:r>
    </w:p>
    <w:p w14:paraId="7919DB9D" w14:textId="77777777" w:rsidR="007C72BA" w:rsidRPr="00A306B5" w:rsidRDefault="007C72BA" w:rsidP="007C72BA">
      <w:pPr>
        <w:snapToGrid w:val="0"/>
        <w:spacing w:line="360" w:lineRule="auto"/>
        <w:ind w:leftChars="200" w:left="420"/>
        <w:rPr>
          <w:sz w:val="24"/>
          <w:szCs w:val="22"/>
        </w:rPr>
      </w:pPr>
      <w:r w:rsidRPr="00A306B5">
        <w:rPr>
          <w:sz w:val="24"/>
          <w:szCs w:val="22"/>
        </w:rPr>
        <w:tab/>
      </w:r>
      <w:r w:rsidRPr="00A306B5">
        <w:rPr>
          <w:sz w:val="24"/>
          <w:szCs w:val="22"/>
        </w:rPr>
        <w:tab/>
        <w:t>tail-&gt;next=NULL;</w:t>
      </w:r>
      <w:r w:rsidRPr="00A306B5">
        <w:rPr>
          <w:rFonts w:hint="eastAsia"/>
          <w:sz w:val="24"/>
          <w:szCs w:val="22"/>
        </w:rPr>
        <w:t xml:space="preserve"> /* </w:t>
      </w:r>
      <w:r w:rsidRPr="00A306B5">
        <w:rPr>
          <w:rFonts w:hint="eastAsia"/>
          <w:sz w:val="24"/>
          <w:szCs w:val="22"/>
        </w:rPr>
        <w:t>对指针域赋</w:t>
      </w:r>
      <w:r w:rsidRPr="00A306B5">
        <w:rPr>
          <w:sz w:val="24"/>
          <w:szCs w:val="22"/>
        </w:rPr>
        <w:t>NULL</w:t>
      </w:r>
      <w:r w:rsidRPr="00A306B5">
        <w:rPr>
          <w:rFonts w:hint="eastAsia"/>
          <w:sz w:val="24"/>
          <w:szCs w:val="22"/>
        </w:rPr>
        <w:t>值</w:t>
      </w:r>
      <w:r w:rsidRPr="00A306B5">
        <w:rPr>
          <w:rFonts w:hint="eastAsia"/>
          <w:sz w:val="24"/>
          <w:szCs w:val="22"/>
        </w:rPr>
        <w:t xml:space="preserve"> */</w:t>
      </w:r>
    </w:p>
    <w:p w14:paraId="700B0274" w14:textId="77777777" w:rsidR="007C72BA" w:rsidRPr="00A306B5" w:rsidRDefault="007C72BA" w:rsidP="007C72BA">
      <w:pPr>
        <w:snapToGrid w:val="0"/>
        <w:spacing w:line="360" w:lineRule="auto"/>
        <w:ind w:leftChars="200" w:left="420"/>
        <w:rPr>
          <w:sz w:val="24"/>
          <w:szCs w:val="22"/>
        </w:rPr>
      </w:pPr>
      <w:r w:rsidRPr="00A306B5">
        <w:rPr>
          <w:sz w:val="24"/>
          <w:szCs w:val="22"/>
        </w:rPr>
        <w:tab/>
        <w:t>}</w:t>
      </w:r>
    </w:p>
    <w:p w14:paraId="716A160C" w14:textId="77777777" w:rsidR="007C72BA" w:rsidRPr="00A306B5" w:rsidRDefault="007C72BA" w:rsidP="007C72BA">
      <w:pPr>
        <w:snapToGrid w:val="0"/>
        <w:spacing w:line="360" w:lineRule="auto"/>
        <w:ind w:leftChars="200" w:left="420"/>
        <w:rPr>
          <w:sz w:val="24"/>
          <w:szCs w:val="22"/>
        </w:rPr>
      </w:pPr>
      <w:r w:rsidRPr="00A306B5">
        <w:rPr>
          <w:sz w:val="24"/>
          <w:szCs w:val="22"/>
        </w:rPr>
        <w:tab/>
      </w:r>
      <w:proofErr w:type="spellStart"/>
      <w:r w:rsidRPr="00A306B5">
        <w:rPr>
          <w:sz w:val="24"/>
          <w:szCs w:val="22"/>
        </w:rPr>
        <w:t>headp</w:t>
      </w:r>
      <w:proofErr w:type="spellEnd"/>
      <w:r w:rsidRPr="00A306B5">
        <w:rPr>
          <w:sz w:val="24"/>
          <w:szCs w:val="22"/>
        </w:rPr>
        <w:t>=</w:t>
      </w:r>
      <w:proofErr w:type="spellStart"/>
      <w:r w:rsidRPr="00A306B5">
        <w:rPr>
          <w:sz w:val="24"/>
          <w:szCs w:val="22"/>
        </w:rPr>
        <w:t>loc_head</w:t>
      </w:r>
      <w:proofErr w:type="spellEnd"/>
      <w:r w:rsidRPr="00A306B5">
        <w:rPr>
          <w:sz w:val="24"/>
          <w:szCs w:val="22"/>
        </w:rPr>
        <w:t>;</w:t>
      </w:r>
      <w:r w:rsidRPr="00A306B5">
        <w:rPr>
          <w:rFonts w:hint="eastAsia"/>
          <w:sz w:val="24"/>
          <w:szCs w:val="22"/>
        </w:rPr>
        <w:t xml:space="preserve"> /* </w:t>
      </w:r>
      <w:r w:rsidRPr="00A306B5">
        <w:rPr>
          <w:rFonts w:hint="eastAsia"/>
          <w:sz w:val="24"/>
          <w:szCs w:val="22"/>
        </w:rPr>
        <w:t>使头指针</w:t>
      </w:r>
      <w:proofErr w:type="spellStart"/>
      <w:r w:rsidRPr="00A306B5">
        <w:rPr>
          <w:sz w:val="24"/>
          <w:szCs w:val="22"/>
        </w:rPr>
        <w:t>headp</w:t>
      </w:r>
      <w:proofErr w:type="spellEnd"/>
      <w:r w:rsidRPr="00A306B5">
        <w:rPr>
          <w:rFonts w:hint="eastAsia"/>
          <w:sz w:val="24"/>
          <w:szCs w:val="22"/>
        </w:rPr>
        <w:t>指向新创建的链表</w:t>
      </w:r>
      <w:r w:rsidRPr="00A306B5">
        <w:rPr>
          <w:rFonts w:hint="eastAsia"/>
          <w:sz w:val="24"/>
          <w:szCs w:val="22"/>
        </w:rPr>
        <w:t xml:space="preserve"> */</w:t>
      </w:r>
    </w:p>
    <w:p w14:paraId="0DDCB895" w14:textId="77777777" w:rsidR="007C72BA" w:rsidRPr="00A306B5" w:rsidRDefault="007C72BA" w:rsidP="007C72BA">
      <w:pPr>
        <w:snapToGrid w:val="0"/>
        <w:spacing w:line="360" w:lineRule="auto"/>
        <w:ind w:leftChars="200" w:left="420"/>
        <w:rPr>
          <w:sz w:val="24"/>
          <w:szCs w:val="22"/>
        </w:rPr>
      </w:pPr>
      <w:r w:rsidRPr="00A306B5">
        <w:rPr>
          <w:sz w:val="24"/>
          <w:szCs w:val="22"/>
        </w:rPr>
        <w:t>}</w:t>
      </w:r>
    </w:p>
    <w:p w14:paraId="67A1E718" w14:textId="77777777" w:rsidR="007C72BA" w:rsidRPr="00885843" w:rsidRDefault="007C72BA" w:rsidP="007C72BA">
      <w:pPr>
        <w:snapToGrid w:val="0"/>
        <w:spacing w:line="360" w:lineRule="auto"/>
        <w:rPr>
          <w:b/>
          <w:sz w:val="24"/>
        </w:rPr>
      </w:pPr>
      <w:r w:rsidRPr="00885843">
        <w:rPr>
          <w:rFonts w:hAnsi="宋体"/>
          <w:b/>
          <w:sz w:val="24"/>
        </w:rPr>
        <w:t>解答：</w:t>
      </w:r>
    </w:p>
    <w:p w14:paraId="492B820C" w14:textId="77777777" w:rsidR="007C72BA" w:rsidRDefault="007C72BA" w:rsidP="007C72BA">
      <w:pPr>
        <w:snapToGrid w:val="0"/>
        <w:spacing w:line="300" w:lineRule="auto"/>
        <w:rPr>
          <w:sz w:val="24"/>
        </w:rPr>
      </w:pPr>
      <w:r w:rsidRPr="00885843">
        <w:rPr>
          <w:sz w:val="24"/>
        </w:rPr>
        <w:tab/>
      </w:r>
      <w:r>
        <w:rPr>
          <w:rFonts w:hint="eastAsia"/>
          <w:sz w:val="24"/>
        </w:rPr>
        <w:t>在函数</w:t>
      </w:r>
      <w:proofErr w:type="spellStart"/>
      <w:r>
        <w:rPr>
          <w:rFonts w:hint="eastAsia"/>
          <w:sz w:val="24"/>
        </w:rPr>
        <w:t>c</w:t>
      </w:r>
      <w:r>
        <w:rPr>
          <w:sz w:val="24"/>
        </w:rPr>
        <w:t>reat_list</w:t>
      </w:r>
      <w:proofErr w:type="spellEnd"/>
      <w:r>
        <w:rPr>
          <w:rFonts w:hint="eastAsia"/>
          <w:sz w:val="24"/>
        </w:rPr>
        <w:t>中，由于传入的参数是在</w:t>
      </w:r>
      <w:r>
        <w:rPr>
          <w:rFonts w:hint="eastAsia"/>
          <w:sz w:val="24"/>
        </w:rPr>
        <w:t>m</w:t>
      </w:r>
      <w:r>
        <w:rPr>
          <w:sz w:val="24"/>
        </w:rPr>
        <w:t>ain</w:t>
      </w:r>
      <w:r>
        <w:rPr>
          <w:rFonts w:hint="eastAsia"/>
          <w:sz w:val="24"/>
        </w:rPr>
        <w:t>函数中创建的头指针，所以仅仅对形参进行了创建链表的操作，并不能对实参进行改变，所以应该传入头指针的地址，使用指针传参。</w:t>
      </w:r>
    </w:p>
    <w:p w14:paraId="2528E9A4" w14:textId="77777777" w:rsidR="007C72BA" w:rsidRPr="00841D13" w:rsidRDefault="007C72BA" w:rsidP="007C72BA">
      <w:pPr>
        <w:snapToGrid w:val="0"/>
        <w:spacing w:line="300" w:lineRule="auto"/>
        <w:rPr>
          <w:sz w:val="24"/>
        </w:rPr>
      </w:pPr>
    </w:p>
    <w:p w14:paraId="2D9805E8" w14:textId="77777777" w:rsidR="007C72BA" w:rsidRPr="00561472" w:rsidRDefault="007C72BA" w:rsidP="007C72BA">
      <w:pPr>
        <w:snapToGrid w:val="0"/>
        <w:spacing w:line="360" w:lineRule="auto"/>
        <w:ind w:leftChars="100" w:left="210"/>
        <w:rPr>
          <w:sz w:val="24"/>
        </w:rPr>
      </w:pPr>
      <w:r w:rsidRPr="00561472">
        <w:rPr>
          <w:sz w:val="24"/>
        </w:rPr>
        <w:t>#include "</w:t>
      </w:r>
      <w:proofErr w:type="spellStart"/>
      <w:r w:rsidRPr="00561472">
        <w:rPr>
          <w:sz w:val="24"/>
        </w:rPr>
        <w:t>stdio.h</w:t>
      </w:r>
      <w:proofErr w:type="spellEnd"/>
      <w:r w:rsidRPr="00561472">
        <w:rPr>
          <w:sz w:val="24"/>
        </w:rPr>
        <w:t>"</w:t>
      </w:r>
    </w:p>
    <w:p w14:paraId="3C275A24" w14:textId="77777777" w:rsidR="007C72BA" w:rsidRPr="00561472" w:rsidRDefault="007C72BA" w:rsidP="007C72BA">
      <w:pPr>
        <w:snapToGrid w:val="0"/>
        <w:spacing w:line="360" w:lineRule="auto"/>
        <w:ind w:leftChars="100" w:left="210"/>
        <w:rPr>
          <w:sz w:val="24"/>
        </w:rPr>
      </w:pPr>
      <w:r w:rsidRPr="00561472">
        <w:rPr>
          <w:sz w:val="24"/>
        </w:rPr>
        <w:t>#include "</w:t>
      </w:r>
      <w:proofErr w:type="spellStart"/>
      <w:r w:rsidRPr="00561472">
        <w:rPr>
          <w:sz w:val="24"/>
        </w:rPr>
        <w:t>stdlib.h</w:t>
      </w:r>
      <w:proofErr w:type="spellEnd"/>
      <w:r w:rsidRPr="00561472">
        <w:rPr>
          <w:sz w:val="24"/>
        </w:rPr>
        <w:t>"</w:t>
      </w:r>
    </w:p>
    <w:p w14:paraId="4CB9EE25" w14:textId="77777777" w:rsidR="007C72BA" w:rsidRPr="00561472" w:rsidRDefault="007C72BA" w:rsidP="007C72BA">
      <w:pPr>
        <w:snapToGrid w:val="0"/>
        <w:spacing w:line="360" w:lineRule="auto"/>
        <w:ind w:leftChars="100" w:left="210"/>
        <w:rPr>
          <w:sz w:val="24"/>
        </w:rPr>
      </w:pPr>
      <w:r w:rsidRPr="00561472">
        <w:rPr>
          <w:sz w:val="24"/>
        </w:rPr>
        <w:lastRenderedPageBreak/>
        <w:t xml:space="preserve">struct </w:t>
      </w:r>
      <w:proofErr w:type="spellStart"/>
      <w:r w:rsidRPr="00561472">
        <w:rPr>
          <w:sz w:val="24"/>
        </w:rPr>
        <w:t>s_list</w:t>
      </w:r>
      <w:proofErr w:type="spellEnd"/>
      <w:r w:rsidRPr="00561472">
        <w:rPr>
          <w:sz w:val="24"/>
        </w:rPr>
        <w:t xml:space="preserve"> {</w:t>
      </w:r>
    </w:p>
    <w:p w14:paraId="13F1DDD5" w14:textId="77777777" w:rsidR="007C72BA" w:rsidRPr="00561472" w:rsidRDefault="007C72BA" w:rsidP="007C72BA">
      <w:pPr>
        <w:snapToGrid w:val="0"/>
        <w:spacing w:line="360" w:lineRule="auto"/>
        <w:ind w:leftChars="100" w:left="210"/>
        <w:rPr>
          <w:sz w:val="24"/>
        </w:rPr>
      </w:pPr>
      <w:r w:rsidRPr="00561472">
        <w:rPr>
          <w:sz w:val="24"/>
        </w:rPr>
        <w:tab/>
        <w:t xml:space="preserve">int data; /* </w:t>
      </w:r>
      <w:r w:rsidRPr="00561472">
        <w:rPr>
          <w:rFonts w:hint="eastAsia"/>
          <w:sz w:val="24"/>
        </w:rPr>
        <w:t>数据域</w:t>
      </w:r>
      <w:r w:rsidRPr="00561472">
        <w:rPr>
          <w:sz w:val="24"/>
        </w:rPr>
        <w:t xml:space="preserve"> */</w:t>
      </w:r>
    </w:p>
    <w:p w14:paraId="40D7E66E" w14:textId="77777777" w:rsidR="007C72BA" w:rsidRPr="00561472" w:rsidRDefault="007C72BA" w:rsidP="007C72BA">
      <w:pPr>
        <w:snapToGrid w:val="0"/>
        <w:spacing w:line="360" w:lineRule="auto"/>
        <w:ind w:leftChars="100" w:left="210"/>
        <w:rPr>
          <w:sz w:val="24"/>
        </w:rPr>
      </w:pPr>
      <w:r w:rsidRPr="00561472">
        <w:rPr>
          <w:sz w:val="24"/>
        </w:rPr>
        <w:tab/>
        <w:t xml:space="preserve">struct </w:t>
      </w:r>
      <w:proofErr w:type="spellStart"/>
      <w:r w:rsidRPr="00561472">
        <w:rPr>
          <w:sz w:val="24"/>
        </w:rPr>
        <w:t>s_list</w:t>
      </w:r>
      <w:proofErr w:type="spellEnd"/>
      <w:r w:rsidRPr="00561472">
        <w:rPr>
          <w:sz w:val="24"/>
        </w:rPr>
        <w:t xml:space="preserve">* next; /* </w:t>
      </w:r>
      <w:r w:rsidRPr="00561472">
        <w:rPr>
          <w:rFonts w:hint="eastAsia"/>
          <w:sz w:val="24"/>
        </w:rPr>
        <w:t>指针域</w:t>
      </w:r>
      <w:r w:rsidRPr="00561472">
        <w:rPr>
          <w:sz w:val="24"/>
        </w:rPr>
        <w:t xml:space="preserve"> */</w:t>
      </w:r>
    </w:p>
    <w:p w14:paraId="35AFF0B0" w14:textId="77777777" w:rsidR="007C72BA" w:rsidRPr="00561472" w:rsidRDefault="007C72BA" w:rsidP="007C72BA">
      <w:pPr>
        <w:snapToGrid w:val="0"/>
        <w:spacing w:line="360" w:lineRule="auto"/>
        <w:ind w:leftChars="100" w:left="210"/>
        <w:rPr>
          <w:sz w:val="24"/>
        </w:rPr>
      </w:pPr>
      <w:r w:rsidRPr="00561472">
        <w:rPr>
          <w:sz w:val="24"/>
        </w:rPr>
        <w:t>};</w:t>
      </w:r>
    </w:p>
    <w:p w14:paraId="39B16AE7" w14:textId="77777777" w:rsidR="007C72BA" w:rsidRPr="00561472" w:rsidRDefault="007C72BA" w:rsidP="007C72BA">
      <w:pPr>
        <w:snapToGrid w:val="0"/>
        <w:spacing w:line="360" w:lineRule="auto"/>
        <w:ind w:leftChars="100" w:left="210"/>
        <w:rPr>
          <w:sz w:val="24"/>
        </w:rPr>
      </w:pPr>
      <w:r w:rsidRPr="00561472">
        <w:rPr>
          <w:sz w:val="24"/>
        </w:rPr>
        <w:t xml:space="preserve">void </w:t>
      </w:r>
      <w:proofErr w:type="spellStart"/>
      <w:r w:rsidRPr="00561472">
        <w:rPr>
          <w:sz w:val="24"/>
        </w:rPr>
        <w:t>create_</w:t>
      </w:r>
      <w:proofErr w:type="gramStart"/>
      <w:r w:rsidRPr="00561472">
        <w:rPr>
          <w:sz w:val="24"/>
        </w:rPr>
        <w:t>list</w:t>
      </w:r>
      <w:proofErr w:type="spellEnd"/>
      <w:r w:rsidRPr="00561472">
        <w:rPr>
          <w:sz w:val="24"/>
        </w:rPr>
        <w:t>(</w:t>
      </w:r>
      <w:proofErr w:type="gramEnd"/>
      <w:r w:rsidRPr="00561472">
        <w:rPr>
          <w:sz w:val="24"/>
        </w:rPr>
        <w:t xml:space="preserve">struct </w:t>
      </w:r>
      <w:proofErr w:type="spellStart"/>
      <w:r w:rsidRPr="00561472">
        <w:rPr>
          <w:sz w:val="24"/>
        </w:rPr>
        <w:t>s_list</w:t>
      </w:r>
      <w:proofErr w:type="spellEnd"/>
      <w:r w:rsidRPr="00561472">
        <w:rPr>
          <w:sz w:val="24"/>
        </w:rPr>
        <w:t xml:space="preserve">** </w:t>
      </w:r>
      <w:proofErr w:type="spellStart"/>
      <w:r w:rsidRPr="00561472">
        <w:rPr>
          <w:sz w:val="24"/>
        </w:rPr>
        <w:t>headp</w:t>
      </w:r>
      <w:proofErr w:type="spellEnd"/>
      <w:r w:rsidRPr="00561472">
        <w:rPr>
          <w:sz w:val="24"/>
        </w:rPr>
        <w:t>, int* p);</w:t>
      </w:r>
    </w:p>
    <w:p w14:paraId="665EE706" w14:textId="77777777" w:rsidR="007C72BA" w:rsidRPr="00561472" w:rsidRDefault="007C72BA" w:rsidP="007C72BA">
      <w:pPr>
        <w:snapToGrid w:val="0"/>
        <w:spacing w:line="360" w:lineRule="auto"/>
        <w:ind w:leftChars="100" w:left="210"/>
        <w:rPr>
          <w:sz w:val="24"/>
        </w:rPr>
      </w:pPr>
      <w:r w:rsidRPr="00561472">
        <w:rPr>
          <w:sz w:val="24"/>
        </w:rPr>
        <w:t>void main(void)</w:t>
      </w:r>
    </w:p>
    <w:p w14:paraId="61D1B97A" w14:textId="77777777" w:rsidR="007C72BA" w:rsidRPr="00561472" w:rsidRDefault="007C72BA" w:rsidP="007C72BA">
      <w:pPr>
        <w:snapToGrid w:val="0"/>
        <w:spacing w:line="360" w:lineRule="auto"/>
        <w:ind w:leftChars="100" w:left="210"/>
        <w:rPr>
          <w:sz w:val="24"/>
        </w:rPr>
      </w:pPr>
      <w:r w:rsidRPr="00561472">
        <w:rPr>
          <w:sz w:val="24"/>
        </w:rPr>
        <w:t>{</w:t>
      </w:r>
    </w:p>
    <w:p w14:paraId="45C57787" w14:textId="77777777" w:rsidR="007C72BA" w:rsidRPr="00561472" w:rsidRDefault="007C72BA" w:rsidP="007C72BA">
      <w:pPr>
        <w:snapToGrid w:val="0"/>
        <w:spacing w:line="360" w:lineRule="auto"/>
        <w:ind w:leftChars="100" w:left="210"/>
        <w:rPr>
          <w:sz w:val="24"/>
        </w:rPr>
      </w:pPr>
      <w:r w:rsidRPr="00561472">
        <w:rPr>
          <w:sz w:val="24"/>
        </w:rPr>
        <w:tab/>
        <w:t xml:space="preserve">struct </w:t>
      </w:r>
      <w:proofErr w:type="spellStart"/>
      <w:r w:rsidRPr="00561472">
        <w:rPr>
          <w:sz w:val="24"/>
        </w:rPr>
        <w:t>s_list</w:t>
      </w:r>
      <w:proofErr w:type="spellEnd"/>
      <w:r w:rsidRPr="00561472">
        <w:rPr>
          <w:sz w:val="24"/>
        </w:rPr>
        <w:t>* head = NULL, * p;</w:t>
      </w:r>
    </w:p>
    <w:p w14:paraId="438759B3" w14:textId="77777777" w:rsidR="007C72BA" w:rsidRPr="00561472" w:rsidRDefault="007C72BA" w:rsidP="007C72BA">
      <w:pPr>
        <w:snapToGrid w:val="0"/>
        <w:spacing w:line="360" w:lineRule="auto"/>
        <w:ind w:leftChars="100" w:left="210"/>
        <w:rPr>
          <w:sz w:val="24"/>
        </w:rPr>
      </w:pPr>
      <w:r w:rsidRPr="00561472">
        <w:rPr>
          <w:sz w:val="24"/>
        </w:rPr>
        <w:tab/>
        <w:t>int s[] = { 1,2,3,4,5,6,7,8,0 }; /* 0</w:t>
      </w:r>
      <w:r w:rsidRPr="00561472">
        <w:rPr>
          <w:rFonts w:hint="eastAsia"/>
          <w:sz w:val="24"/>
        </w:rPr>
        <w:t>为结束标记</w:t>
      </w:r>
      <w:r w:rsidRPr="00561472">
        <w:rPr>
          <w:sz w:val="24"/>
        </w:rPr>
        <w:t xml:space="preserve"> */</w:t>
      </w:r>
    </w:p>
    <w:p w14:paraId="3A88F1D5" w14:textId="77777777" w:rsidR="007C72BA" w:rsidRPr="00561472" w:rsidRDefault="007C72BA" w:rsidP="007C72BA">
      <w:pPr>
        <w:snapToGrid w:val="0"/>
        <w:spacing w:line="360" w:lineRule="auto"/>
        <w:ind w:leftChars="100" w:left="210"/>
        <w:rPr>
          <w:sz w:val="24"/>
        </w:rPr>
      </w:pPr>
      <w:r w:rsidRPr="00561472">
        <w:rPr>
          <w:sz w:val="24"/>
        </w:rPr>
        <w:tab/>
      </w:r>
      <w:proofErr w:type="spellStart"/>
      <w:r w:rsidRPr="00561472">
        <w:rPr>
          <w:sz w:val="24"/>
        </w:rPr>
        <w:t>create_list</w:t>
      </w:r>
      <w:proofErr w:type="spellEnd"/>
      <w:r w:rsidRPr="00561472">
        <w:rPr>
          <w:sz w:val="24"/>
        </w:rPr>
        <w:t xml:space="preserve">(&amp;head, s); /* </w:t>
      </w:r>
      <w:r w:rsidRPr="00561472">
        <w:rPr>
          <w:rFonts w:hint="eastAsia"/>
          <w:sz w:val="24"/>
        </w:rPr>
        <w:t>创建新链表</w:t>
      </w:r>
      <w:r w:rsidRPr="00561472">
        <w:rPr>
          <w:sz w:val="24"/>
        </w:rPr>
        <w:t xml:space="preserve"> */</w:t>
      </w:r>
    </w:p>
    <w:p w14:paraId="32B24EFF" w14:textId="77777777" w:rsidR="007C72BA" w:rsidRPr="00561472" w:rsidRDefault="007C72BA" w:rsidP="007C72BA">
      <w:pPr>
        <w:snapToGrid w:val="0"/>
        <w:spacing w:line="360" w:lineRule="auto"/>
        <w:ind w:leftChars="100" w:left="210"/>
        <w:rPr>
          <w:sz w:val="24"/>
        </w:rPr>
      </w:pPr>
      <w:r w:rsidRPr="00561472">
        <w:rPr>
          <w:sz w:val="24"/>
        </w:rPr>
        <w:tab/>
        <w:t>p = head; /*</w:t>
      </w:r>
      <w:r w:rsidRPr="00561472">
        <w:rPr>
          <w:rFonts w:hint="eastAsia"/>
          <w:sz w:val="24"/>
        </w:rPr>
        <w:t>遍历指针</w:t>
      </w:r>
      <w:r w:rsidRPr="00561472">
        <w:rPr>
          <w:sz w:val="24"/>
        </w:rPr>
        <w:t>p</w:t>
      </w:r>
      <w:r w:rsidRPr="00561472">
        <w:rPr>
          <w:rFonts w:hint="eastAsia"/>
          <w:sz w:val="24"/>
        </w:rPr>
        <w:t>指向链头</w:t>
      </w:r>
      <w:r w:rsidRPr="00561472">
        <w:rPr>
          <w:sz w:val="24"/>
        </w:rPr>
        <w:t xml:space="preserve"> */</w:t>
      </w:r>
    </w:p>
    <w:p w14:paraId="7D8D6593" w14:textId="77777777" w:rsidR="007C72BA" w:rsidRPr="00561472" w:rsidRDefault="007C72BA" w:rsidP="007C72BA">
      <w:pPr>
        <w:snapToGrid w:val="0"/>
        <w:spacing w:line="360" w:lineRule="auto"/>
        <w:ind w:leftChars="100" w:left="210"/>
        <w:rPr>
          <w:sz w:val="24"/>
        </w:rPr>
      </w:pPr>
      <w:r w:rsidRPr="00561472">
        <w:rPr>
          <w:sz w:val="24"/>
        </w:rPr>
        <w:tab/>
        <w:t>while (p) {</w:t>
      </w:r>
    </w:p>
    <w:p w14:paraId="347EA98C" w14:textId="77777777" w:rsidR="007C72BA" w:rsidRPr="00561472" w:rsidRDefault="007C72BA" w:rsidP="007C72BA">
      <w:pPr>
        <w:snapToGrid w:val="0"/>
        <w:spacing w:line="360" w:lineRule="auto"/>
        <w:ind w:leftChars="100" w:left="210"/>
        <w:rPr>
          <w:sz w:val="24"/>
        </w:rPr>
      </w:pPr>
      <w:r w:rsidRPr="00561472">
        <w:rPr>
          <w:sz w:val="24"/>
        </w:rPr>
        <w:tab/>
      </w:r>
      <w:r w:rsidRPr="00561472">
        <w:rPr>
          <w:sz w:val="24"/>
        </w:rPr>
        <w:tab/>
      </w:r>
      <w:proofErr w:type="spellStart"/>
      <w:r w:rsidRPr="00561472">
        <w:rPr>
          <w:sz w:val="24"/>
        </w:rPr>
        <w:t>printf</w:t>
      </w:r>
      <w:proofErr w:type="spellEnd"/>
      <w:r w:rsidRPr="00561472">
        <w:rPr>
          <w:sz w:val="24"/>
        </w:rPr>
        <w:t xml:space="preserve">("%d\t", p-&gt;data); /* </w:t>
      </w:r>
      <w:r w:rsidRPr="00561472">
        <w:rPr>
          <w:rFonts w:hint="eastAsia"/>
          <w:sz w:val="24"/>
        </w:rPr>
        <w:t>输出数据域的值</w:t>
      </w:r>
      <w:r w:rsidRPr="00561472">
        <w:rPr>
          <w:sz w:val="24"/>
        </w:rPr>
        <w:t xml:space="preserve"> */</w:t>
      </w:r>
    </w:p>
    <w:p w14:paraId="7A3B1E1F" w14:textId="77777777" w:rsidR="007C72BA" w:rsidRPr="00561472" w:rsidRDefault="007C72BA" w:rsidP="007C72BA">
      <w:pPr>
        <w:snapToGrid w:val="0"/>
        <w:spacing w:line="360" w:lineRule="auto"/>
        <w:ind w:leftChars="100" w:left="210"/>
        <w:rPr>
          <w:sz w:val="24"/>
        </w:rPr>
      </w:pPr>
      <w:r w:rsidRPr="00561472">
        <w:rPr>
          <w:sz w:val="24"/>
        </w:rPr>
        <w:tab/>
      </w:r>
      <w:r w:rsidRPr="00561472">
        <w:rPr>
          <w:sz w:val="24"/>
        </w:rPr>
        <w:tab/>
        <w:t>p = p-&gt;next; /*</w:t>
      </w:r>
      <w:r w:rsidRPr="00561472">
        <w:rPr>
          <w:rFonts w:hint="eastAsia"/>
          <w:sz w:val="24"/>
        </w:rPr>
        <w:t>遍历指针</w:t>
      </w:r>
      <w:r w:rsidRPr="00561472">
        <w:rPr>
          <w:sz w:val="24"/>
        </w:rPr>
        <w:t>p</w:t>
      </w:r>
      <w:r w:rsidRPr="00561472">
        <w:rPr>
          <w:rFonts w:hint="eastAsia"/>
          <w:sz w:val="24"/>
        </w:rPr>
        <w:t>指向下一结点</w:t>
      </w:r>
      <w:r w:rsidRPr="00561472">
        <w:rPr>
          <w:sz w:val="24"/>
        </w:rPr>
        <w:t xml:space="preserve"> */</w:t>
      </w:r>
    </w:p>
    <w:p w14:paraId="48FF894A" w14:textId="77777777" w:rsidR="007C72BA" w:rsidRPr="00561472" w:rsidRDefault="007C72BA" w:rsidP="007C72BA">
      <w:pPr>
        <w:snapToGrid w:val="0"/>
        <w:spacing w:line="360" w:lineRule="auto"/>
        <w:ind w:leftChars="100" w:left="210"/>
        <w:rPr>
          <w:sz w:val="24"/>
        </w:rPr>
      </w:pPr>
      <w:r w:rsidRPr="00561472">
        <w:rPr>
          <w:sz w:val="24"/>
        </w:rPr>
        <w:tab/>
        <w:t>}</w:t>
      </w:r>
    </w:p>
    <w:p w14:paraId="0E42C9CE" w14:textId="77777777" w:rsidR="007C72BA" w:rsidRPr="00561472" w:rsidRDefault="007C72BA" w:rsidP="007C72BA">
      <w:pPr>
        <w:snapToGrid w:val="0"/>
        <w:spacing w:line="360" w:lineRule="auto"/>
        <w:ind w:leftChars="100" w:left="210"/>
        <w:rPr>
          <w:sz w:val="24"/>
        </w:rPr>
      </w:pPr>
      <w:r w:rsidRPr="00561472">
        <w:rPr>
          <w:sz w:val="24"/>
        </w:rPr>
        <w:tab/>
      </w:r>
      <w:proofErr w:type="spellStart"/>
      <w:r w:rsidRPr="00561472">
        <w:rPr>
          <w:sz w:val="24"/>
        </w:rPr>
        <w:t>printf</w:t>
      </w:r>
      <w:proofErr w:type="spellEnd"/>
      <w:r w:rsidRPr="00561472">
        <w:rPr>
          <w:sz w:val="24"/>
        </w:rPr>
        <w:t>("\n");</w:t>
      </w:r>
    </w:p>
    <w:p w14:paraId="3344A938" w14:textId="77777777" w:rsidR="007C72BA" w:rsidRPr="00561472" w:rsidRDefault="007C72BA" w:rsidP="007C72BA">
      <w:pPr>
        <w:snapToGrid w:val="0"/>
        <w:spacing w:line="360" w:lineRule="auto"/>
        <w:ind w:leftChars="100" w:left="210"/>
        <w:rPr>
          <w:sz w:val="24"/>
        </w:rPr>
      </w:pPr>
      <w:r w:rsidRPr="00561472">
        <w:rPr>
          <w:sz w:val="24"/>
        </w:rPr>
        <w:t>}</w:t>
      </w:r>
    </w:p>
    <w:p w14:paraId="6C1CAAD3" w14:textId="77777777" w:rsidR="007C72BA" w:rsidRPr="00561472" w:rsidRDefault="007C72BA" w:rsidP="007C72BA">
      <w:pPr>
        <w:snapToGrid w:val="0"/>
        <w:spacing w:line="360" w:lineRule="auto"/>
        <w:ind w:leftChars="100" w:left="210"/>
        <w:rPr>
          <w:sz w:val="24"/>
        </w:rPr>
      </w:pPr>
      <w:r w:rsidRPr="00561472">
        <w:rPr>
          <w:sz w:val="24"/>
        </w:rPr>
        <w:t xml:space="preserve">void </w:t>
      </w:r>
      <w:proofErr w:type="spellStart"/>
      <w:r w:rsidRPr="00561472">
        <w:rPr>
          <w:sz w:val="24"/>
        </w:rPr>
        <w:t>create_</w:t>
      </w:r>
      <w:proofErr w:type="gramStart"/>
      <w:r w:rsidRPr="00561472">
        <w:rPr>
          <w:sz w:val="24"/>
        </w:rPr>
        <w:t>list</w:t>
      </w:r>
      <w:proofErr w:type="spellEnd"/>
      <w:r w:rsidRPr="00561472">
        <w:rPr>
          <w:sz w:val="24"/>
        </w:rPr>
        <w:t>(</w:t>
      </w:r>
      <w:proofErr w:type="gramEnd"/>
      <w:r w:rsidRPr="00561472">
        <w:rPr>
          <w:sz w:val="24"/>
        </w:rPr>
        <w:t xml:space="preserve">struct </w:t>
      </w:r>
      <w:proofErr w:type="spellStart"/>
      <w:r w:rsidRPr="00561472">
        <w:rPr>
          <w:sz w:val="24"/>
        </w:rPr>
        <w:t>s_list</w:t>
      </w:r>
      <w:proofErr w:type="spellEnd"/>
      <w:r w:rsidRPr="00561472">
        <w:rPr>
          <w:sz w:val="24"/>
        </w:rPr>
        <w:t xml:space="preserve">** </w:t>
      </w:r>
      <w:proofErr w:type="spellStart"/>
      <w:r w:rsidRPr="00561472">
        <w:rPr>
          <w:sz w:val="24"/>
        </w:rPr>
        <w:t>headp</w:t>
      </w:r>
      <w:proofErr w:type="spellEnd"/>
      <w:r w:rsidRPr="00561472">
        <w:rPr>
          <w:sz w:val="24"/>
        </w:rPr>
        <w:t>, int* p)</w:t>
      </w:r>
    </w:p>
    <w:p w14:paraId="22D2468F" w14:textId="77777777" w:rsidR="007C72BA" w:rsidRPr="00561472" w:rsidRDefault="007C72BA" w:rsidP="007C72BA">
      <w:pPr>
        <w:snapToGrid w:val="0"/>
        <w:spacing w:line="360" w:lineRule="auto"/>
        <w:ind w:leftChars="100" w:left="210"/>
        <w:rPr>
          <w:sz w:val="24"/>
        </w:rPr>
      </w:pPr>
      <w:r w:rsidRPr="00561472">
        <w:rPr>
          <w:sz w:val="24"/>
        </w:rPr>
        <w:t>{</w:t>
      </w:r>
    </w:p>
    <w:p w14:paraId="77E9909F" w14:textId="77777777" w:rsidR="007C72BA" w:rsidRPr="00561472" w:rsidRDefault="007C72BA" w:rsidP="007C72BA">
      <w:pPr>
        <w:snapToGrid w:val="0"/>
        <w:spacing w:line="360" w:lineRule="auto"/>
        <w:ind w:leftChars="100" w:left="210"/>
        <w:rPr>
          <w:sz w:val="24"/>
        </w:rPr>
      </w:pPr>
      <w:r w:rsidRPr="00561472">
        <w:rPr>
          <w:sz w:val="24"/>
        </w:rPr>
        <w:tab/>
        <w:t xml:space="preserve">struct </w:t>
      </w:r>
      <w:proofErr w:type="spellStart"/>
      <w:r w:rsidRPr="00561472">
        <w:rPr>
          <w:sz w:val="24"/>
        </w:rPr>
        <w:t>s_list</w:t>
      </w:r>
      <w:proofErr w:type="spellEnd"/>
      <w:r w:rsidRPr="00561472">
        <w:rPr>
          <w:sz w:val="24"/>
        </w:rPr>
        <w:t xml:space="preserve">* </w:t>
      </w:r>
      <w:proofErr w:type="spellStart"/>
      <w:r w:rsidRPr="00561472">
        <w:rPr>
          <w:sz w:val="24"/>
        </w:rPr>
        <w:t>loc_head</w:t>
      </w:r>
      <w:proofErr w:type="spellEnd"/>
      <w:r w:rsidRPr="00561472">
        <w:rPr>
          <w:sz w:val="24"/>
        </w:rPr>
        <w:t xml:space="preserve"> = NULL, * tail;</w:t>
      </w:r>
    </w:p>
    <w:p w14:paraId="565E1833" w14:textId="77777777" w:rsidR="007C72BA" w:rsidRPr="00561472" w:rsidRDefault="007C72BA" w:rsidP="007C72BA">
      <w:pPr>
        <w:snapToGrid w:val="0"/>
        <w:spacing w:line="360" w:lineRule="auto"/>
        <w:ind w:leftChars="100" w:left="210"/>
        <w:rPr>
          <w:sz w:val="24"/>
        </w:rPr>
      </w:pPr>
      <w:r w:rsidRPr="00561472">
        <w:rPr>
          <w:sz w:val="24"/>
        </w:rPr>
        <w:tab/>
        <w:t xml:space="preserve">if (p[0] == 0) /* </w:t>
      </w:r>
      <w:r w:rsidRPr="00561472">
        <w:rPr>
          <w:rFonts w:hint="eastAsia"/>
          <w:sz w:val="24"/>
        </w:rPr>
        <w:t>相当于</w:t>
      </w:r>
      <w:r w:rsidRPr="00561472">
        <w:rPr>
          <w:sz w:val="24"/>
        </w:rPr>
        <w:t>*p==0 */</w:t>
      </w:r>
    </w:p>
    <w:p w14:paraId="72D340DB" w14:textId="77777777" w:rsidR="007C72BA" w:rsidRPr="00561472" w:rsidRDefault="007C72BA" w:rsidP="007C72BA">
      <w:pPr>
        <w:snapToGrid w:val="0"/>
        <w:spacing w:line="360" w:lineRule="auto"/>
        <w:ind w:leftChars="100" w:left="210"/>
        <w:rPr>
          <w:sz w:val="24"/>
        </w:rPr>
      </w:pPr>
      <w:r w:rsidRPr="00561472">
        <w:rPr>
          <w:sz w:val="24"/>
        </w:rPr>
        <w:tab/>
      </w:r>
      <w:r w:rsidRPr="00561472">
        <w:rPr>
          <w:sz w:val="24"/>
        </w:rPr>
        <w:tab/>
        <w:t>;</w:t>
      </w:r>
    </w:p>
    <w:p w14:paraId="2D6BF3B7" w14:textId="77777777" w:rsidR="007C72BA" w:rsidRPr="00561472" w:rsidRDefault="007C72BA" w:rsidP="007C72BA">
      <w:pPr>
        <w:snapToGrid w:val="0"/>
        <w:spacing w:line="360" w:lineRule="auto"/>
        <w:ind w:leftChars="100" w:left="210"/>
        <w:rPr>
          <w:sz w:val="24"/>
        </w:rPr>
      </w:pPr>
      <w:r w:rsidRPr="00561472">
        <w:rPr>
          <w:sz w:val="24"/>
        </w:rPr>
        <w:tab/>
        <w:t xml:space="preserve">else { /* </w:t>
      </w:r>
      <w:proofErr w:type="spellStart"/>
      <w:r w:rsidRPr="00561472">
        <w:rPr>
          <w:sz w:val="24"/>
        </w:rPr>
        <w:t>loc_head</w:t>
      </w:r>
      <w:proofErr w:type="spellEnd"/>
      <w:r w:rsidRPr="00561472">
        <w:rPr>
          <w:rFonts w:hint="eastAsia"/>
          <w:sz w:val="24"/>
        </w:rPr>
        <w:t>指向动态分配的第一个结点</w:t>
      </w:r>
      <w:r w:rsidRPr="00561472">
        <w:rPr>
          <w:sz w:val="24"/>
        </w:rPr>
        <w:t xml:space="preserve"> */</w:t>
      </w:r>
    </w:p>
    <w:p w14:paraId="21718B86" w14:textId="77777777" w:rsidR="007C72BA" w:rsidRPr="00561472" w:rsidRDefault="007C72BA" w:rsidP="007C72BA">
      <w:pPr>
        <w:snapToGrid w:val="0"/>
        <w:spacing w:line="360" w:lineRule="auto"/>
        <w:ind w:leftChars="100" w:left="210"/>
        <w:rPr>
          <w:sz w:val="24"/>
        </w:rPr>
      </w:pPr>
      <w:r w:rsidRPr="00561472">
        <w:rPr>
          <w:sz w:val="24"/>
        </w:rPr>
        <w:tab/>
      </w:r>
      <w:r w:rsidRPr="00561472">
        <w:rPr>
          <w:sz w:val="24"/>
        </w:rPr>
        <w:tab/>
      </w:r>
      <w:proofErr w:type="spellStart"/>
      <w:r w:rsidRPr="00561472">
        <w:rPr>
          <w:sz w:val="24"/>
        </w:rPr>
        <w:t>loc_head</w:t>
      </w:r>
      <w:proofErr w:type="spellEnd"/>
      <w:r w:rsidRPr="00561472">
        <w:rPr>
          <w:sz w:val="24"/>
        </w:rPr>
        <w:t xml:space="preserve"> = (struct </w:t>
      </w:r>
      <w:proofErr w:type="spellStart"/>
      <w:r w:rsidRPr="00561472">
        <w:rPr>
          <w:sz w:val="24"/>
        </w:rPr>
        <w:t>s_list</w:t>
      </w:r>
      <w:proofErr w:type="spellEnd"/>
      <w:proofErr w:type="gramStart"/>
      <w:r w:rsidRPr="00561472">
        <w:rPr>
          <w:sz w:val="24"/>
        </w:rPr>
        <w:t>*)malloc</w:t>
      </w:r>
      <w:proofErr w:type="gramEnd"/>
      <w:r w:rsidRPr="00561472">
        <w:rPr>
          <w:sz w:val="24"/>
        </w:rPr>
        <w:t>(</w:t>
      </w:r>
      <w:proofErr w:type="spellStart"/>
      <w:r w:rsidRPr="00561472">
        <w:rPr>
          <w:sz w:val="24"/>
        </w:rPr>
        <w:t>sizeof</w:t>
      </w:r>
      <w:proofErr w:type="spellEnd"/>
      <w:r w:rsidRPr="00561472">
        <w:rPr>
          <w:sz w:val="24"/>
        </w:rPr>
        <w:t xml:space="preserve">(struct </w:t>
      </w:r>
      <w:proofErr w:type="spellStart"/>
      <w:r w:rsidRPr="00561472">
        <w:rPr>
          <w:sz w:val="24"/>
        </w:rPr>
        <w:t>s_list</w:t>
      </w:r>
      <w:proofErr w:type="spellEnd"/>
      <w:r w:rsidRPr="00561472">
        <w:rPr>
          <w:sz w:val="24"/>
        </w:rPr>
        <w:t>));</w:t>
      </w:r>
    </w:p>
    <w:p w14:paraId="1C025791" w14:textId="77777777" w:rsidR="007C72BA" w:rsidRPr="00561472" w:rsidRDefault="007C72BA" w:rsidP="007C72BA">
      <w:pPr>
        <w:snapToGrid w:val="0"/>
        <w:spacing w:line="360" w:lineRule="auto"/>
        <w:ind w:leftChars="100" w:left="210"/>
        <w:rPr>
          <w:sz w:val="24"/>
        </w:rPr>
      </w:pPr>
      <w:r w:rsidRPr="00561472">
        <w:rPr>
          <w:sz w:val="24"/>
        </w:rPr>
        <w:tab/>
      </w:r>
      <w:r w:rsidRPr="00561472">
        <w:rPr>
          <w:sz w:val="24"/>
        </w:rPr>
        <w:tab/>
      </w:r>
      <w:proofErr w:type="spellStart"/>
      <w:r w:rsidRPr="00561472">
        <w:rPr>
          <w:sz w:val="24"/>
        </w:rPr>
        <w:t>loc_head</w:t>
      </w:r>
      <w:proofErr w:type="spellEnd"/>
      <w:r w:rsidRPr="00561472">
        <w:rPr>
          <w:sz w:val="24"/>
        </w:rPr>
        <w:t xml:space="preserve">-&gt;data = *p++; /* </w:t>
      </w:r>
      <w:r w:rsidRPr="00561472">
        <w:rPr>
          <w:rFonts w:hint="eastAsia"/>
          <w:sz w:val="24"/>
        </w:rPr>
        <w:t>对数据域赋值</w:t>
      </w:r>
      <w:r w:rsidRPr="00561472">
        <w:rPr>
          <w:sz w:val="24"/>
        </w:rPr>
        <w:t xml:space="preserve"> */</w:t>
      </w:r>
    </w:p>
    <w:p w14:paraId="20E61EE2" w14:textId="77777777" w:rsidR="007C72BA" w:rsidRPr="00561472" w:rsidRDefault="007C72BA" w:rsidP="007C72BA">
      <w:pPr>
        <w:snapToGrid w:val="0"/>
        <w:spacing w:line="360" w:lineRule="auto"/>
        <w:ind w:leftChars="100" w:left="210"/>
        <w:rPr>
          <w:sz w:val="24"/>
        </w:rPr>
      </w:pPr>
      <w:r w:rsidRPr="00561472">
        <w:rPr>
          <w:sz w:val="24"/>
        </w:rPr>
        <w:tab/>
      </w:r>
      <w:r w:rsidRPr="00561472">
        <w:rPr>
          <w:sz w:val="24"/>
        </w:rPr>
        <w:tab/>
        <w:t xml:space="preserve">tail = </w:t>
      </w:r>
      <w:proofErr w:type="spellStart"/>
      <w:r w:rsidRPr="00561472">
        <w:rPr>
          <w:sz w:val="24"/>
        </w:rPr>
        <w:t>loc_head</w:t>
      </w:r>
      <w:proofErr w:type="spellEnd"/>
      <w:r w:rsidRPr="00561472">
        <w:rPr>
          <w:sz w:val="24"/>
        </w:rPr>
        <w:t>; /* tail</w:t>
      </w:r>
      <w:r w:rsidRPr="00561472">
        <w:rPr>
          <w:rFonts w:hint="eastAsia"/>
          <w:sz w:val="24"/>
        </w:rPr>
        <w:t>指向第一个结点</w:t>
      </w:r>
      <w:r w:rsidRPr="00561472">
        <w:rPr>
          <w:sz w:val="24"/>
        </w:rPr>
        <w:t xml:space="preserve"> */</w:t>
      </w:r>
    </w:p>
    <w:p w14:paraId="373B8956" w14:textId="77777777" w:rsidR="007C72BA" w:rsidRPr="00561472" w:rsidRDefault="007C72BA" w:rsidP="007C72BA">
      <w:pPr>
        <w:snapToGrid w:val="0"/>
        <w:spacing w:line="360" w:lineRule="auto"/>
        <w:ind w:leftChars="100" w:left="210"/>
        <w:rPr>
          <w:sz w:val="24"/>
        </w:rPr>
      </w:pPr>
      <w:r w:rsidRPr="00561472">
        <w:rPr>
          <w:sz w:val="24"/>
        </w:rPr>
        <w:tab/>
      </w:r>
      <w:r w:rsidRPr="00561472">
        <w:rPr>
          <w:sz w:val="24"/>
        </w:rPr>
        <w:tab/>
        <w:t>while (*p) { /* tail</w:t>
      </w:r>
      <w:r w:rsidRPr="00561472">
        <w:rPr>
          <w:rFonts w:hint="eastAsia"/>
          <w:sz w:val="24"/>
        </w:rPr>
        <w:t>所指结点的指针域指向动态创建的结点</w:t>
      </w:r>
      <w:r w:rsidRPr="00561472">
        <w:rPr>
          <w:sz w:val="24"/>
        </w:rPr>
        <w:t xml:space="preserve"> */</w:t>
      </w:r>
    </w:p>
    <w:p w14:paraId="02107BCB" w14:textId="77777777" w:rsidR="007C72BA" w:rsidRPr="00561472" w:rsidRDefault="007C72BA" w:rsidP="007C72BA">
      <w:pPr>
        <w:snapToGrid w:val="0"/>
        <w:spacing w:line="360" w:lineRule="auto"/>
        <w:ind w:leftChars="100" w:left="210"/>
        <w:rPr>
          <w:sz w:val="24"/>
        </w:rPr>
      </w:pPr>
      <w:r w:rsidRPr="00561472">
        <w:rPr>
          <w:sz w:val="24"/>
        </w:rPr>
        <w:tab/>
      </w:r>
      <w:r w:rsidRPr="00561472">
        <w:rPr>
          <w:sz w:val="24"/>
        </w:rPr>
        <w:tab/>
      </w:r>
      <w:r w:rsidRPr="00561472">
        <w:rPr>
          <w:sz w:val="24"/>
        </w:rPr>
        <w:tab/>
        <w:t xml:space="preserve">tail-&gt;next = (struct </w:t>
      </w:r>
      <w:proofErr w:type="spellStart"/>
      <w:r w:rsidRPr="00561472">
        <w:rPr>
          <w:sz w:val="24"/>
        </w:rPr>
        <w:t>s_list</w:t>
      </w:r>
      <w:proofErr w:type="spellEnd"/>
      <w:proofErr w:type="gramStart"/>
      <w:r w:rsidRPr="00561472">
        <w:rPr>
          <w:sz w:val="24"/>
        </w:rPr>
        <w:t>*)malloc</w:t>
      </w:r>
      <w:proofErr w:type="gramEnd"/>
      <w:r w:rsidRPr="00561472">
        <w:rPr>
          <w:sz w:val="24"/>
        </w:rPr>
        <w:t>(</w:t>
      </w:r>
      <w:proofErr w:type="spellStart"/>
      <w:r w:rsidRPr="00561472">
        <w:rPr>
          <w:sz w:val="24"/>
        </w:rPr>
        <w:t>sizeof</w:t>
      </w:r>
      <w:proofErr w:type="spellEnd"/>
      <w:r w:rsidRPr="00561472">
        <w:rPr>
          <w:sz w:val="24"/>
        </w:rPr>
        <w:t xml:space="preserve">(struct </w:t>
      </w:r>
      <w:proofErr w:type="spellStart"/>
      <w:r w:rsidRPr="00561472">
        <w:rPr>
          <w:sz w:val="24"/>
        </w:rPr>
        <w:t>s_list</w:t>
      </w:r>
      <w:proofErr w:type="spellEnd"/>
      <w:r w:rsidRPr="00561472">
        <w:rPr>
          <w:sz w:val="24"/>
        </w:rPr>
        <w:t>));</w:t>
      </w:r>
    </w:p>
    <w:p w14:paraId="4D69BC2A" w14:textId="77777777" w:rsidR="007C72BA" w:rsidRPr="00561472" w:rsidRDefault="007C72BA" w:rsidP="007C72BA">
      <w:pPr>
        <w:snapToGrid w:val="0"/>
        <w:spacing w:line="360" w:lineRule="auto"/>
        <w:ind w:leftChars="100" w:left="210"/>
        <w:rPr>
          <w:sz w:val="24"/>
        </w:rPr>
      </w:pPr>
      <w:r w:rsidRPr="00561472">
        <w:rPr>
          <w:sz w:val="24"/>
        </w:rPr>
        <w:tab/>
      </w:r>
      <w:r w:rsidRPr="00561472">
        <w:rPr>
          <w:sz w:val="24"/>
        </w:rPr>
        <w:tab/>
      </w:r>
      <w:r w:rsidRPr="00561472">
        <w:rPr>
          <w:sz w:val="24"/>
        </w:rPr>
        <w:tab/>
        <w:t>tail = tail-&gt;next; /* tail</w:t>
      </w:r>
      <w:r w:rsidRPr="00561472">
        <w:rPr>
          <w:rFonts w:hint="eastAsia"/>
          <w:sz w:val="24"/>
        </w:rPr>
        <w:t>指向新创建的结点</w:t>
      </w:r>
      <w:r w:rsidRPr="00561472">
        <w:rPr>
          <w:sz w:val="24"/>
        </w:rPr>
        <w:t xml:space="preserve"> */</w:t>
      </w:r>
    </w:p>
    <w:p w14:paraId="6C64718C" w14:textId="77777777" w:rsidR="007C72BA" w:rsidRPr="00561472" w:rsidRDefault="007C72BA" w:rsidP="007C72BA">
      <w:pPr>
        <w:snapToGrid w:val="0"/>
        <w:spacing w:line="360" w:lineRule="auto"/>
        <w:ind w:leftChars="100" w:left="210"/>
        <w:rPr>
          <w:sz w:val="24"/>
        </w:rPr>
      </w:pPr>
      <w:r w:rsidRPr="00561472">
        <w:rPr>
          <w:sz w:val="24"/>
        </w:rPr>
        <w:tab/>
      </w:r>
      <w:r w:rsidRPr="00561472">
        <w:rPr>
          <w:sz w:val="24"/>
        </w:rPr>
        <w:tab/>
      </w:r>
      <w:r w:rsidRPr="00561472">
        <w:rPr>
          <w:sz w:val="24"/>
        </w:rPr>
        <w:tab/>
        <w:t xml:space="preserve">tail-&gt;data = *p++; /* </w:t>
      </w:r>
      <w:r w:rsidRPr="00561472">
        <w:rPr>
          <w:rFonts w:hint="eastAsia"/>
          <w:sz w:val="24"/>
        </w:rPr>
        <w:t>向新创建的结点的数据域赋值</w:t>
      </w:r>
      <w:r w:rsidRPr="00561472">
        <w:rPr>
          <w:sz w:val="24"/>
        </w:rPr>
        <w:t xml:space="preserve"> */</w:t>
      </w:r>
    </w:p>
    <w:p w14:paraId="6464F3FB" w14:textId="77777777" w:rsidR="007C72BA" w:rsidRPr="00561472" w:rsidRDefault="007C72BA" w:rsidP="007C72BA">
      <w:pPr>
        <w:snapToGrid w:val="0"/>
        <w:spacing w:line="360" w:lineRule="auto"/>
        <w:ind w:leftChars="100" w:left="210"/>
        <w:rPr>
          <w:sz w:val="24"/>
        </w:rPr>
      </w:pPr>
      <w:r w:rsidRPr="00561472">
        <w:rPr>
          <w:sz w:val="24"/>
        </w:rPr>
        <w:tab/>
      </w:r>
      <w:r w:rsidRPr="00561472">
        <w:rPr>
          <w:sz w:val="24"/>
        </w:rPr>
        <w:tab/>
        <w:t>}</w:t>
      </w:r>
    </w:p>
    <w:p w14:paraId="0FF0C239" w14:textId="77777777" w:rsidR="007C72BA" w:rsidRPr="00561472" w:rsidRDefault="007C72BA" w:rsidP="007C72BA">
      <w:pPr>
        <w:snapToGrid w:val="0"/>
        <w:spacing w:line="360" w:lineRule="auto"/>
        <w:ind w:leftChars="100" w:left="210"/>
        <w:rPr>
          <w:sz w:val="24"/>
        </w:rPr>
      </w:pPr>
      <w:r w:rsidRPr="00561472">
        <w:rPr>
          <w:sz w:val="24"/>
        </w:rPr>
        <w:tab/>
      </w:r>
      <w:r w:rsidRPr="00561472">
        <w:rPr>
          <w:sz w:val="24"/>
        </w:rPr>
        <w:tab/>
        <w:t xml:space="preserve">tail-&gt;next = NULL; /* </w:t>
      </w:r>
      <w:r w:rsidRPr="00561472">
        <w:rPr>
          <w:rFonts w:hint="eastAsia"/>
          <w:sz w:val="24"/>
        </w:rPr>
        <w:t>对指针域赋</w:t>
      </w:r>
      <w:r w:rsidRPr="00561472">
        <w:rPr>
          <w:sz w:val="24"/>
        </w:rPr>
        <w:t>NULL</w:t>
      </w:r>
      <w:r w:rsidRPr="00561472">
        <w:rPr>
          <w:rFonts w:hint="eastAsia"/>
          <w:sz w:val="24"/>
        </w:rPr>
        <w:t>值</w:t>
      </w:r>
      <w:r w:rsidRPr="00561472">
        <w:rPr>
          <w:sz w:val="24"/>
        </w:rPr>
        <w:t xml:space="preserve"> */</w:t>
      </w:r>
    </w:p>
    <w:p w14:paraId="2257B69D" w14:textId="77777777" w:rsidR="007C72BA" w:rsidRPr="00561472" w:rsidRDefault="007C72BA" w:rsidP="007C72BA">
      <w:pPr>
        <w:snapToGrid w:val="0"/>
        <w:spacing w:line="360" w:lineRule="auto"/>
        <w:ind w:leftChars="100" w:left="210"/>
        <w:rPr>
          <w:sz w:val="24"/>
        </w:rPr>
      </w:pPr>
      <w:r w:rsidRPr="00561472">
        <w:rPr>
          <w:sz w:val="24"/>
        </w:rPr>
        <w:lastRenderedPageBreak/>
        <w:tab/>
        <w:t>}</w:t>
      </w:r>
    </w:p>
    <w:p w14:paraId="1A055777" w14:textId="77777777" w:rsidR="007C72BA" w:rsidRPr="00561472" w:rsidRDefault="007C72BA" w:rsidP="007C72BA">
      <w:pPr>
        <w:snapToGrid w:val="0"/>
        <w:spacing w:line="360" w:lineRule="auto"/>
        <w:ind w:leftChars="100" w:left="210"/>
        <w:rPr>
          <w:sz w:val="24"/>
        </w:rPr>
      </w:pPr>
      <w:r w:rsidRPr="00561472">
        <w:rPr>
          <w:sz w:val="24"/>
        </w:rPr>
        <w:tab/>
        <w:t>*</w:t>
      </w:r>
      <w:proofErr w:type="spellStart"/>
      <w:r w:rsidRPr="00561472">
        <w:rPr>
          <w:sz w:val="24"/>
        </w:rPr>
        <w:t>headp</w:t>
      </w:r>
      <w:proofErr w:type="spellEnd"/>
      <w:r w:rsidRPr="00561472">
        <w:rPr>
          <w:sz w:val="24"/>
        </w:rPr>
        <w:t xml:space="preserve"> = </w:t>
      </w:r>
      <w:proofErr w:type="spellStart"/>
      <w:r w:rsidRPr="00561472">
        <w:rPr>
          <w:sz w:val="24"/>
        </w:rPr>
        <w:t>loc_head</w:t>
      </w:r>
      <w:proofErr w:type="spellEnd"/>
      <w:r w:rsidRPr="00561472">
        <w:rPr>
          <w:sz w:val="24"/>
        </w:rPr>
        <w:t xml:space="preserve">; /* </w:t>
      </w:r>
      <w:r w:rsidRPr="00561472">
        <w:rPr>
          <w:rFonts w:hint="eastAsia"/>
          <w:sz w:val="24"/>
        </w:rPr>
        <w:t>使头指针</w:t>
      </w:r>
      <w:proofErr w:type="spellStart"/>
      <w:r w:rsidRPr="00561472">
        <w:rPr>
          <w:sz w:val="24"/>
        </w:rPr>
        <w:t>headp</w:t>
      </w:r>
      <w:proofErr w:type="spellEnd"/>
      <w:r w:rsidRPr="00561472">
        <w:rPr>
          <w:rFonts w:hint="eastAsia"/>
          <w:sz w:val="24"/>
        </w:rPr>
        <w:t>指向新创建的链表</w:t>
      </w:r>
      <w:r w:rsidRPr="00561472">
        <w:rPr>
          <w:sz w:val="24"/>
        </w:rPr>
        <w:t xml:space="preserve"> */</w:t>
      </w:r>
    </w:p>
    <w:p w14:paraId="59F92D12" w14:textId="77777777" w:rsidR="007C72BA" w:rsidRPr="00561472" w:rsidRDefault="007C72BA" w:rsidP="007C72BA">
      <w:pPr>
        <w:snapToGrid w:val="0"/>
        <w:spacing w:line="360" w:lineRule="auto"/>
        <w:ind w:leftChars="100" w:left="210"/>
        <w:rPr>
          <w:sz w:val="24"/>
        </w:rPr>
      </w:pPr>
      <w:r w:rsidRPr="00561472">
        <w:rPr>
          <w:sz w:val="24"/>
        </w:rPr>
        <w:t>}</w:t>
      </w:r>
    </w:p>
    <w:p w14:paraId="4742F843" w14:textId="77777777" w:rsidR="007C72BA" w:rsidRDefault="007C72BA" w:rsidP="007C72BA">
      <w:pPr>
        <w:snapToGrid w:val="0"/>
        <w:spacing w:line="360" w:lineRule="auto"/>
        <w:ind w:leftChars="100" w:left="210"/>
        <w:rPr>
          <w:sz w:val="24"/>
        </w:rPr>
      </w:pPr>
    </w:p>
    <w:p w14:paraId="6F3AEB51" w14:textId="77777777" w:rsidR="007C72BA" w:rsidRDefault="007C72BA" w:rsidP="007C72BA">
      <w:pPr>
        <w:snapToGrid w:val="0"/>
        <w:spacing w:line="360" w:lineRule="auto"/>
        <w:rPr>
          <w:b/>
          <w:bCs/>
          <w:sz w:val="24"/>
        </w:rPr>
      </w:pPr>
      <w:r w:rsidRPr="00475E97">
        <w:rPr>
          <w:rFonts w:hAnsi="宋体"/>
          <w:b/>
          <w:bCs/>
          <w:sz w:val="24"/>
        </w:rPr>
        <w:t>测试</w:t>
      </w:r>
      <w:r>
        <w:rPr>
          <w:rFonts w:hAnsi="宋体" w:hint="eastAsia"/>
          <w:b/>
          <w:bCs/>
          <w:sz w:val="24"/>
        </w:rPr>
        <w:t>：</w:t>
      </w:r>
    </w:p>
    <w:p w14:paraId="42627F7B" w14:textId="77777777" w:rsidR="007C72BA" w:rsidRPr="00475E97" w:rsidRDefault="007C72BA" w:rsidP="007C72BA">
      <w:pPr>
        <w:snapToGrid w:val="0"/>
        <w:spacing w:line="360" w:lineRule="auto"/>
        <w:ind w:firstLine="420"/>
        <w:rPr>
          <w:b/>
          <w:bCs/>
          <w:sz w:val="24"/>
        </w:rPr>
      </w:pPr>
      <w:r w:rsidRPr="00885843">
        <w:rPr>
          <w:rFonts w:hAnsi="宋体"/>
          <w:sz w:val="24"/>
        </w:rPr>
        <w:t>（</w:t>
      </w:r>
      <w:r w:rsidRPr="00885843">
        <w:rPr>
          <w:sz w:val="24"/>
        </w:rPr>
        <w:t>a</w:t>
      </w:r>
      <w:r w:rsidRPr="00885843">
        <w:rPr>
          <w:rFonts w:hAnsi="宋体"/>
          <w:sz w:val="24"/>
        </w:rPr>
        <w:t>）</w:t>
      </w:r>
      <w:r w:rsidRPr="00885843">
        <w:rPr>
          <w:sz w:val="24"/>
        </w:rPr>
        <w:t xml:space="preserve"> </w:t>
      </w:r>
      <w:r w:rsidRPr="00885843">
        <w:rPr>
          <w:rFonts w:hAnsi="宋体"/>
          <w:sz w:val="24"/>
        </w:rPr>
        <w:t>测试数据：</w:t>
      </w:r>
    </w:p>
    <w:p w14:paraId="57C171AA" w14:textId="77777777" w:rsidR="007C72BA" w:rsidRDefault="007C72BA" w:rsidP="007C72BA">
      <w:pPr>
        <w:snapToGrid w:val="0"/>
        <w:spacing w:line="360" w:lineRule="auto"/>
        <w:ind w:firstLineChars="200" w:firstLine="480"/>
        <w:rPr>
          <w:sz w:val="24"/>
        </w:rPr>
      </w:pPr>
      <w:r>
        <w:rPr>
          <w:sz w:val="24"/>
        </w:rPr>
        <w:tab/>
      </w:r>
      <w:r>
        <w:rPr>
          <w:sz w:val="24"/>
        </w:rPr>
        <w:tab/>
      </w:r>
      <w:r w:rsidRPr="002C749F">
        <w:rPr>
          <w:sz w:val="24"/>
        </w:rPr>
        <w:t>1,2,3,4,5,6,7,8,0</w:t>
      </w:r>
    </w:p>
    <w:p w14:paraId="33327ABF" w14:textId="77777777" w:rsidR="007C72BA" w:rsidRPr="002C749F" w:rsidRDefault="007C72BA" w:rsidP="007C72BA">
      <w:pPr>
        <w:snapToGrid w:val="0"/>
        <w:spacing w:line="360" w:lineRule="auto"/>
        <w:ind w:firstLineChars="200" w:firstLine="480"/>
      </w:pPr>
      <w:r w:rsidRPr="00885843">
        <w:rPr>
          <w:rFonts w:hAnsi="宋体"/>
          <w:sz w:val="24"/>
        </w:rPr>
        <w:t>（</w:t>
      </w:r>
      <w:r w:rsidRPr="00885843">
        <w:rPr>
          <w:sz w:val="24"/>
        </w:rPr>
        <w:t>b</w:t>
      </w:r>
      <w:r w:rsidRPr="00885843">
        <w:rPr>
          <w:rFonts w:hAnsi="宋体"/>
          <w:sz w:val="24"/>
        </w:rPr>
        <w:t>）</w:t>
      </w:r>
      <w:r w:rsidRPr="00885843">
        <w:rPr>
          <w:sz w:val="24"/>
        </w:rPr>
        <w:t xml:space="preserve"> </w:t>
      </w:r>
      <w:r w:rsidRPr="00885843">
        <w:rPr>
          <w:rFonts w:hAnsi="宋体"/>
          <w:sz w:val="24"/>
        </w:rPr>
        <w:t>对应测试数据的运行结果截图</w:t>
      </w:r>
    </w:p>
    <w:p w14:paraId="329BD21F" w14:textId="77777777" w:rsidR="007C72BA" w:rsidRDefault="007C72BA" w:rsidP="007C72BA">
      <w:pPr>
        <w:snapToGrid w:val="0"/>
        <w:spacing w:line="360" w:lineRule="auto"/>
        <w:ind w:firstLineChars="200" w:firstLine="420"/>
        <w:rPr>
          <w:sz w:val="24"/>
        </w:rPr>
      </w:pPr>
      <w:r>
        <w:rPr>
          <w:noProof/>
        </w:rPr>
        <w:drawing>
          <wp:inline distT="0" distB="0" distL="0" distR="0" wp14:anchorId="01B5629F" wp14:editId="26951447">
            <wp:extent cx="5274310" cy="640080"/>
            <wp:effectExtent l="0" t="0" r="2540" b="762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274310" cy="640080"/>
                    </a:xfrm>
                    <a:prstGeom prst="rect">
                      <a:avLst/>
                    </a:prstGeom>
                  </pic:spPr>
                </pic:pic>
              </a:graphicData>
            </a:graphic>
          </wp:inline>
        </w:drawing>
      </w:r>
    </w:p>
    <w:p w14:paraId="1ED8B5D9" w14:textId="77777777" w:rsidR="007C72BA" w:rsidRDefault="007C72BA" w:rsidP="007C72BA">
      <w:pPr>
        <w:snapToGrid w:val="0"/>
        <w:spacing w:line="360" w:lineRule="auto"/>
        <w:ind w:firstLineChars="400" w:firstLine="960"/>
        <w:rPr>
          <w:sz w:val="24"/>
        </w:rPr>
      </w:pPr>
    </w:p>
    <w:p w14:paraId="7AC4FD5A" w14:textId="77777777" w:rsidR="007C72BA" w:rsidRPr="0000399F" w:rsidRDefault="007C72BA" w:rsidP="007C72BA">
      <w:pPr>
        <w:snapToGrid w:val="0"/>
        <w:spacing w:line="360" w:lineRule="auto"/>
        <w:rPr>
          <w:rFonts w:ascii="宋体" w:hAnsi="宋体"/>
          <w:sz w:val="24"/>
        </w:rPr>
      </w:pPr>
      <w:r w:rsidRPr="0000399F">
        <w:rPr>
          <w:rFonts w:ascii="宋体" w:hAnsi="宋体" w:hint="eastAsia"/>
          <w:sz w:val="24"/>
        </w:rPr>
        <w:t>（2）修改替换</w:t>
      </w:r>
      <w:proofErr w:type="spellStart"/>
      <w:r w:rsidRPr="0000399F">
        <w:rPr>
          <w:rFonts w:ascii="宋体" w:hAnsi="宋体"/>
          <w:sz w:val="24"/>
        </w:rPr>
        <w:t>create_list</w:t>
      </w:r>
      <w:proofErr w:type="spellEnd"/>
      <w:r w:rsidRPr="0000399F">
        <w:rPr>
          <w:rFonts w:ascii="宋体" w:hAnsi="宋体" w:hint="eastAsia"/>
          <w:sz w:val="24"/>
        </w:rPr>
        <w:t>函数，将其建成一个后进先出的链表，后进先出链表的头指针始终指向最后创建的结点（链头），后建结点指向先建结点，先建结点始终是尾结点。</w:t>
      </w:r>
    </w:p>
    <w:p w14:paraId="72385662" w14:textId="77777777" w:rsidR="007C72BA" w:rsidRDefault="007C72BA" w:rsidP="007C72BA">
      <w:pPr>
        <w:snapToGrid w:val="0"/>
        <w:spacing w:line="360" w:lineRule="auto"/>
        <w:rPr>
          <w:b/>
          <w:bCs/>
          <w:sz w:val="24"/>
        </w:rPr>
      </w:pPr>
      <w:r w:rsidRPr="006E0268">
        <w:rPr>
          <w:rFonts w:hint="eastAsia"/>
          <w:b/>
          <w:bCs/>
          <w:sz w:val="24"/>
        </w:rPr>
        <w:t>解答：</w:t>
      </w:r>
    </w:p>
    <w:p w14:paraId="7656F4FE" w14:textId="77777777" w:rsidR="007C72BA" w:rsidRDefault="007C72BA" w:rsidP="007C72BA">
      <w:pPr>
        <w:snapToGrid w:val="0"/>
        <w:spacing w:line="360" w:lineRule="auto"/>
        <w:ind w:firstLine="480"/>
        <w:rPr>
          <w:sz w:val="24"/>
        </w:rPr>
      </w:pPr>
      <w:r>
        <w:rPr>
          <w:rFonts w:hint="eastAsia"/>
          <w:sz w:val="24"/>
        </w:rPr>
        <w:t>首先建立尾结点</w:t>
      </w:r>
      <w:r>
        <w:rPr>
          <w:rFonts w:hint="eastAsia"/>
          <w:sz w:val="24"/>
        </w:rPr>
        <w:t>t</w:t>
      </w:r>
      <w:r>
        <w:rPr>
          <w:sz w:val="24"/>
        </w:rPr>
        <w:t>ail</w:t>
      </w:r>
      <w:r>
        <w:rPr>
          <w:rFonts w:hint="eastAsia"/>
          <w:sz w:val="24"/>
        </w:rPr>
        <w:t>，将第一个元素作为尾结点，并让头指针指向</w:t>
      </w:r>
      <w:r>
        <w:rPr>
          <w:rFonts w:hint="eastAsia"/>
          <w:sz w:val="24"/>
        </w:rPr>
        <w:t>t</w:t>
      </w:r>
      <w:r>
        <w:rPr>
          <w:sz w:val="24"/>
        </w:rPr>
        <w:t>ail</w:t>
      </w:r>
      <w:r>
        <w:rPr>
          <w:rFonts w:hint="eastAsia"/>
          <w:sz w:val="24"/>
        </w:rPr>
        <w:t>，之后的元素进行表头插入。每收到一个非</w:t>
      </w:r>
      <w:r>
        <w:rPr>
          <w:rFonts w:hint="eastAsia"/>
          <w:sz w:val="24"/>
        </w:rPr>
        <w:t>0</w:t>
      </w:r>
      <w:r>
        <w:rPr>
          <w:rFonts w:hint="eastAsia"/>
          <w:sz w:val="24"/>
        </w:rPr>
        <w:t>元素，建立新的结点，使其</w:t>
      </w:r>
      <w:r>
        <w:rPr>
          <w:sz w:val="24"/>
        </w:rPr>
        <w:t>next</w:t>
      </w:r>
      <w:r>
        <w:rPr>
          <w:rFonts w:hint="eastAsia"/>
          <w:sz w:val="24"/>
        </w:rPr>
        <w:t>域指向头指针，之后再更新头指针，使其指向该结点。</w:t>
      </w:r>
    </w:p>
    <w:p w14:paraId="0101BD2C" w14:textId="77777777" w:rsidR="007C72BA" w:rsidRDefault="007C72BA" w:rsidP="007C72BA">
      <w:pPr>
        <w:snapToGrid w:val="0"/>
        <w:spacing w:line="360" w:lineRule="auto"/>
        <w:ind w:firstLine="480"/>
        <w:rPr>
          <w:b/>
          <w:bCs/>
          <w:sz w:val="24"/>
        </w:rPr>
      </w:pPr>
    </w:p>
    <w:p w14:paraId="3AC2EF11" w14:textId="77777777" w:rsidR="007C72BA" w:rsidRPr="00542C4B" w:rsidRDefault="007C72BA" w:rsidP="007C72BA">
      <w:pPr>
        <w:snapToGrid w:val="0"/>
        <w:spacing w:line="360" w:lineRule="auto"/>
        <w:ind w:leftChars="200" w:left="420"/>
        <w:rPr>
          <w:sz w:val="24"/>
        </w:rPr>
      </w:pPr>
      <w:r w:rsidRPr="00542C4B">
        <w:rPr>
          <w:sz w:val="24"/>
        </w:rPr>
        <w:t>#include "</w:t>
      </w:r>
      <w:proofErr w:type="spellStart"/>
      <w:r w:rsidRPr="00542C4B">
        <w:rPr>
          <w:sz w:val="24"/>
        </w:rPr>
        <w:t>stdio.h</w:t>
      </w:r>
      <w:proofErr w:type="spellEnd"/>
      <w:r w:rsidRPr="00542C4B">
        <w:rPr>
          <w:sz w:val="24"/>
        </w:rPr>
        <w:t>"</w:t>
      </w:r>
    </w:p>
    <w:p w14:paraId="635A2DDA" w14:textId="77777777" w:rsidR="007C72BA" w:rsidRPr="00542C4B" w:rsidRDefault="007C72BA" w:rsidP="007C72BA">
      <w:pPr>
        <w:snapToGrid w:val="0"/>
        <w:spacing w:line="360" w:lineRule="auto"/>
        <w:ind w:leftChars="200" w:left="420"/>
        <w:rPr>
          <w:sz w:val="24"/>
        </w:rPr>
      </w:pPr>
      <w:r w:rsidRPr="00542C4B">
        <w:rPr>
          <w:sz w:val="24"/>
        </w:rPr>
        <w:t>#include "</w:t>
      </w:r>
      <w:proofErr w:type="spellStart"/>
      <w:r w:rsidRPr="00542C4B">
        <w:rPr>
          <w:sz w:val="24"/>
        </w:rPr>
        <w:t>stdlib.h</w:t>
      </w:r>
      <w:proofErr w:type="spellEnd"/>
      <w:r w:rsidRPr="00542C4B">
        <w:rPr>
          <w:sz w:val="24"/>
        </w:rPr>
        <w:t>"</w:t>
      </w:r>
    </w:p>
    <w:p w14:paraId="159DDEDD" w14:textId="77777777" w:rsidR="007C72BA" w:rsidRPr="00542C4B" w:rsidRDefault="007C72BA" w:rsidP="007C72BA">
      <w:pPr>
        <w:snapToGrid w:val="0"/>
        <w:spacing w:line="360" w:lineRule="auto"/>
        <w:ind w:leftChars="200" w:left="420"/>
        <w:rPr>
          <w:sz w:val="24"/>
        </w:rPr>
      </w:pPr>
      <w:r w:rsidRPr="00542C4B">
        <w:rPr>
          <w:sz w:val="24"/>
        </w:rPr>
        <w:t xml:space="preserve">struct </w:t>
      </w:r>
      <w:proofErr w:type="spellStart"/>
      <w:r w:rsidRPr="00542C4B">
        <w:rPr>
          <w:sz w:val="24"/>
        </w:rPr>
        <w:t>s_list</w:t>
      </w:r>
      <w:proofErr w:type="spellEnd"/>
      <w:r w:rsidRPr="00542C4B">
        <w:rPr>
          <w:sz w:val="24"/>
        </w:rPr>
        <w:t xml:space="preserve"> {</w:t>
      </w:r>
    </w:p>
    <w:p w14:paraId="647B6F84" w14:textId="77777777" w:rsidR="007C72BA" w:rsidRPr="00542C4B" w:rsidRDefault="007C72BA" w:rsidP="007C72BA">
      <w:pPr>
        <w:snapToGrid w:val="0"/>
        <w:spacing w:line="360" w:lineRule="auto"/>
        <w:ind w:leftChars="200" w:left="420"/>
        <w:rPr>
          <w:sz w:val="24"/>
        </w:rPr>
      </w:pPr>
      <w:r w:rsidRPr="00542C4B">
        <w:rPr>
          <w:sz w:val="24"/>
        </w:rPr>
        <w:tab/>
        <w:t xml:space="preserve">int data; /* </w:t>
      </w:r>
      <w:r w:rsidRPr="00542C4B">
        <w:rPr>
          <w:rFonts w:hint="eastAsia"/>
          <w:sz w:val="24"/>
        </w:rPr>
        <w:t>数据域</w:t>
      </w:r>
      <w:r w:rsidRPr="00542C4B">
        <w:rPr>
          <w:sz w:val="24"/>
        </w:rPr>
        <w:t xml:space="preserve"> */</w:t>
      </w:r>
    </w:p>
    <w:p w14:paraId="6E7213BC" w14:textId="77777777" w:rsidR="007C72BA" w:rsidRPr="00542C4B" w:rsidRDefault="007C72BA" w:rsidP="007C72BA">
      <w:pPr>
        <w:snapToGrid w:val="0"/>
        <w:spacing w:line="360" w:lineRule="auto"/>
        <w:ind w:leftChars="200" w:left="420"/>
        <w:rPr>
          <w:sz w:val="24"/>
        </w:rPr>
      </w:pPr>
      <w:r w:rsidRPr="00542C4B">
        <w:rPr>
          <w:sz w:val="24"/>
        </w:rPr>
        <w:tab/>
        <w:t xml:space="preserve">struct </w:t>
      </w:r>
      <w:proofErr w:type="spellStart"/>
      <w:r w:rsidRPr="00542C4B">
        <w:rPr>
          <w:sz w:val="24"/>
        </w:rPr>
        <w:t>s_list</w:t>
      </w:r>
      <w:proofErr w:type="spellEnd"/>
      <w:r w:rsidRPr="00542C4B">
        <w:rPr>
          <w:sz w:val="24"/>
        </w:rPr>
        <w:t xml:space="preserve">* next; /* </w:t>
      </w:r>
      <w:r w:rsidRPr="00542C4B">
        <w:rPr>
          <w:rFonts w:hint="eastAsia"/>
          <w:sz w:val="24"/>
        </w:rPr>
        <w:t>指针域</w:t>
      </w:r>
      <w:r w:rsidRPr="00542C4B">
        <w:rPr>
          <w:sz w:val="24"/>
        </w:rPr>
        <w:t xml:space="preserve"> */</w:t>
      </w:r>
    </w:p>
    <w:p w14:paraId="296C0C02" w14:textId="77777777" w:rsidR="007C72BA" w:rsidRPr="00542C4B" w:rsidRDefault="007C72BA" w:rsidP="007C72BA">
      <w:pPr>
        <w:snapToGrid w:val="0"/>
        <w:spacing w:line="360" w:lineRule="auto"/>
        <w:ind w:leftChars="200" w:left="420"/>
        <w:rPr>
          <w:sz w:val="24"/>
        </w:rPr>
      </w:pPr>
      <w:r w:rsidRPr="00542C4B">
        <w:rPr>
          <w:sz w:val="24"/>
        </w:rPr>
        <w:t>};</w:t>
      </w:r>
    </w:p>
    <w:p w14:paraId="3115742E" w14:textId="77777777" w:rsidR="007C72BA" w:rsidRPr="00542C4B" w:rsidRDefault="007C72BA" w:rsidP="007C72BA">
      <w:pPr>
        <w:snapToGrid w:val="0"/>
        <w:spacing w:line="360" w:lineRule="auto"/>
        <w:ind w:leftChars="200" w:left="420"/>
        <w:rPr>
          <w:sz w:val="24"/>
        </w:rPr>
      </w:pPr>
      <w:r w:rsidRPr="00542C4B">
        <w:rPr>
          <w:sz w:val="24"/>
        </w:rPr>
        <w:t xml:space="preserve">void </w:t>
      </w:r>
      <w:proofErr w:type="spellStart"/>
      <w:r w:rsidRPr="00542C4B">
        <w:rPr>
          <w:sz w:val="24"/>
        </w:rPr>
        <w:t>create_</w:t>
      </w:r>
      <w:proofErr w:type="gramStart"/>
      <w:r w:rsidRPr="00542C4B">
        <w:rPr>
          <w:sz w:val="24"/>
        </w:rPr>
        <w:t>list</w:t>
      </w:r>
      <w:proofErr w:type="spellEnd"/>
      <w:r w:rsidRPr="00542C4B">
        <w:rPr>
          <w:sz w:val="24"/>
        </w:rPr>
        <w:t>(</w:t>
      </w:r>
      <w:proofErr w:type="gramEnd"/>
      <w:r w:rsidRPr="00542C4B">
        <w:rPr>
          <w:sz w:val="24"/>
        </w:rPr>
        <w:t xml:space="preserve">struct </w:t>
      </w:r>
      <w:proofErr w:type="spellStart"/>
      <w:r w:rsidRPr="00542C4B">
        <w:rPr>
          <w:sz w:val="24"/>
        </w:rPr>
        <w:t>s_list</w:t>
      </w:r>
      <w:proofErr w:type="spellEnd"/>
      <w:r w:rsidRPr="00542C4B">
        <w:rPr>
          <w:sz w:val="24"/>
        </w:rPr>
        <w:t xml:space="preserve">** </w:t>
      </w:r>
      <w:proofErr w:type="spellStart"/>
      <w:r w:rsidRPr="00542C4B">
        <w:rPr>
          <w:sz w:val="24"/>
        </w:rPr>
        <w:t>headp</w:t>
      </w:r>
      <w:proofErr w:type="spellEnd"/>
      <w:r w:rsidRPr="00542C4B">
        <w:rPr>
          <w:sz w:val="24"/>
        </w:rPr>
        <w:t>, int* p);</w:t>
      </w:r>
    </w:p>
    <w:p w14:paraId="1F16DF2E" w14:textId="77777777" w:rsidR="007C72BA" w:rsidRPr="00542C4B" w:rsidRDefault="007C72BA" w:rsidP="007C72BA">
      <w:pPr>
        <w:snapToGrid w:val="0"/>
        <w:spacing w:line="360" w:lineRule="auto"/>
        <w:ind w:leftChars="200" w:left="420"/>
        <w:rPr>
          <w:sz w:val="24"/>
        </w:rPr>
      </w:pPr>
      <w:r w:rsidRPr="00542C4B">
        <w:rPr>
          <w:sz w:val="24"/>
        </w:rPr>
        <w:t>void main(void)</w:t>
      </w:r>
    </w:p>
    <w:p w14:paraId="4B7CB2B7" w14:textId="77777777" w:rsidR="007C72BA" w:rsidRPr="00542C4B" w:rsidRDefault="007C72BA" w:rsidP="007C72BA">
      <w:pPr>
        <w:snapToGrid w:val="0"/>
        <w:spacing w:line="360" w:lineRule="auto"/>
        <w:ind w:leftChars="200" w:left="420"/>
        <w:rPr>
          <w:sz w:val="24"/>
        </w:rPr>
      </w:pPr>
      <w:r w:rsidRPr="00542C4B">
        <w:rPr>
          <w:sz w:val="24"/>
        </w:rPr>
        <w:t>{</w:t>
      </w:r>
    </w:p>
    <w:p w14:paraId="09E0E981" w14:textId="77777777" w:rsidR="007C72BA" w:rsidRPr="00542C4B" w:rsidRDefault="007C72BA" w:rsidP="007C72BA">
      <w:pPr>
        <w:snapToGrid w:val="0"/>
        <w:spacing w:line="360" w:lineRule="auto"/>
        <w:ind w:leftChars="200" w:left="420"/>
        <w:rPr>
          <w:sz w:val="24"/>
        </w:rPr>
      </w:pPr>
      <w:r w:rsidRPr="00542C4B">
        <w:rPr>
          <w:sz w:val="24"/>
        </w:rPr>
        <w:tab/>
        <w:t xml:space="preserve">struct </w:t>
      </w:r>
      <w:proofErr w:type="spellStart"/>
      <w:r w:rsidRPr="00542C4B">
        <w:rPr>
          <w:sz w:val="24"/>
        </w:rPr>
        <w:t>s_list</w:t>
      </w:r>
      <w:proofErr w:type="spellEnd"/>
      <w:r w:rsidRPr="00542C4B">
        <w:rPr>
          <w:sz w:val="24"/>
        </w:rPr>
        <w:t>* head = NULL, * p;</w:t>
      </w:r>
    </w:p>
    <w:p w14:paraId="146AB73C" w14:textId="77777777" w:rsidR="007C72BA" w:rsidRPr="00542C4B" w:rsidRDefault="007C72BA" w:rsidP="007C72BA">
      <w:pPr>
        <w:snapToGrid w:val="0"/>
        <w:spacing w:line="360" w:lineRule="auto"/>
        <w:ind w:leftChars="200" w:left="420"/>
        <w:rPr>
          <w:sz w:val="24"/>
        </w:rPr>
      </w:pPr>
      <w:r w:rsidRPr="00542C4B">
        <w:rPr>
          <w:sz w:val="24"/>
        </w:rPr>
        <w:tab/>
        <w:t>int s[] = { 1,2,3,4,5,6,7,8,0 }; /* 0</w:t>
      </w:r>
      <w:r w:rsidRPr="00542C4B">
        <w:rPr>
          <w:rFonts w:hint="eastAsia"/>
          <w:sz w:val="24"/>
        </w:rPr>
        <w:t>为结束标记</w:t>
      </w:r>
      <w:r w:rsidRPr="00542C4B">
        <w:rPr>
          <w:sz w:val="24"/>
        </w:rPr>
        <w:t xml:space="preserve"> */</w:t>
      </w:r>
    </w:p>
    <w:p w14:paraId="5D042334" w14:textId="77777777" w:rsidR="007C72BA" w:rsidRPr="00542C4B" w:rsidRDefault="007C72BA" w:rsidP="007C72BA">
      <w:pPr>
        <w:snapToGrid w:val="0"/>
        <w:spacing w:line="360" w:lineRule="auto"/>
        <w:ind w:leftChars="200" w:left="420"/>
        <w:rPr>
          <w:sz w:val="24"/>
        </w:rPr>
      </w:pPr>
      <w:r w:rsidRPr="00542C4B">
        <w:rPr>
          <w:sz w:val="24"/>
        </w:rPr>
        <w:tab/>
      </w:r>
      <w:proofErr w:type="spellStart"/>
      <w:r w:rsidRPr="00542C4B">
        <w:rPr>
          <w:sz w:val="24"/>
        </w:rPr>
        <w:t>create_list</w:t>
      </w:r>
      <w:proofErr w:type="spellEnd"/>
      <w:r w:rsidRPr="00542C4B">
        <w:rPr>
          <w:sz w:val="24"/>
        </w:rPr>
        <w:t xml:space="preserve">(&amp;head, s); /* </w:t>
      </w:r>
      <w:r w:rsidRPr="00542C4B">
        <w:rPr>
          <w:rFonts w:hint="eastAsia"/>
          <w:sz w:val="24"/>
        </w:rPr>
        <w:t>创建新链表</w:t>
      </w:r>
      <w:r w:rsidRPr="00542C4B">
        <w:rPr>
          <w:sz w:val="24"/>
        </w:rPr>
        <w:t xml:space="preserve"> */</w:t>
      </w:r>
    </w:p>
    <w:p w14:paraId="02C77AC1" w14:textId="77777777" w:rsidR="007C72BA" w:rsidRPr="00542C4B" w:rsidRDefault="007C72BA" w:rsidP="007C72BA">
      <w:pPr>
        <w:snapToGrid w:val="0"/>
        <w:spacing w:line="360" w:lineRule="auto"/>
        <w:ind w:leftChars="200" w:left="420"/>
        <w:rPr>
          <w:sz w:val="24"/>
        </w:rPr>
      </w:pPr>
      <w:r w:rsidRPr="00542C4B">
        <w:rPr>
          <w:sz w:val="24"/>
        </w:rPr>
        <w:lastRenderedPageBreak/>
        <w:tab/>
        <w:t>p = head; /*</w:t>
      </w:r>
      <w:r w:rsidRPr="00542C4B">
        <w:rPr>
          <w:rFonts w:hint="eastAsia"/>
          <w:sz w:val="24"/>
        </w:rPr>
        <w:t>遍历指针</w:t>
      </w:r>
      <w:r w:rsidRPr="00542C4B">
        <w:rPr>
          <w:sz w:val="24"/>
        </w:rPr>
        <w:t>p</w:t>
      </w:r>
      <w:r w:rsidRPr="00542C4B">
        <w:rPr>
          <w:rFonts w:hint="eastAsia"/>
          <w:sz w:val="24"/>
        </w:rPr>
        <w:t>指向链头</w:t>
      </w:r>
      <w:r w:rsidRPr="00542C4B">
        <w:rPr>
          <w:sz w:val="24"/>
        </w:rPr>
        <w:t xml:space="preserve"> */</w:t>
      </w:r>
    </w:p>
    <w:p w14:paraId="39BCF111" w14:textId="77777777" w:rsidR="007C72BA" w:rsidRPr="00542C4B" w:rsidRDefault="007C72BA" w:rsidP="007C72BA">
      <w:pPr>
        <w:snapToGrid w:val="0"/>
        <w:spacing w:line="360" w:lineRule="auto"/>
        <w:ind w:leftChars="200" w:left="420"/>
        <w:rPr>
          <w:sz w:val="24"/>
        </w:rPr>
      </w:pPr>
      <w:r w:rsidRPr="00542C4B">
        <w:rPr>
          <w:sz w:val="24"/>
        </w:rPr>
        <w:tab/>
        <w:t>while (p) {</w:t>
      </w:r>
    </w:p>
    <w:p w14:paraId="2078E070" w14:textId="77777777" w:rsidR="007C72BA" w:rsidRPr="00542C4B" w:rsidRDefault="007C72BA" w:rsidP="007C72BA">
      <w:pPr>
        <w:snapToGrid w:val="0"/>
        <w:spacing w:line="360" w:lineRule="auto"/>
        <w:ind w:leftChars="200" w:left="420"/>
        <w:rPr>
          <w:sz w:val="24"/>
        </w:rPr>
      </w:pPr>
      <w:r w:rsidRPr="00542C4B">
        <w:rPr>
          <w:sz w:val="24"/>
        </w:rPr>
        <w:tab/>
      </w:r>
      <w:r w:rsidRPr="00542C4B">
        <w:rPr>
          <w:sz w:val="24"/>
        </w:rPr>
        <w:tab/>
      </w:r>
      <w:proofErr w:type="spellStart"/>
      <w:r w:rsidRPr="00542C4B">
        <w:rPr>
          <w:sz w:val="24"/>
        </w:rPr>
        <w:t>printf</w:t>
      </w:r>
      <w:proofErr w:type="spellEnd"/>
      <w:r w:rsidRPr="00542C4B">
        <w:rPr>
          <w:sz w:val="24"/>
        </w:rPr>
        <w:t xml:space="preserve">("%d\t", p-&gt;data); /* </w:t>
      </w:r>
      <w:r w:rsidRPr="00542C4B">
        <w:rPr>
          <w:rFonts w:hint="eastAsia"/>
          <w:sz w:val="24"/>
        </w:rPr>
        <w:t>输出数据域的值</w:t>
      </w:r>
      <w:r w:rsidRPr="00542C4B">
        <w:rPr>
          <w:sz w:val="24"/>
        </w:rPr>
        <w:t xml:space="preserve"> */</w:t>
      </w:r>
    </w:p>
    <w:p w14:paraId="5846E933" w14:textId="77777777" w:rsidR="007C72BA" w:rsidRPr="00542C4B" w:rsidRDefault="007C72BA" w:rsidP="007C72BA">
      <w:pPr>
        <w:snapToGrid w:val="0"/>
        <w:spacing w:line="360" w:lineRule="auto"/>
        <w:ind w:leftChars="200" w:left="420"/>
        <w:rPr>
          <w:sz w:val="24"/>
        </w:rPr>
      </w:pPr>
      <w:r w:rsidRPr="00542C4B">
        <w:rPr>
          <w:sz w:val="24"/>
        </w:rPr>
        <w:tab/>
      </w:r>
      <w:r w:rsidRPr="00542C4B">
        <w:rPr>
          <w:sz w:val="24"/>
        </w:rPr>
        <w:tab/>
        <w:t>p = p-&gt;next; /*</w:t>
      </w:r>
      <w:r w:rsidRPr="00542C4B">
        <w:rPr>
          <w:rFonts w:hint="eastAsia"/>
          <w:sz w:val="24"/>
        </w:rPr>
        <w:t>遍历指针</w:t>
      </w:r>
      <w:r w:rsidRPr="00542C4B">
        <w:rPr>
          <w:sz w:val="24"/>
        </w:rPr>
        <w:t>p</w:t>
      </w:r>
      <w:r w:rsidRPr="00542C4B">
        <w:rPr>
          <w:rFonts w:hint="eastAsia"/>
          <w:sz w:val="24"/>
        </w:rPr>
        <w:t>指向下一结点</w:t>
      </w:r>
      <w:r w:rsidRPr="00542C4B">
        <w:rPr>
          <w:sz w:val="24"/>
        </w:rPr>
        <w:t xml:space="preserve"> */</w:t>
      </w:r>
    </w:p>
    <w:p w14:paraId="336D326E" w14:textId="77777777" w:rsidR="007C72BA" w:rsidRPr="00542C4B" w:rsidRDefault="007C72BA" w:rsidP="007C72BA">
      <w:pPr>
        <w:snapToGrid w:val="0"/>
        <w:spacing w:line="360" w:lineRule="auto"/>
        <w:ind w:leftChars="200" w:left="420"/>
        <w:rPr>
          <w:sz w:val="24"/>
        </w:rPr>
      </w:pPr>
      <w:r w:rsidRPr="00542C4B">
        <w:rPr>
          <w:sz w:val="24"/>
        </w:rPr>
        <w:tab/>
        <w:t>}</w:t>
      </w:r>
    </w:p>
    <w:p w14:paraId="7F3464D2" w14:textId="77777777" w:rsidR="007C72BA" w:rsidRPr="00542C4B" w:rsidRDefault="007C72BA" w:rsidP="007C72BA">
      <w:pPr>
        <w:snapToGrid w:val="0"/>
        <w:spacing w:line="360" w:lineRule="auto"/>
        <w:ind w:leftChars="200" w:left="420"/>
        <w:rPr>
          <w:sz w:val="24"/>
        </w:rPr>
      </w:pPr>
      <w:r w:rsidRPr="00542C4B">
        <w:rPr>
          <w:sz w:val="24"/>
        </w:rPr>
        <w:tab/>
      </w:r>
      <w:proofErr w:type="spellStart"/>
      <w:r w:rsidRPr="00542C4B">
        <w:rPr>
          <w:sz w:val="24"/>
        </w:rPr>
        <w:t>printf</w:t>
      </w:r>
      <w:proofErr w:type="spellEnd"/>
      <w:r w:rsidRPr="00542C4B">
        <w:rPr>
          <w:sz w:val="24"/>
        </w:rPr>
        <w:t>("\n");</w:t>
      </w:r>
    </w:p>
    <w:p w14:paraId="180CDBB4" w14:textId="77777777" w:rsidR="007C72BA" w:rsidRPr="00542C4B" w:rsidRDefault="007C72BA" w:rsidP="007C72BA">
      <w:pPr>
        <w:snapToGrid w:val="0"/>
        <w:spacing w:line="360" w:lineRule="auto"/>
        <w:ind w:leftChars="200" w:left="420"/>
        <w:rPr>
          <w:sz w:val="24"/>
        </w:rPr>
      </w:pPr>
      <w:r w:rsidRPr="00542C4B">
        <w:rPr>
          <w:sz w:val="24"/>
        </w:rPr>
        <w:t>}</w:t>
      </w:r>
    </w:p>
    <w:p w14:paraId="40555558" w14:textId="77777777" w:rsidR="007C72BA" w:rsidRPr="00542C4B" w:rsidRDefault="007C72BA" w:rsidP="007C72BA">
      <w:pPr>
        <w:snapToGrid w:val="0"/>
        <w:spacing w:line="360" w:lineRule="auto"/>
        <w:ind w:leftChars="200" w:left="420"/>
        <w:rPr>
          <w:sz w:val="24"/>
        </w:rPr>
      </w:pPr>
      <w:r w:rsidRPr="00542C4B">
        <w:rPr>
          <w:sz w:val="24"/>
        </w:rPr>
        <w:t xml:space="preserve">void </w:t>
      </w:r>
      <w:proofErr w:type="spellStart"/>
      <w:r w:rsidRPr="00542C4B">
        <w:rPr>
          <w:sz w:val="24"/>
        </w:rPr>
        <w:t>create_</w:t>
      </w:r>
      <w:proofErr w:type="gramStart"/>
      <w:r w:rsidRPr="00542C4B">
        <w:rPr>
          <w:sz w:val="24"/>
        </w:rPr>
        <w:t>list</w:t>
      </w:r>
      <w:proofErr w:type="spellEnd"/>
      <w:r w:rsidRPr="00542C4B">
        <w:rPr>
          <w:sz w:val="24"/>
        </w:rPr>
        <w:t>(</w:t>
      </w:r>
      <w:proofErr w:type="gramEnd"/>
      <w:r w:rsidRPr="00542C4B">
        <w:rPr>
          <w:sz w:val="24"/>
        </w:rPr>
        <w:t xml:space="preserve">struct </w:t>
      </w:r>
      <w:proofErr w:type="spellStart"/>
      <w:r w:rsidRPr="00542C4B">
        <w:rPr>
          <w:sz w:val="24"/>
        </w:rPr>
        <w:t>s_list</w:t>
      </w:r>
      <w:proofErr w:type="spellEnd"/>
      <w:r w:rsidRPr="00542C4B">
        <w:rPr>
          <w:sz w:val="24"/>
        </w:rPr>
        <w:t xml:space="preserve">** </w:t>
      </w:r>
      <w:proofErr w:type="spellStart"/>
      <w:r w:rsidRPr="00542C4B">
        <w:rPr>
          <w:sz w:val="24"/>
        </w:rPr>
        <w:t>headp</w:t>
      </w:r>
      <w:proofErr w:type="spellEnd"/>
      <w:r w:rsidRPr="00542C4B">
        <w:rPr>
          <w:sz w:val="24"/>
        </w:rPr>
        <w:t>, int* p)</w:t>
      </w:r>
    </w:p>
    <w:p w14:paraId="24B7D95A" w14:textId="77777777" w:rsidR="007C72BA" w:rsidRPr="00542C4B" w:rsidRDefault="007C72BA" w:rsidP="007C72BA">
      <w:pPr>
        <w:snapToGrid w:val="0"/>
        <w:spacing w:line="360" w:lineRule="auto"/>
        <w:ind w:leftChars="200" w:left="420"/>
        <w:rPr>
          <w:sz w:val="24"/>
        </w:rPr>
      </w:pPr>
      <w:r w:rsidRPr="00542C4B">
        <w:rPr>
          <w:sz w:val="24"/>
        </w:rPr>
        <w:t>{</w:t>
      </w:r>
    </w:p>
    <w:p w14:paraId="3C1A1701" w14:textId="77777777" w:rsidR="007C72BA" w:rsidRPr="00542C4B" w:rsidRDefault="007C72BA" w:rsidP="007C72BA">
      <w:pPr>
        <w:snapToGrid w:val="0"/>
        <w:spacing w:line="360" w:lineRule="auto"/>
        <w:ind w:leftChars="200" w:left="420"/>
        <w:rPr>
          <w:sz w:val="24"/>
        </w:rPr>
      </w:pPr>
      <w:r w:rsidRPr="00542C4B">
        <w:rPr>
          <w:sz w:val="24"/>
        </w:rPr>
        <w:tab/>
        <w:t xml:space="preserve">struct </w:t>
      </w:r>
      <w:proofErr w:type="spellStart"/>
      <w:r w:rsidRPr="00542C4B">
        <w:rPr>
          <w:sz w:val="24"/>
        </w:rPr>
        <w:t>s_list</w:t>
      </w:r>
      <w:proofErr w:type="spellEnd"/>
      <w:r w:rsidRPr="00542C4B">
        <w:rPr>
          <w:sz w:val="24"/>
        </w:rPr>
        <w:t xml:space="preserve">* </w:t>
      </w:r>
      <w:proofErr w:type="spellStart"/>
      <w:r w:rsidRPr="00542C4B">
        <w:rPr>
          <w:sz w:val="24"/>
        </w:rPr>
        <w:t>loc_head</w:t>
      </w:r>
      <w:proofErr w:type="spellEnd"/>
      <w:r w:rsidRPr="00542C4B">
        <w:rPr>
          <w:sz w:val="24"/>
        </w:rPr>
        <w:t xml:space="preserve"> = NULL, * tail;</w:t>
      </w:r>
    </w:p>
    <w:p w14:paraId="4FF15BE0" w14:textId="77777777" w:rsidR="007C72BA" w:rsidRPr="00542C4B" w:rsidRDefault="007C72BA" w:rsidP="007C72BA">
      <w:pPr>
        <w:snapToGrid w:val="0"/>
        <w:spacing w:line="360" w:lineRule="auto"/>
        <w:ind w:leftChars="200" w:left="420"/>
        <w:rPr>
          <w:sz w:val="24"/>
        </w:rPr>
      </w:pPr>
      <w:r w:rsidRPr="00542C4B">
        <w:rPr>
          <w:sz w:val="24"/>
        </w:rPr>
        <w:tab/>
        <w:t xml:space="preserve">if (p[0] == 0) /* </w:t>
      </w:r>
      <w:r w:rsidRPr="00542C4B">
        <w:rPr>
          <w:rFonts w:hint="eastAsia"/>
          <w:sz w:val="24"/>
        </w:rPr>
        <w:t>相当于</w:t>
      </w:r>
      <w:r w:rsidRPr="00542C4B">
        <w:rPr>
          <w:sz w:val="24"/>
        </w:rPr>
        <w:t>*p==0 */</w:t>
      </w:r>
    </w:p>
    <w:p w14:paraId="795E8A65" w14:textId="77777777" w:rsidR="007C72BA" w:rsidRPr="00542C4B" w:rsidRDefault="007C72BA" w:rsidP="007C72BA">
      <w:pPr>
        <w:snapToGrid w:val="0"/>
        <w:spacing w:line="360" w:lineRule="auto"/>
        <w:ind w:leftChars="200" w:left="420"/>
        <w:rPr>
          <w:sz w:val="24"/>
        </w:rPr>
      </w:pPr>
      <w:r w:rsidRPr="00542C4B">
        <w:rPr>
          <w:sz w:val="24"/>
        </w:rPr>
        <w:tab/>
      </w:r>
      <w:r w:rsidRPr="00542C4B">
        <w:rPr>
          <w:sz w:val="24"/>
        </w:rPr>
        <w:tab/>
        <w:t>;</w:t>
      </w:r>
    </w:p>
    <w:p w14:paraId="3AF045B8" w14:textId="77777777" w:rsidR="007C72BA" w:rsidRPr="00542C4B" w:rsidRDefault="007C72BA" w:rsidP="007C72BA">
      <w:pPr>
        <w:snapToGrid w:val="0"/>
        <w:spacing w:line="360" w:lineRule="auto"/>
        <w:ind w:leftChars="200" w:left="420"/>
        <w:rPr>
          <w:sz w:val="24"/>
        </w:rPr>
      </w:pPr>
      <w:r w:rsidRPr="00542C4B">
        <w:rPr>
          <w:sz w:val="24"/>
        </w:rPr>
        <w:tab/>
        <w:t xml:space="preserve">else { </w:t>
      </w:r>
    </w:p>
    <w:p w14:paraId="2EAF7598" w14:textId="77777777" w:rsidR="007C72BA" w:rsidRPr="00542C4B" w:rsidRDefault="007C72BA" w:rsidP="007C72BA">
      <w:pPr>
        <w:snapToGrid w:val="0"/>
        <w:spacing w:line="360" w:lineRule="auto"/>
        <w:ind w:leftChars="200" w:left="420"/>
        <w:rPr>
          <w:sz w:val="24"/>
        </w:rPr>
      </w:pPr>
      <w:r w:rsidRPr="00542C4B">
        <w:rPr>
          <w:sz w:val="24"/>
        </w:rPr>
        <w:tab/>
      </w:r>
      <w:r w:rsidRPr="00542C4B">
        <w:rPr>
          <w:sz w:val="24"/>
        </w:rPr>
        <w:tab/>
        <w:t xml:space="preserve">tail = (struct </w:t>
      </w:r>
      <w:proofErr w:type="spellStart"/>
      <w:r w:rsidRPr="00542C4B">
        <w:rPr>
          <w:sz w:val="24"/>
        </w:rPr>
        <w:t>s_list</w:t>
      </w:r>
      <w:proofErr w:type="spellEnd"/>
      <w:proofErr w:type="gramStart"/>
      <w:r w:rsidRPr="00542C4B">
        <w:rPr>
          <w:sz w:val="24"/>
        </w:rPr>
        <w:t>*)malloc</w:t>
      </w:r>
      <w:proofErr w:type="gramEnd"/>
      <w:r w:rsidRPr="00542C4B">
        <w:rPr>
          <w:sz w:val="24"/>
        </w:rPr>
        <w:t>(</w:t>
      </w:r>
      <w:proofErr w:type="spellStart"/>
      <w:r w:rsidRPr="00542C4B">
        <w:rPr>
          <w:sz w:val="24"/>
        </w:rPr>
        <w:t>sizeof</w:t>
      </w:r>
      <w:proofErr w:type="spellEnd"/>
      <w:r w:rsidRPr="00542C4B">
        <w:rPr>
          <w:sz w:val="24"/>
        </w:rPr>
        <w:t xml:space="preserve">(struct </w:t>
      </w:r>
      <w:proofErr w:type="spellStart"/>
      <w:r w:rsidRPr="00542C4B">
        <w:rPr>
          <w:sz w:val="24"/>
        </w:rPr>
        <w:t>s_list</w:t>
      </w:r>
      <w:proofErr w:type="spellEnd"/>
      <w:r w:rsidRPr="00542C4B">
        <w:rPr>
          <w:sz w:val="24"/>
        </w:rPr>
        <w:t>));</w:t>
      </w:r>
    </w:p>
    <w:p w14:paraId="1C3F0237" w14:textId="77777777" w:rsidR="007C72BA" w:rsidRPr="00542C4B" w:rsidRDefault="007C72BA" w:rsidP="007C72BA">
      <w:pPr>
        <w:snapToGrid w:val="0"/>
        <w:spacing w:line="360" w:lineRule="auto"/>
        <w:ind w:leftChars="200" w:left="420"/>
        <w:rPr>
          <w:sz w:val="24"/>
        </w:rPr>
      </w:pPr>
      <w:r w:rsidRPr="00542C4B">
        <w:rPr>
          <w:sz w:val="24"/>
        </w:rPr>
        <w:tab/>
      </w:r>
      <w:r w:rsidRPr="00542C4B">
        <w:rPr>
          <w:sz w:val="24"/>
        </w:rPr>
        <w:tab/>
        <w:t xml:space="preserve">tail-&gt;data = *p++; </w:t>
      </w:r>
    </w:p>
    <w:p w14:paraId="3844C216" w14:textId="77777777" w:rsidR="007C72BA" w:rsidRPr="00542C4B" w:rsidRDefault="007C72BA" w:rsidP="007C72BA">
      <w:pPr>
        <w:snapToGrid w:val="0"/>
        <w:spacing w:line="360" w:lineRule="auto"/>
        <w:ind w:leftChars="200" w:left="420"/>
        <w:rPr>
          <w:sz w:val="24"/>
        </w:rPr>
      </w:pPr>
      <w:r w:rsidRPr="00542C4B">
        <w:rPr>
          <w:sz w:val="24"/>
        </w:rPr>
        <w:tab/>
      </w:r>
      <w:r w:rsidRPr="00542C4B">
        <w:rPr>
          <w:sz w:val="24"/>
        </w:rPr>
        <w:tab/>
        <w:t>*</w:t>
      </w:r>
      <w:proofErr w:type="spellStart"/>
      <w:r w:rsidRPr="00542C4B">
        <w:rPr>
          <w:sz w:val="24"/>
        </w:rPr>
        <w:t>headp</w:t>
      </w:r>
      <w:proofErr w:type="spellEnd"/>
      <w:r w:rsidRPr="00542C4B">
        <w:rPr>
          <w:sz w:val="24"/>
        </w:rPr>
        <w:t xml:space="preserve"> = tail;</w:t>
      </w:r>
    </w:p>
    <w:p w14:paraId="40D6921F" w14:textId="77777777" w:rsidR="007C72BA" w:rsidRPr="00542C4B" w:rsidRDefault="007C72BA" w:rsidP="007C72BA">
      <w:pPr>
        <w:snapToGrid w:val="0"/>
        <w:spacing w:line="360" w:lineRule="auto"/>
        <w:ind w:leftChars="200" w:left="420"/>
        <w:rPr>
          <w:sz w:val="24"/>
        </w:rPr>
      </w:pPr>
      <w:r w:rsidRPr="00542C4B">
        <w:rPr>
          <w:sz w:val="24"/>
        </w:rPr>
        <w:tab/>
      </w:r>
      <w:r w:rsidRPr="00542C4B">
        <w:rPr>
          <w:sz w:val="24"/>
        </w:rPr>
        <w:tab/>
        <w:t xml:space="preserve">tail-&gt;next = NULL; </w:t>
      </w:r>
    </w:p>
    <w:p w14:paraId="02B077B9" w14:textId="77777777" w:rsidR="007C72BA" w:rsidRPr="00542C4B" w:rsidRDefault="007C72BA" w:rsidP="007C72BA">
      <w:pPr>
        <w:snapToGrid w:val="0"/>
        <w:spacing w:line="360" w:lineRule="auto"/>
        <w:ind w:leftChars="200" w:left="420"/>
        <w:rPr>
          <w:sz w:val="24"/>
        </w:rPr>
      </w:pPr>
      <w:r w:rsidRPr="00542C4B">
        <w:rPr>
          <w:sz w:val="24"/>
        </w:rPr>
        <w:tab/>
      </w:r>
      <w:r w:rsidRPr="00542C4B">
        <w:rPr>
          <w:sz w:val="24"/>
        </w:rPr>
        <w:tab/>
        <w:t xml:space="preserve">while (*p) { </w:t>
      </w:r>
    </w:p>
    <w:p w14:paraId="46ED9A1F" w14:textId="77777777" w:rsidR="007C72BA" w:rsidRPr="00542C4B" w:rsidRDefault="007C72BA" w:rsidP="007C72BA">
      <w:pPr>
        <w:snapToGrid w:val="0"/>
        <w:spacing w:line="360" w:lineRule="auto"/>
        <w:ind w:leftChars="200" w:left="420"/>
        <w:rPr>
          <w:sz w:val="24"/>
        </w:rPr>
      </w:pPr>
      <w:r w:rsidRPr="00542C4B">
        <w:rPr>
          <w:sz w:val="24"/>
        </w:rPr>
        <w:tab/>
      </w:r>
      <w:r w:rsidRPr="00542C4B">
        <w:rPr>
          <w:sz w:val="24"/>
        </w:rPr>
        <w:tab/>
      </w:r>
      <w:r w:rsidRPr="00542C4B">
        <w:rPr>
          <w:sz w:val="24"/>
        </w:rPr>
        <w:tab/>
      </w:r>
      <w:proofErr w:type="spellStart"/>
      <w:r w:rsidRPr="00542C4B">
        <w:rPr>
          <w:sz w:val="24"/>
        </w:rPr>
        <w:t>loc_head</w:t>
      </w:r>
      <w:proofErr w:type="spellEnd"/>
      <w:r w:rsidRPr="00542C4B">
        <w:rPr>
          <w:sz w:val="24"/>
        </w:rPr>
        <w:t xml:space="preserve"> = (struct </w:t>
      </w:r>
      <w:proofErr w:type="spellStart"/>
      <w:r w:rsidRPr="00542C4B">
        <w:rPr>
          <w:sz w:val="24"/>
        </w:rPr>
        <w:t>s_list</w:t>
      </w:r>
      <w:proofErr w:type="spellEnd"/>
      <w:proofErr w:type="gramStart"/>
      <w:r w:rsidRPr="00542C4B">
        <w:rPr>
          <w:sz w:val="24"/>
        </w:rPr>
        <w:t>*)malloc</w:t>
      </w:r>
      <w:proofErr w:type="gramEnd"/>
      <w:r w:rsidRPr="00542C4B">
        <w:rPr>
          <w:sz w:val="24"/>
        </w:rPr>
        <w:t>(</w:t>
      </w:r>
      <w:proofErr w:type="spellStart"/>
      <w:r w:rsidRPr="00542C4B">
        <w:rPr>
          <w:sz w:val="24"/>
        </w:rPr>
        <w:t>sizeof</w:t>
      </w:r>
      <w:proofErr w:type="spellEnd"/>
      <w:r w:rsidRPr="00542C4B">
        <w:rPr>
          <w:sz w:val="24"/>
        </w:rPr>
        <w:t xml:space="preserve">(struct </w:t>
      </w:r>
      <w:proofErr w:type="spellStart"/>
      <w:r w:rsidRPr="00542C4B">
        <w:rPr>
          <w:sz w:val="24"/>
        </w:rPr>
        <w:t>s_list</w:t>
      </w:r>
      <w:proofErr w:type="spellEnd"/>
      <w:r w:rsidRPr="00542C4B">
        <w:rPr>
          <w:sz w:val="24"/>
        </w:rPr>
        <w:t>));</w:t>
      </w:r>
    </w:p>
    <w:p w14:paraId="243E6DA9" w14:textId="77777777" w:rsidR="007C72BA" w:rsidRPr="00542C4B" w:rsidRDefault="007C72BA" w:rsidP="007C72BA">
      <w:pPr>
        <w:snapToGrid w:val="0"/>
        <w:spacing w:line="360" w:lineRule="auto"/>
        <w:ind w:leftChars="200" w:left="420"/>
        <w:rPr>
          <w:sz w:val="24"/>
        </w:rPr>
      </w:pPr>
      <w:r w:rsidRPr="00542C4B">
        <w:rPr>
          <w:sz w:val="24"/>
        </w:rPr>
        <w:tab/>
      </w:r>
      <w:r w:rsidRPr="00542C4B">
        <w:rPr>
          <w:sz w:val="24"/>
        </w:rPr>
        <w:tab/>
      </w:r>
      <w:r w:rsidRPr="00542C4B">
        <w:rPr>
          <w:sz w:val="24"/>
        </w:rPr>
        <w:tab/>
      </w:r>
      <w:proofErr w:type="spellStart"/>
      <w:r w:rsidRPr="00542C4B">
        <w:rPr>
          <w:sz w:val="24"/>
        </w:rPr>
        <w:t>loc_head</w:t>
      </w:r>
      <w:proofErr w:type="spellEnd"/>
      <w:r w:rsidRPr="00542C4B">
        <w:rPr>
          <w:sz w:val="24"/>
        </w:rPr>
        <w:t>-&gt;next = *</w:t>
      </w:r>
      <w:proofErr w:type="spellStart"/>
      <w:r w:rsidRPr="00542C4B">
        <w:rPr>
          <w:sz w:val="24"/>
        </w:rPr>
        <w:t>headp</w:t>
      </w:r>
      <w:proofErr w:type="spellEnd"/>
      <w:r w:rsidRPr="00542C4B">
        <w:rPr>
          <w:sz w:val="24"/>
        </w:rPr>
        <w:t xml:space="preserve">; </w:t>
      </w:r>
    </w:p>
    <w:p w14:paraId="0A01A113" w14:textId="77777777" w:rsidR="007C72BA" w:rsidRPr="00542C4B" w:rsidRDefault="007C72BA" w:rsidP="007C72BA">
      <w:pPr>
        <w:snapToGrid w:val="0"/>
        <w:spacing w:line="360" w:lineRule="auto"/>
        <w:ind w:leftChars="200" w:left="420"/>
        <w:rPr>
          <w:sz w:val="24"/>
        </w:rPr>
      </w:pPr>
      <w:r w:rsidRPr="00542C4B">
        <w:rPr>
          <w:sz w:val="24"/>
        </w:rPr>
        <w:tab/>
      </w:r>
      <w:r w:rsidRPr="00542C4B">
        <w:rPr>
          <w:sz w:val="24"/>
        </w:rPr>
        <w:tab/>
      </w:r>
      <w:r w:rsidRPr="00542C4B">
        <w:rPr>
          <w:sz w:val="24"/>
        </w:rPr>
        <w:tab/>
      </w:r>
      <w:proofErr w:type="spellStart"/>
      <w:r w:rsidRPr="00542C4B">
        <w:rPr>
          <w:sz w:val="24"/>
        </w:rPr>
        <w:t>loc_head</w:t>
      </w:r>
      <w:proofErr w:type="spellEnd"/>
      <w:r w:rsidRPr="00542C4B">
        <w:rPr>
          <w:sz w:val="24"/>
        </w:rPr>
        <w:t xml:space="preserve">-&gt;data = *p++; </w:t>
      </w:r>
    </w:p>
    <w:p w14:paraId="7B8CFD9C" w14:textId="77777777" w:rsidR="007C72BA" w:rsidRPr="00542C4B" w:rsidRDefault="007C72BA" w:rsidP="007C72BA">
      <w:pPr>
        <w:snapToGrid w:val="0"/>
        <w:spacing w:line="360" w:lineRule="auto"/>
        <w:ind w:leftChars="200" w:left="420"/>
        <w:rPr>
          <w:sz w:val="24"/>
        </w:rPr>
      </w:pPr>
      <w:r w:rsidRPr="00542C4B">
        <w:rPr>
          <w:sz w:val="24"/>
        </w:rPr>
        <w:tab/>
      </w:r>
      <w:r w:rsidRPr="00542C4B">
        <w:rPr>
          <w:sz w:val="24"/>
        </w:rPr>
        <w:tab/>
      </w:r>
      <w:r w:rsidRPr="00542C4B">
        <w:rPr>
          <w:sz w:val="24"/>
        </w:rPr>
        <w:tab/>
        <w:t>*</w:t>
      </w:r>
      <w:proofErr w:type="spellStart"/>
      <w:r w:rsidRPr="00542C4B">
        <w:rPr>
          <w:sz w:val="24"/>
        </w:rPr>
        <w:t>headp</w:t>
      </w:r>
      <w:proofErr w:type="spellEnd"/>
      <w:r w:rsidRPr="00542C4B">
        <w:rPr>
          <w:sz w:val="24"/>
        </w:rPr>
        <w:t xml:space="preserve"> = </w:t>
      </w:r>
      <w:proofErr w:type="spellStart"/>
      <w:r w:rsidRPr="00542C4B">
        <w:rPr>
          <w:sz w:val="24"/>
        </w:rPr>
        <w:t>loc_head</w:t>
      </w:r>
      <w:proofErr w:type="spellEnd"/>
      <w:r w:rsidRPr="00542C4B">
        <w:rPr>
          <w:sz w:val="24"/>
        </w:rPr>
        <w:t>;</w:t>
      </w:r>
    </w:p>
    <w:p w14:paraId="6AEA5436" w14:textId="77777777" w:rsidR="007C72BA" w:rsidRPr="00542C4B" w:rsidRDefault="007C72BA" w:rsidP="007C72BA">
      <w:pPr>
        <w:snapToGrid w:val="0"/>
        <w:spacing w:line="360" w:lineRule="auto"/>
        <w:ind w:leftChars="200" w:left="420"/>
        <w:rPr>
          <w:sz w:val="24"/>
        </w:rPr>
      </w:pPr>
      <w:r w:rsidRPr="00542C4B">
        <w:rPr>
          <w:sz w:val="24"/>
        </w:rPr>
        <w:tab/>
      </w:r>
      <w:r w:rsidRPr="00542C4B">
        <w:rPr>
          <w:sz w:val="24"/>
        </w:rPr>
        <w:tab/>
        <w:t>}</w:t>
      </w:r>
    </w:p>
    <w:p w14:paraId="3AAD9647" w14:textId="77777777" w:rsidR="007C72BA" w:rsidRPr="00542C4B" w:rsidRDefault="007C72BA" w:rsidP="007C72BA">
      <w:pPr>
        <w:snapToGrid w:val="0"/>
        <w:spacing w:line="360" w:lineRule="auto"/>
        <w:ind w:leftChars="200" w:left="420"/>
        <w:rPr>
          <w:sz w:val="24"/>
        </w:rPr>
      </w:pPr>
      <w:r w:rsidRPr="00542C4B">
        <w:rPr>
          <w:sz w:val="24"/>
        </w:rPr>
        <w:tab/>
        <w:t>}</w:t>
      </w:r>
    </w:p>
    <w:p w14:paraId="306AE29B" w14:textId="77777777" w:rsidR="007C72BA" w:rsidRPr="00542C4B" w:rsidRDefault="007C72BA" w:rsidP="007C72BA">
      <w:pPr>
        <w:snapToGrid w:val="0"/>
        <w:spacing w:line="360" w:lineRule="auto"/>
        <w:ind w:leftChars="200" w:left="420"/>
        <w:rPr>
          <w:sz w:val="24"/>
        </w:rPr>
      </w:pPr>
      <w:r w:rsidRPr="00542C4B">
        <w:rPr>
          <w:sz w:val="24"/>
        </w:rPr>
        <w:t>}</w:t>
      </w:r>
    </w:p>
    <w:p w14:paraId="0F8432B9" w14:textId="77777777" w:rsidR="007C72BA" w:rsidRDefault="007C72BA" w:rsidP="007C72BA">
      <w:pPr>
        <w:snapToGrid w:val="0"/>
        <w:spacing w:line="360" w:lineRule="auto"/>
        <w:rPr>
          <w:b/>
          <w:bCs/>
          <w:sz w:val="24"/>
        </w:rPr>
      </w:pPr>
    </w:p>
    <w:p w14:paraId="5D9A9196" w14:textId="77777777" w:rsidR="007C72BA" w:rsidRDefault="007C72BA" w:rsidP="007C72BA">
      <w:pPr>
        <w:snapToGrid w:val="0"/>
        <w:spacing w:line="360" w:lineRule="auto"/>
        <w:rPr>
          <w:b/>
          <w:bCs/>
          <w:sz w:val="24"/>
        </w:rPr>
      </w:pPr>
      <w:r w:rsidRPr="00475E97">
        <w:rPr>
          <w:rFonts w:hAnsi="宋体"/>
          <w:b/>
          <w:bCs/>
          <w:sz w:val="24"/>
        </w:rPr>
        <w:t>测试</w:t>
      </w:r>
      <w:r>
        <w:rPr>
          <w:rFonts w:hAnsi="宋体" w:hint="eastAsia"/>
          <w:b/>
          <w:bCs/>
          <w:sz w:val="24"/>
        </w:rPr>
        <w:t>：</w:t>
      </w:r>
    </w:p>
    <w:p w14:paraId="0DD0120B" w14:textId="77777777" w:rsidR="007C72BA" w:rsidRPr="00475E97" w:rsidRDefault="007C72BA" w:rsidP="007C72BA">
      <w:pPr>
        <w:snapToGrid w:val="0"/>
        <w:spacing w:line="360" w:lineRule="auto"/>
        <w:ind w:firstLine="420"/>
        <w:rPr>
          <w:b/>
          <w:bCs/>
          <w:sz w:val="24"/>
        </w:rPr>
      </w:pPr>
      <w:r w:rsidRPr="00885843">
        <w:rPr>
          <w:rFonts w:hAnsi="宋体"/>
          <w:sz w:val="24"/>
        </w:rPr>
        <w:t>（</w:t>
      </w:r>
      <w:r w:rsidRPr="00885843">
        <w:rPr>
          <w:sz w:val="24"/>
        </w:rPr>
        <w:t>a</w:t>
      </w:r>
      <w:r w:rsidRPr="00885843">
        <w:rPr>
          <w:rFonts w:hAnsi="宋体"/>
          <w:sz w:val="24"/>
        </w:rPr>
        <w:t>）</w:t>
      </w:r>
      <w:r w:rsidRPr="00885843">
        <w:rPr>
          <w:sz w:val="24"/>
        </w:rPr>
        <w:t xml:space="preserve"> </w:t>
      </w:r>
      <w:r w:rsidRPr="00885843">
        <w:rPr>
          <w:rFonts w:hAnsi="宋体"/>
          <w:sz w:val="24"/>
        </w:rPr>
        <w:t>测试数据：</w:t>
      </w:r>
    </w:p>
    <w:p w14:paraId="0250EEB7" w14:textId="77777777" w:rsidR="007C72BA" w:rsidRDefault="007C72BA" w:rsidP="007C72BA">
      <w:pPr>
        <w:snapToGrid w:val="0"/>
        <w:spacing w:line="360" w:lineRule="auto"/>
        <w:ind w:firstLineChars="200" w:firstLine="480"/>
        <w:rPr>
          <w:sz w:val="24"/>
        </w:rPr>
      </w:pPr>
      <w:r>
        <w:rPr>
          <w:sz w:val="24"/>
        </w:rPr>
        <w:tab/>
      </w:r>
      <w:r>
        <w:rPr>
          <w:sz w:val="24"/>
        </w:rPr>
        <w:tab/>
      </w:r>
      <w:r w:rsidRPr="00804639">
        <w:rPr>
          <w:sz w:val="24"/>
        </w:rPr>
        <w:t>1,2,3,4,5,6,7,8,0</w:t>
      </w:r>
    </w:p>
    <w:p w14:paraId="75E2973A" w14:textId="77777777" w:rsidR="007C72BA" w:rsidRPr="007B1FEF" w:rsidRDefault="007C72BA" w:rsidP="007C72BA">
      <w:pPr>
        <w:snapToGrid w:val="0"/>
        <w:spacing w:line="360" w:lineRule="auto"/>
        <w:ind w:firstLineChars="200" w:firstLine="480"/>
      </w:pPr>
      <w:r w:rsidRPr="00885843">
        <w:rPr>
          <w:rFonts w:hAnsi="宋体"/>
          <w:sz w:val="24"/>
        </w:rPr>
        <w:t>（</w:t>
      </w:r>
      <w:r w:rsidRPr="00885843">
        <w:rPr>
          <w:sz w:val="24"/>
        </w:rPr>
        <w:t>b</w:t>
      </w:r>
      <w:r w:rsidRPr="00885843">
        <w:rPr>
          <w:rFonts w:hAnsi="宋体"/>
          <w:sz w:val="24"/>
        </w:rPr>
        <w:t>）</w:t>
      </w:r>
      <w:r w:rsidRPr="00885843">
        <w:rPr>
          <w:sz w:val="24"/>
        </w:rPr>
        <w:t xml:space="preserve"> </w:t>
      </w:r>
      <w:r w:rsidRPr="00885843">
        <w:rPr>
          <w:rFonts w:hAnsi="宋体"/>
          <w:sz w:val="24"/>
        </w:rPr>
        <w:t>对应测试数据的运行结果截图</w:t>
      </w:r>
    </w:p>
    <w:p w14:paraId="10D0877C" w14:textId="77777777" w:rsidR="007C72BA" w:rsidRDefault="007C72BA" w:rsidP="007C72BA">
      <w:pPr>
        <w:snapToGrid w:val="0"/>
        <w:spacing w:line="360" w:lineRule="auto"/>
        <w:rPr>
          <w:b/>
          <w:bCs/>
          <w:sz w:val="24"/>
        </w:rPr>
      </w:pPr>
      <w:r>
        <w:rPr>
          <w:noProof/>
        </w:rPr>
        <w:drawing>
          <wp:inline distT="0" distB="0" distL="0" distR="0" wp14:anchorId="4037A935" wp14:editId="326336B0">
            <wp:extent cx="5274310" cy="677545"/>
            <wp:effectExtent l="0" t="0" r="2540" b="825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274310" cy="677545"/>
                    </a:xfrm>
                    <a:prstGeom prst="rect">
                      <a:avLst/>
                    </a:prstGeom>
                  </pic:spPr>
                </pic:pic>
              </a:graphicData>
            </a:graphic>
          </wp:inline>
        </w:drawing>
      </w:r>
    </w:p>
    <w:p w14:paraId="2AEA4A62" w14:textId="77777777" w:rsidR="007C72BA" w:rsidRPr="006E0268" w:rsidRDefault="007C72BA" w:rsidP="007C72BA">
      <w:pPr>
        <w:snapToGrid w:val="0"/>
        <w:spacing w:line="360" w:lineRule="auto"/>
        <w:rPr>
          <w:b/>
          <w:bCs/>
          <w:sz w:val="24"/>
        </w:rPr>
      </w:pPr>
    </w:p>
    <w:p w14:paraId="79345D20" w14:textId="77777777" w:rsidR="007C72BA" w:rsidRPr="00885843" w:rsidRDefault="007C72BA" w:rsidP="007C72BA">
      <w:pPr>
        <w:snapToGrid w:val="0"/>
        <w:spacing w:afterLines="25" w:after="78" w:line="360" w:lineRule="auto"/>
        <w:rPr>
          <w:b/>
          <w:sz w:val="24"/>
        </w:rPr>
      </w:pPr>
      <w:r>
        <w:rPr>
          <w:b/>
          <w:sz w:val="24"/>
        </w:rPr>
        <w:t>7</w:t>
      </w:r>
      <w:r w:rsidRPr="00885843">
        <w:rPr>
          <w:b/>
          <w:sz w:val="24"/>
        </w:rPr>
        <w:t>.2.</w:t>
      </w:r>
      <w:r>
        <w:rPr>
          <w:b/>
          <w:sz w:val="24"/>
        </w:rPr>
        <w:t>3</w:t>
      </w:r>
      <w:r w:rsidRPr="00885843">
        <w:rPr>
          <w:b/>
          <w:sz w:val="24"/>
        </w:rPr>
        <w:t xml:space="preserve"> </w:t>
      </w:r>
      <w:r w:rsidRPr="00885843">
        <w:rPr>
          <w:rFonts w:hAnsi="宋体"/>
          <w:b/>
          <w:sz w:val="24"/>
        </w:rPr>
        <w:t>程序设计</w:t>
      </w:r>
    </w:p>
    <w:p w14:paraId="68E5986C" w14:textId="77777777" w:rsidR="007C72BA" w:rsidRDefault="007C72BA" w:rsidP="007C72BA">
      <w:pPr>
        <w:snapToGrid w:val="0"/>
        <w:spacing w:line="360" w:lineRule="auto"/>
        <w:rPr>
          <w:rFonts w:hAnsi="宋体"/>
          <w:bCs/>
          <w:sz w:val="24"/>
        </w:rPr>
      </w:pPr>
      <w:r>
        <w:rPr>
          <w:rFonts w:ascii="Arial" w:hAnsi="Arial" w:cs="Arial" w:hint="eastAsia"/>
          <w:bCs/>
          <w:color w:val="000000"/>
          <w:sz w:val="24"/>
        </w:rPr>
        <w:t>（</w:t>
      </w:r>
      <w:r>
        <w:rPr>
          <w:rFonts w:ascii="Arial" w:hAnsi="Arial" w:cs="Arial" w:hint="eastAsia"/>
          <w:bCs/>
          <w:color w:val="000000"/>
          <w:sz w:val="24"/>
        </w:rPr>
        <w:t>1</w:t>
      </w:r>
      <w:r>
        <w:rPr>
          <w:rFonts w:ascii="Arial" w:hAnsi="Arial" w:cs="Arial" w:hint="eastAsia"/>
          <w:bCs/>
          <w:color w:val="000000"/>
          <w:sz w:val="24"/>
        </w:rPr>
        <w:t>）</w:t>
      </w:r>
      <w:r w:rsidRPr="00B03CEC">
        <w:rPr>
          <w:rFonts w:ascii="Arial" w:hAnsi="Arial" w:cs="Arial" w:hint="eastAsia"/>
          <w:bCs/>
          <w:color w:val="000000"/>
          <w:sz w:val="24"/>
        </w:rPr>
        <w:t>用单向链表建立一张班级成绩单，包括每个学生的学号、姓名、英语、高等数学、普通物理、</w:t>
      </w:r>
      <w:r w:rsidRPr="00B03CEC">
        <w:rPr>
          <w:rFonts w:ascii="Arial" w:hAnsi="Arial" w:cs="Arial" w:hint="eastAsia"/>
          <w:bCs/>
          <w:color w:val="000000"/>
          <w:sz w:val="24"/>
        </w:rPr>
        <w:t>C</w:t>
      </w:r>
      <w:r w:rsidRPr="00B03CEC">
        <w:rPr>
          <w:rFonts w:ascii="Arial" w:hAnsi="Arial" w:cs="Arial" w:hint="eastAsia"/>
          <w:bCs/>
          <w:color w:val="000000"/>
          <w:sz w:val="24"/>
        </w:rPr>
        <w:t>语言程序设计四门课程的成绩。用菜单实现下列功能：</w:t>
      </w:r>
      <w:r w:rsidRPr="00B03CEC">
        <w:rPr>
          <w:rFonts w:ascii="Arial" w:hAnsi="Arial" w:cs="Arial" w:hint="eastAsia"/>
          <w:bCs/>
          <w:color w:val="000000"/>
          <w:sz w:val="24"/>
        </w:rPr>
        <w:t xml:space="preserve"> </w:t>
      </w:r>
      <w:r w:rsidRPr="00B03CEC">
        <w:rPr>
          <w:rFonts w:ascii="Arial" w:hAnsi="Arial" w:cs="Arial" w:hint="eastAsia"/>
          <w:bCs/>
          <w:color w:val="000000"/>
          <w:sz w:val="24"/>
        </w:rPr>
        <w:t>①</w:t>
      </w:r>
      <w:r w:rsidRPr="00B03CEC">
        <w:rPr>
          <w:rFonts w:ascii="Arial" w:hAnsi="Arial" w:cs="Arial" w:hint="eastAsia"/>
          <w:bCs/>
          <w:color w:val="000000"/>
          <w:sz w:val="24"/>
        </w:rPr>
        <w:t xml:space="preserve"> </w:t>
      </w:r>
      <w:r w:rsidRPr="00B03CEC">
        <w:rPr>
          <w:rFonts w:ascii="Arial" w:hAnsi="Arial" w:cs="Arial" w:hint="eastAsia"/>
          <w:bCs/>
          <w:color w:val="000000"/>
          <w:sz w:val="24"/>
        </w:rPr>
        <w:t>输入每个学生的各项信息。</w:t>
      </w:r>
      <w:r w:rsidRPr="00B03CEC">
        <w:rPr>
          <w:rFonts w:ascii="Arial" w:hAnsi="Arial" w:cs="Arial" w:hint="eastAsia"/>
          <w:bCs/>
          <w:color w:val="000000"/>
          <w:sz w:val="24"/>
        </w:rPr>
        <w:t xml:space="preserve"> </w:t>
      </w:r>
      <w:r w:rsidRPr="00B03CEC">
        <w:rPr>
          <w:rFonts w:ascii="Arial" w:hAnsi="Arial" w:cs="Arial" w:hint="eastAsia"/>
          <w:bCs/>
          <w:color w:val="000000"/>
          <w:sz w:val="24"/>
        </w:rPr>
        <w:t>②</w:t>
      </w:r>
      <w:r w:rsidRPr="00B03CEC">
        <w:rPr>
          <w:rFonts w:ascii="Arial" w:hAnsi="Arial" w:cs="Arial" w:hint="eastAsia"/>
          <w:bCs/>
          <w:color w:val="000000"/>
          <w:sz w:val="24"/>
        </w:rPr>
        <w:t xml:space="preserve"> </w:t>
      </w:r>
      <w:r w:rsidRPr="00B03CEC">
        <w:rPr>
          <w:rFonts w:ascii="Arial" w:hAnsi="Arial" w:cs="Arial" w:hint="eastAsia"/>
          <w:bCs/>
          <w:color w:val="000000"/>
          <w:sz w:val="24"/>
        </w:rPr>
        <w:t>输出每个学生的各项信息。</w:t>
      </w:r>
      <w:r w:rsidRPr="00B03CEC">
        <w:rPr>
          <w:rFonts w:ascii="Arial" w:hAnsi="Arial" w:cs="Arial" w:hint="eastAsia"/>
          <w:bCs/>
          <w:color w:val="000000"/>
          <w:sz w:val="24"/>
        </w:rPr>
        <w:t xml:space="preserve"> </w:t>
      </w:r>
      <w:r w:rsidRPr="00B03CEC">
        <w:rPr>
          <w:rFonts w:ascii="Arial" w:hAnsi="Arial" w:cs="Arial" w:hint="eastAsia"/>
          <w:bCs/>
          <w:color w:val="000000"/>
          <w:sz w:val="24"/>
        </w:rPr>
        <w:t>③</w:t>
      </w:r>
      <w:r w:rsidRPr="00B03CEC">
        <w:rPr>
          <w:rFonts w:ascii="Arial" w:hAnsi="Arial" w:cs="Arial" w:hint="eastAsia"/>
          <w:bCs/>
          <w:color w:val="000000"/>
          <w:sz w:val="24"/>
        </w:rPr>
        <w:t xml:space="preserve"> </w:t>
      </w:r>
      <w:r w:rsidRPr="00B03CEC">
        <w:rPr>
          <w:rFonts w:ascii="Arial" w:hAnsi="Arial" w:cs="Arial" w:hint="eastAsia"/>
          <w:bCs/>
          <w:color w:val="000000"/>
          <w:sz w:val="24"/>
        </w:rPr>
        <w:t>修改指定学生的指定数据项的内容。</w:t>
      </w:r>
      <w:r w:rsidRPr="00B03CEC">
        <w:rPr>
          <w:rFonts w:ascii="Arial" w:hAnsi="Arial" w:cs="Arial" w:hint="eastAsia"/>
          <w:bCs/>
          <w:color w:val="000000"/>
          <w:sz w:val="24"/>
        </w:rPr>
        <w:t xml:space="preserve"> </w:t>
      </w:r>
      <w:r w:rsidRPr="00B03CEC">
        <w:rPr>
          <w:rFonts w:ascii="Arial" w:hAnsi="Arial" w:cs="Arial" w:hint="eastAsia"/>
          <w:bCs/>
          <w:color w:val="000000"/>
          <w:sz w:val="24"/>
        </w:rPr>
        <w:t>④</w:t>
      </w:r>
      <w:r w:rsidRPr="00B03CEC">
        <w:rPr>
          <w:rFonts w:ascii="Arial" w:hAnsi="Arial" w:cs="Arial" w:hint="eastAsia"/>
          <w:bCs/>
          <w:color w:val="000000"/>
          <w:sz w:val="24"/>
        </w:rPr>
        <w:t xml:space="preserve"> </w:t>
      </w:r>
      <w:r w:rsidRPr="00B03CEC">
        <w:rPr>
          <w:rFonts w:ascii="Arial" w:hAnsi="Arial" w:cs="Arial" w:hint="eastAsia"/>
          <w:bCs/>
          <w:color w:val="000000"/>
          <w:sz w:val="24"/>
        </w:rPr>
        <w:t>统计每个同学的平均成绩（保留</w:t>
      </w:r>
      <w:r w:rsidRPr="00B03CEC">
        <w:rPr>
          <w:rFonts w:ascii="Arial" w:hAnsi="Arial" w:cs="Arial" w:hint="eastAsia"/>
          <w:bCs/>
          <w:color w:val="000000"/>
          <w:sz w:val="24"/>
        </w:rPr>
        <w:t>2</w:t>
      </w:r>
      <w:r w:rsidRPr="00B03CEC">
        <w:rPr>
          <w:rFonts w:ascii="Arial" w:hAnsi="Arial" w:cs="Arial" w:hint="eastAsia"/>
          <w:bCs/>
          <w:color w:val="000000"/>
          <w:sz w:val="24"/>
        </w:rPr>
        <w:t>位小数）。</w:t>
      </w:r>
      <w:r w:rsidRPr="00B03CEC">
        <w:rPr>
          <w:rFonts w:ascii="Arial" w:hAnsi="Arial" w:cs="Arial" w:hint="eastAsia"/>
          <w:bCs/>
          <w:color w:val="000000"/>
          <w:sz w:val="24"/>
        </w:rPr>
        <w:t xml:space="preserve"> </w:t>
      </w:r>
      <w:r w:rsidRPr="00B03CEC">
        <w:rPr>
          <w:rFonts w:ascii="Arial" w:hAnsi="Arial" w:cs="Arial" w:hint="eastAsia"/>
          <w:bCs/>
          <w:color w:val="000000"/>
          <w:sz w:val="24"/>
        </w:rPr>
        <w:t>⑤</w:t>
      </w:r>
      <w:r w:rsidRPr="00B03CEC">
        <w:rPr>
          <w:rFonts w:ascii="Arial" w:hAnsi="Arial" w:cs="Arial" w:hint="eastAsia"/>
          <w:bCs/>
          <w:color w:val="000000"/>
          <w:sz w:val="24"/>
        </w:rPr>
        <w:t xml:space="preserve"> </w:t>
      </w:r>
      <w:r w:rsidRPr="00B03CEC">
        <w:rPr>
          <w:rFonts w:ascii="Arial" w:hAnsi="Arial" w:cs="Arial" w:hint="eastAsia"/>
          <w:bCs/>
          <w:color w:val="000000"/>
          <w:sz w:val="24"/>
        </w:rPr>
        <w:t>输出各位同学的学号、姓名、四门课程的总成绩和平均成绩。</w:t>
      </w:r>
    </w:p>
    <w:p w14:paraId="4B15548E" w14:textId="77777777" w:rsidR="007C72BA" w:rsidRPr="00E158F0" w:rsidRDefault="007C72BA" w:rsidP="007C72BA">
      <w:pPr>
        <w:snapToGrid w:val="0"/>
        <w:spacing w:line="300" w:lineRule="auto"/>
        <w:rPr>
          <w:b/>
          <w:bCs/>
          <w:sz w:val="24"/>
        </w:rPr>
      </w:pPr>
      <w:r w:rsidRPr="00E158F0">
        <w:rPr>
          <w:b/>
          <w:bCs/>
          <w:sz w:val="24"/>
        </w:rPr>
        <w:t>解答：</w:t>
      </w:r>
    </w:p>
    <w:p w14:paraId="0C59A5F4" w14:textId="77777777" w:rsidR="007C72BA" w:rsidRDefault="007C72BA" w:rsidP="007C72BA">
      <w:pPr>
        <w:snapToGrid w:val="0"/>
        <w:spacing w:line="300" w:lineRule="auto"/>
        <w:rPr>
          <w:sz w:val="24"/>
        </w:rPr>
      </w:pPr>
      <w:r w:rsidRPr="006E1061">
        <w:rPr>
          <w:sz w:val="24"/>
        </w:rPr>
        <w:tab/>
        <w:t>1</w:t>
      </w:r>
      <w:r w:rsidRPr="006E1061">
        <w:rPr>
          <w:sz w:val="24"/>
        </w:rPr>
        <w:t>）</w:t>
      </w:r>
      <w:r>
        <w:rPr>
          <w:rFonts w:hint="eastAsia"/>
          <w:sz w:val="24"/>
        </w:rPr>
        <w:t>解题思路</w:t>
      </w:r>
    </w:p>
    <w:p w14:paraId="6640375D" w14:textId="77777777" w:rsidR="007C72BA" w:rsidRDefault="007C72BA" w:rsidP="007C72BA">
      <w:pPr>
        <w:snapToGrid w:val="0"/>
        <w:spacing w:line="300" w:lineRule="auto"/>
        <w:ind w:firstLine="420"/>
        <w:rPr>
          <w:sz w:val="24"/>
        </w:rPr>
      </w:pPr>
      <w:r>
        <w:rPr>
          <w:rFonts w:hint="eastAsia"/>
          <w:sz w:val="24"/>
        </w:rPr>
        <w:t>将每个学生定义成一个结点，</w:t>
      </w:r>
      <w:r>
        <w:rPr>
          <w:rFonts w:hint="eastAsia"/>
          <w:sz w:val="24"/>
        </w:rPr>
        <w:t>n</w:t>
      </w:r>
      <w:r>
        <w:rPr>
          <w:sz w:val="24"/>
        </w:rPr>
        <w:t>um</w:t>
      </w:r>
      <w:r>
        <w:rPr>
          <w:rFonts w:hint="eastAsia"/>
          <w:sz w:val="24"/>
        </w:rPr>
        <w:t>、</w:t>
      </w:r>
      <w:r>
        <w:rPr>
          <w:rFonts w:hint="eastAsia"/>
          <w:sz w:val="24"/>
        </w:rPr>
        <w:t>n</w:t>
      </w:r>
      <w:r>
        <w:rPr>
          <w:sz w:val="24"/>
        </w:rPr>
        <w:t>ame</w:t>
      </w:r>
      <w:r>
        <w:rPr>
          <w:rFonts w:hint="eastAsia"/>
          <w:sz w:val="24"/>
        </w:rPr>
        <w:t>、</w:t>
      </w:r>
      <w:r>
        <w:rPr>
          <w:sz w:val="24"/>
        </w:rPr>
        <w:t>score</w:t>
      </w:r>
      <w:r>
        <w:rPr>
          <w:rFonts w:hint="eastAsia"/>
          <w:sz w:val="24"/>
        </w:rPr>
        <w:t>数组分别存放学生的学号、姓名和四门课程的成绩，</w:t>
      </w:r>
      <w:proofErr w:type="spellStart"/>
      <w:r>
        <w:rPr>
          <w:rFonts w:hint="eastAsia"/>
          <w:sz w:val="24"/>
        </w:rPr>
        <w:t>a</w:t>
      </w:r>
      <w:r>
        <w:rPr>
          <w:sz w:val="24"/>
        </w:rPr>
        <w:t>vescore</w:t>
      </w:r>
      <w:proofErr w:type="spellEnd"/>
      <w:r>
        <w:rPr>
          <w:rFonts w:hint="eastAsia"/>
          <w:sz w:val="24"/>
        </w:rPr>
        <w:t>存放学生的平均成绩。按照题目要求，分别设计了</w:t>
      </w:r>
      <w:proofErr w:type="spellStart"/>
      <w:r w:rsidRPr="00B03CEC">
        <w:rPr>
          <w:sz w:val="24"/>
        </w:rPr>
        <w:t>CreatNode</w:t>
      </w:r>
      <w:proofErr w:type="spellEnd"/>
      <w:r>
        <w:rPr>
          <w:rFonts w:hint="eastAsia"/>
          <w:sz w:val="24"/>
        </w:rPr>
        <w:t>函数，根据输入的学生信息建立单链表并计算出平均成绩赋值给</w:t>
      </w:r>
      <w:proofErr w:type="spellStart"/>
      <w:r>
        <w:rPr>
          <w:rFonts w:hint="eastAsia"/>
          <w:sz w:val="24"/>
        </w:rPr>
        <w:t>a</w:t>
      </w:r>
      <w:r>
        <w:rPr>
          <w:sz w:val="24"/>
        </w:rPr>
        <w:t>vescore</w:t>
      </w:r>
      <w:proofErr w:type="spellEnd"/>
      <w:r>
        <w:rPr>
          <w:rFonts w:hint="eastAsia"/>
          <w:sz w:val="24"/>
        </w:rPr>
        <w:t>；</w:t>
      </w:r>
      <w:proofErr w:type="spellStart"/>
      <w:r w:rsidRPr="00B03CEC">
        <w:rPr>
          <w:sz w:val="24"/>
        </w:rPr>
        <w:t>PrintNode</w:t>
      </w:r>
      <w:proofErr w:type="spellEnd"/>
      <w:r>
        <w:rPr>
          <w:rFonts w:hint="eastAsia"/>
          <w:sz w:val="24"/>
        </w:rPr>
        <w:t>函数，用来输出每个学生的各项信息；</w:t>
      </w:r>
      <w:proofErr w:type="spellStart"/>
      <w:r w:rsidRPr="00B03CEC">
        <w:rPr>
          <w:sz w:val="24"/>
        </w:rPr>
        <w:t>ChangeNode</w:t>
      </w:r>
      <w:proofErr w:type="spellEnd"/>
      <w:r>
        <w:rPr>
          <w:rFonts w:hint="eastAsia"/>
          <w:sz w:val="24"/>
        </w:rPr>
        <w:t>函数，根据输入的学号查找该学生对应的结点，对指定数据项进行修改；</w:t>
      </w:r>
      <w:proofErr w:type="spellStart"/>
      <w:r w:rsidRPr="00B03CEC">
        <w:rPr>
          <w:sz w:val="24"/>
        </w:rPr>
        <w:t>AveNode</w:t>
      </w:r>
      <w:proofErr w:type="spellEnd"/>
      <w:r>
        <w:rPr>
          <w:rFonts w:hint="eastAsia"/>
          <w:sz w:val="24"/>
        </w:rPr>
        <w:t>函数，输出每个学生的平均成绩；</w:t>
      </w:r>
      <w:proofErr w:type="spellStart"/>
      <w:r>
        <w:rPr>
          <w:rFonts w:hint="eastAsia"/>
          <w:sz w:val="24"/>
        </w:rPr>
        <w:t>Sum</w:t>
      </w:r>
      <w:r>
        <w:rPr>
          <w:sz w:val="24"/>
        </w:rPr>
        <w:t>Node</w:t>
      </w:r>
      <w:proofErr w:type="spellEnd"/>
      <w:r>
        <w:rPr>
          <w:rFonts w:hint="eastAsia"/>
          <w:sz w:val="24"/>
        </w:rPr>
        <w:t>函数，计算每个学生的总成绩。</w:t>
      </w:r>
    </w:p>
    <w:p w14:paraId="4898CDB1" w14:textId="77777777" w:rsidR="007C72BA" w:rsidRDefault="007C72BA" w:rsidP="007C72BA">
      <w:pPr>
        <w:snapToGrid w:val="0"/>
        <w:spacing w:line="300" w:lineRule="auto"/>
        <w:ind w:firstLineChars="200" w:firstLine="480"/>
        <w:rPr>
          <w:sz w:val="24"/>
        </w:rPr>
      </w:pPr>
      <w:r w:rsidRPr="006E1061">
        <w:rPr>
          <w:sz w:val="24"/>
        </w:rPr>
        <w:t>2</w:t>
      </w:r>
      <w:r w:rsidRPr="006E1061">
        <w:rPr>
          <w:sz w:val="24"/>
        </w:rPr>
        <w:t>）源程序清单</w:t>
      </w:r>
    </w:p>
    <w:p w14:paraId="2917D026" w14:textId="77777777" w:rsidR="007C72BA" w:rsidRPr="00B03CEC" w:rsidRDefault="007C72BA" w:rsidP="007C72BA">
      <w:pPr>
        <w:snapToGrid w:val="0"/>
        <w:spacing w:line="360" w:lineRule="auto"/>
        <w:ind w:leftChars="100" w:left="210" w:firstLine="420"/>
        <w:rPr>
          <w:sz w:val="24"/>
        </w:rPr>
      </w:pPr>
      <w:r w:rsidRPr="00B03CEC">
        <w:rPr>
          <w:sz w:val="24"/>
        </w:rPr>
        <w:t>#include &lt;</w:t>
      </w:r>
      <w:proofErr w:type="spellStart"/>
      <w:r w:rsidRPr="00B03CEC">
        <w:rPr>
          <w:sz w:val="24"/>
        </w:rPr>
        <w:t>stdio.h</w:t>
      </w:r>
      <w:proofErr w:type="spellEnd"/>
      <w:r w:rsidRPr="00B03CEC">
        <w:rPr>
          <w:sz w:val="24"/>
        </w:rPr>
        <w:t>&gt;</w:t>
      </w:r>
    </w:p>
    <w:p w14:paraId="11991B46" w14:textId="77777777" w:rsidR="007C72BA" w:rsidRPr="00B03CEC" w:rsidRDefault="007C72BA" w:rsidP="007C72BA">
      <w:pPr>
        <w:snapToGrid w:val="0"/>
        <w:spacing w:line="360" w:lineRule="auto"/>
        <w:ind w:leftChars="100" w:left="210" w:firstLine="420"/>
        <w:rPr>
          <w:sz w:val="24"/>
        </w:rPr>
      </w:pPr>
      <w:r w:rsidRPr="00B03CEC">
        <w:rPr>
          <w:sz w:val="24"/>
        </w:rPr>
        <w:t>#include &lt;</w:t>
      </w:r>
      <w:proofErr w:type="spellStart"/>
      <w:r w:rsidRPr="00B03CEC">
        <w:rPr>
          <w:sz w:val="24"/>
        </w:rPr>
        <w:t>stdlib.h</w:t>
      </w:r>
      <w:proofErr w:type="spellEnd"/>
      <w:r w:rsidRPr="00B03CEC">
        <w:rPr>
          <w:sz w:val="24"/>
        </w:rPr>
        <w:t>&gt;</w:t>
      </w:r>
    </w:p>
    <w:p w14:paraId="39B7FB43" w14:textId="77777777" w:rsidR="007C72BA" w:rsidRPr="00B03CEC" w:rsidRDefault="007C72BA" w:rsidP="007C72BA">
      <w:pPr>
        <w:snapToGrid w:val="0"/>
        <w:spacing w:line="360" w:lineRule="auto"/>
        <w:ind w:leftChars="100" w:left="210" w:firstLine="420"/>
        <w:rPr>
          <w:sz w:val="24"/>
        </w:rPr>
      </w:pPr>
      <w:r w:rsidRPr="00B03CEC">
        <w:rPr>
          <w:sz w:val="24"/>
        </w:rPr>
        <w:t>#include &lt;</w:t>
      </w:r>
      <w:proofErr w:type="spellStart"/>
      <w:r w:rsidRPr="00B03CEC">
        <w:rPr>
          <w:sz w:val="24"/>
        </w:rPr>
        <w:t>string.h</w:t>
      </w:r>
      <w:proofErr w:type="spellEnd"/>
      <w:r w:rsidRPr="00B03CEC">
        <w:rPr>
          <w:sz w:val="24"/>
        </w:rPr>
        <w:t>&gt;</w:t>
      </w:r>
    </w:p>
    <w:p w14:paraId="622F00F8" w14:textId="77777777" w:rsidR="007C72BA" w:rsidRPr="00B03CEC" w:rsidRDefault="007C72BA" w:rsidP="007C72BA">
      <w:pPr>
        <w:snapToGrid w:val="0"/>
        <w:spacing w:line="360" w:lineRule="auto"/>
        <w:ind w:leftChars="100" w:left="210" w:firstLine="420"/>
        <w:rPr>
          <w:sz w:val="24"/>
        </w:rPr>
      </w:pPr>
      <w:r w:rsidRPr="00B03CEC">
        <w:rPr>
          <w:sz w:val="24"/>
        </w:rPr>
        <w:t>typedef struct Node {</w:t>
      </w:r>
    </w:p>
    <w:p w14:paraId="40451CCF" w14:textId="77777777" w:rsidR="007C72BA" w:rsidRPr="00B03CEC" w:rsidRDefault="007C72BA" w:rsidP="007C72BA">
      <w:pPr>
        <w:snapToGrid w:val="0"/>
        <w:spacing w:line="360" w:lineRule="auto"/>
        <w:ind w:leftChars="100" w:left="210" w:firstLine="420"/>
        <w:rPr>
          <w:sz w:val="24"/>
        </w:rPr>
      </w:pPr>
      <w:r w:rsidRPr="00B03CEC">
        <w:rPr>
          <w:sz w:val="24"/>
        </w:rPr>
        <w:t>    char </w:t>
      </w:r>
      <w:proofErr w:type="gramStart"/>
      <w:r w:rsidRPr="00B03CEC">
        <w:rPr>
          <w:sz w:val="24"/>
        </w:rPr>
        <w:t>num[</w:t>
      </w:r>
      <w:proofErr w:type="gramEnd"/>
      <w:r w:rsidRPr="00B03CEC">
        <w:rPr>
          <w:sz w:val="24"/>
        </w:rPr>
        <w:t>100], name[100];</w:t>
      </w:r>
    </w:p>
    <w:p w14:paraId="366F0E90" w14:textId="77777777" w:rsidR="007C72BA" w:rsidRPr="00B03CEC" w:rsidRDefault="007C72BA" w:rsidP="007C72BA">
      <w:pPr>
        <w:snapToGrid w:val="0"/>
        <w:spacing w:line="360" w:lineRule="auto"/>
        <w:ind w:leftChars="100" w:left="210" w:firstLine="420"/>
        <w:rPr>
          <w:sz w:val="24"/>
        </w:rPr>
      </w:pPr>
      <w:r w:rsidRPr="00B03CEC">
        <w:rPr>
          <w:sz w:val="24"/>
        </w:rPr>
        <w:t>    int </w:t>
      </w:r>
      <w:proofErr w:type="gramStart"/>
      <w:r w:rsidRPr="00B03CEC">
        <w:rPr>
          <w:sz w:val="24"/>
        </w:rPr>
        <w:t>score[</w:t>
      </w:r>
      <w:proofErr w:type="gramEnd"/>
      <w:r w:rsidRPr="00B03CEC">
        <w:rPr>
          <w:sz w:val="24"/>
        </w:rPr>
        <w:t>4];</w:t>
      </w:r>
    </w:p>
    <w:p w14:paraId="5D8E6A3A" w14:textId="77777777" w:rsidR="007C72BA" w:rsidRPr="00B03CEC" w:rsidRDefault="007C72BA" w:rsidP="007C72BA">
      <w:pPr>
        <w:snapToGrid w:val="0"/>
        <w:spacing w:line="360" w:lineRule="auto"/>
        <w:ind w:leftChars="100" w:left="210" w:firstLine="420"/>
        <w:rPr>
          <w:sz w:val="24"/>
        </w:rPr>
      </w:pPr>
      <w:r w:rsidRPr="00B03CEC">
        <w:rPr>
          <w:sz w:val="24"/>
        </w:rPr>
        <w:t>    double </w:t>
      </w:r>
      <w:proofErr w:type="spellStart"/>
      <w:r w:rsidRPr="00B03CEC">
        <w:rPr>
          <w:sz w:val="24"/>
        </w:rPr>
        <w:t>avescore</w:t>
      </w:r>
      <w:proofErr w:type="spellEnd"/>
      <w:r w:rsidRPr="00B03CEC">
        <w:rPr>
          <w:sz w:val="24"/>
        </w:rPr>
        <w:t>;</w:t>
      </w:r>
    </w:p>
    <w:p w14:paraId="3B8E0A96" w14:textId="77777777" w:rsidR="007C72BA" w:rsidRPr="00B03CEC" w:rsidRDefault="007C72BA" w:rsidP="007C72BA">
      <w:pPr>
        <w:snapToGrid w:val="0"/>
        <w:spacing w:line="360" w:lineRule="auto"/>
        <w:ind w:leftChars="100" w:left="210" w:firstLine="420"/>
        <w:rPr>
          <w:sz w:val="24"/>
        </w:rPr>
      </w:pPr>
      <w:r w:rsidRPr="00B03CEC">
        <w:rPr>
          <w:sz w:val="24"/>
        </w:rPr>
        <w:t>    struct Node* next;</w:t>
      </w:r>
    </w:p>
    <w:p w14:paraId="5338FC53" w14:textId="77777777" w:rsidR="007C72BA" w:rsidRPr="00B03CEC" w:rsidRDefault="007C72BA" w:rsidP="007C72BA">
      <w:pPr>
        <w:snapToGrid w:val="0"/>
        <w:spacing w:line="360" w:lineRule="auto"/>
        <w:ind w:leftChars="100" w:left="210" w:firstLine="420"/>
        <w:rPr>
          <w:sz w:val="24"/>
        </w:rPr>
      </w:pPr>
      <w:proofErr w:type="gramStart"/>
      <w:r w:rsidRPr="00B03CEC">
        <w:rPr>
          <w:sz w:val="24"/>
        </w:rPr>
        <w:t>}Node</w:t>
      </w:r>
      <w:proofErr w:type="gramEnd"/>
      <w:r w:rsidRPr="00B03CEC">
        <w:rPr>
          <w:sz w:val="24"/>
        </w:rPr>
        <w:t>, * </w:t>
      </w:r>
      <w:proofErr w:type="spellStart"/>
      <w:r w:rsidRPr="00B03CEC">
        <w:rPr>
          <w:sz w:val="24"/>
        </w:rPr>
        <w:t>CNode</w:t>
      </w:r>
      <w:proofErr w:type="spellEnd"/>
      <w:r w:rsidRPr="00B03CEC">
        <w:rPr>
          <w:sz w:val="24"/>
        </w:rPr>
        <w:t>;</w:t>
      </w:r>
    </w:p>
    <w:p w14:paraId="4C34E234" w14:textId="77777777" w:rsidR="007C72BA" w:rsidRPr="00B03CEC" w:rsidRDefault="007C72BA" w:rsidP="007C72BA">
      <w:pPr>
        <w:snapToGrid w:val="0"/>
        <w:spacing w:line="360" w:lineRule="auto"/>
        <w:ind w:leftChars="100" w:left="210" w:firstLine="420"/>
        <w:rPr>
          <w:sz w:val="24"/>
        </w:rPr>
      </w:pPr>
    </w:p>
    <w:p w14:paraId="23D6CDDE" w14:textId="77777777" w:rsidR="007C72BA" w:rsidRPr="00B03CEC" w:rsidRDefault="007C72BA" w:rsidP="007C72BA">
      <w:pPr>
        <w:snapToGrid w:val="0"/>
        <w:spacing w:line="360" w:lineRule="auto"/>
        <w:ind w:leftChars="100" w:left="210" w:firstLine="420"/>
        <w:rPr>
          <w:sz w:val="24"/>
        </w:rPr>
      </w:pPr>
      <w:r w:rsidRPr="00B03CEC">
        <w:rPr>
          <w:sz w:val="24"/>
        </w:rPr>
        <w:t>void </w:t>
      </w:r>
      <w:proofErr w:type="spellStart"/>
      <w:proofErr w:type="gramStart"/>
      <w:r w:rsidRPr="00B03CEC">
        <w:rPr>
          <w:sz w:val="24"/>
        </w:rPr>
        <w:t>CreatNode</w:t>
      </w:r>
      <w:proofErr w:type="spellEnd"/>
      <w:r w:rsidRPr="00B03CEC">
        <w:rPr>
          <w:sz w:val="24"/>
        </w:rPr>
        <w:t>(</w:t>
      </w:r>
      <w:proofErr w:type="spellStart"/>
      <w:proofErr w:type="gramEnd"/>
      <w:r w:rsidRPr="00B03CEC">
        <w:rPr>
          <w:sz w:val="24"/>
        </w:rPr>
        <w:t>CNode</w:t>
      </w:r>
      <w:proofErr w:type="spellEnd"/>
      <w:r w:rsidRPr="00B03CEC">
        <w:rPr>
          <w:sz w:val="24"/>
        </w:rPr>
        <w:t> *head) {</w:t>
      </w:r>
    </w:p>
    <w:p w14:paraId="02A4837C" w14:textId="77777777" w:rsidR="007C72BA" w:rsidRPr="00B03CEC" w:rsidRDefault="007C72BA" w:rsidP="007C72BA">
      <w:pPr>
        <w:snapToGrid w:val="0"/>
        <w:spacing w:line="360" w:lineRule="auto"/>
        <w:ind w:leftChars="100" w:left="210" w:firstLine="420"/>
        <w:rPr>
          <w:sz w:val="24"/>
        </w:rPr>
      </w:pPr>
      <w:r w:rsidRPr="00B03CEC">
        <w:rPr>
          <w:sz w:val="24"/>
        </w:rPr>
        <w:t>    int qua, </w:t>
      </w:r>
      <w:proofErr w:type="spellStart"/>
      <w:r w:rsidRPr="00B03CEC">
        <w:rPr>
          <w:sz w:val="24"/>
        </w:rPr>
        <w:t>i</w:t>
      </w:r>
      <w:proofErr w:type="spellEnd"/>
      <w:r w:rsidRPr="00B03CEC">
        <w:rPr>
          <w:sz w:val="24"/>
        </w:rPr>
        <w:t>, j;</w:t>
      </w:r>
    </w:p>
    <w:p w14:paraId="7C54EA9C" w14:textId="77777777" w:rsidR="007C72BA" w:rsidRPr="00B03CEC" w:rsidRDefault="007C72BA" w:rsidP="007C72BA">
      <w:pPr>
        <w:snapToGrid w:val="0"/>
        <w:spacing w:line="360" w:lineRule="auto"/>
        <w:ind w:leftChars="100" w:left="210" w:firstLine="420"/>
        <w:rPr>
          <w:sz w:val="24"/>
        </w:rPr>
      </w:pPr>
      <w:r w:rsidRPr="00B03CEC">
        <w:rPr>
          <w:sz w:val="24"/>
        </w:rPr>
        <w:t>    </w:t>
      </w:r>
      <w:proofErr w:type="spellStart"/>
      <w:proofErr w:type="gramStart"/>
      <w:r w:rsidRPr="00B03CEC">
        <w:rPr>
          <w:sz w:val="24"/>
        </w:rPr>
        <w:t>scanf</w:t>
      </w:r>
      <w:proofErr w:type="spellEnd"/>
      <w:r w:rsidRPr="00B03CEC">
        <w:rPr>
          <w:sz w:val="24"/>
        </w:rPr>
        <w:t>(</w:t>
      </w:r>
      <w:proofErr w:type="gramEnd"/>
      <w:r w:rsidRPr="00B03CEC">
        <w:rPr>
          <w:sz w:val="24"/>
        </w:rPr>
        <w:t>"%d", &amp;qua);</w:t>
      </w:r>
    </w:p>
    <w:p w14:paraId="60B95636" w14:textId="77777777" w:rsidR="007C72BA" w:rsidRPr="00B03CEC" w:rsidRDefault="007C72BA" w:rsidP="007C72BA">
      <w:pPr>
        <w:snapToGrid w:val="0"/>
        <w:spacing w:line="360" w:lineRule="auto"/>
        <w:ind w:leftChars="100" w:left="210" w:firstLine="420"/>
        <w:rPr>
          <w:sz w:val="24"/>
        </w:rPr>
      </w:pPr>
      <w:r w:rsidRPr="00B03CEC">
        <w:rPr>
          <w:sz w:val="24"/>
        </w:rPr>
        <w:t>    </w:t>
      </w:r>
      <w:proofErr w:type="spellStart"/>
      <w:r w:rsidRPr="00B03CEC">
        <w:rPr>
          <w:sz w:val="24"/>
        </w:rPr>
        <w:t>CNode</w:t>
      </w:r>
      <w:proofErr w:type="spellEnd"/>
      <w:r w:rsidRPr="00B03CEC">
        <w:rPr>
          <w:sz w:val="24"/>
        </w:rPr>
        <w:t> </w:t>
      </w:r>
      <w:proofErr w:type="gramStart"/>
      <w:r w:rsidRPr="00B03CEC">
        <w:rPr>
          <w:sz w:val="24"/>
        </w:rPr>
        <w:t>p ,</w:t>
      </w:r>
      <w:proofErr w:type="gramEnd"/>
      <w:r w:rsidRPr="00B03CEC">
        <w:rPr>
          <w:sz w:val="24"/>
        </w:rPr>
        <w:t> tail;</w:t>
      </w:r>
    </w:p>
    <w:p w14:paraId="412D49FB" w14:textId="77777777" w:rsidR="007C72BA" w:rsidRPr="00B03CEC" w:rsidRDefault="007C72BA" w:rsidP="007C72BA">
      <w:pPr>
        <w:snapToGrid w:val="0"/>
        <w:spacing w:line="360" w:lineRule="auto"/>
        <w:ind w:leftChars="100" w:left="210" w:firstLine="420"/>
        <w:rPr>
          <w:sz w:val="24"/>
        </w:rPr>
      </w:pPr>
      <w:r w:rsidRPr="00B03CEC">
        <w:rPr>
          <w:sz w:val="24"/>
        </w:rPr>
        <w:t>    p = (</w:t>
      </w:r>
      <w:proofErr w:type="spellStart"/>
      <w:r w:rsidRPr="00B03CEC">
        <w:rPr>
          <w:sz w:val="24"/>
        </w:rPr>
        <w:t>CNode</w:t>
      </w:r>
      <w:proofErr w:type="spellEnd"/>
      <w:r w:rsidRPr="00B03CEC">
        <w:rPr>
          <w:sz w:val="24"/>
        </w:rPr>
        <w:t>)malloc(</w:t>
      </w:r>
      <w:proofErr w:type="spellStart"/>
      <w:proofErr w:type="gramStart"/>
      <w:r w:rsidRPr="00B03CEC">
        <w:rPr>
          <w:sz w:val="24"/>
        </w:rPr>
        <w:t>sizeof</w:t>
      </w:r>
      <w:proofErr w:type="spellEnd"/>
      <w:r w:rsidRPr="00B03CEC">
        <w:rPr>
          <w:sz w:val="24"/>
        </w:rPr>
        <w:t>(</w:t>
      </w:r>
      <w:proofErr w:type="gramEnd"/>
      <w:r w:rsidRPr="00B03CEC">
        <w:rPr>
          <w:sz w:val="24"/>
        </w:rPr>
        <w:t>Node));</w:t>
      </w:r>
    </w:p>
    <w:p w14:paraId="017BFF66" w14:textId="77777777" w:rsidR="007C72BA" w:rsidRPr="00B03CEC" w:rsidRDefault="007C72BA" w:rsidP="007C72BA">
      <w:pPr>
        <w:snapToGrid w:val="0"/>
        <w:spacing w:line="360" w:lineRule="auto"/>
        <w:ind w:leftChars="100" w:left="210" w:firstLine="420"/>
        <w:rPr>
          <w:sz w:val="24"/>
        </w:rPr>
      </w:pPr>
      <w:r w:rsidRPr="00B03CEC">
        <w:rPr>
          <w:sz w:val="24"/>
        </w:rPr>
        <w:t>    *head = p;</w:t>
      </w:r>
    </w:p>
    <w:p w14:paraId="0D019E09" w14:textId="77777777" w:rsidR="007C72BA" w:rsidRPr="00B03CEC" w:rsidRDefault="007C72BA" w:rsidP="007C72BA">
      <w:pPr>
        <w:snapToGrid w:val="0"/>
        <w:spacing w:line="360" w:lineRule="auto"/>
        <w:ind w:leftChars="100" w:left="210" w:firstLine="420"/>
        <w:rPr>
          <w:sz w:val="24"/>
        </w:rPr>
      </w:pPr>
      <w:r w:rsidRPr="00B03CEC">
        <w:rPr>
          <w:sz w:val="24"/>
        </w:rPr>
        <w:t>    for (</w:t>
      </w:r>
      <w:proofErr w:type="spellStart"/>
      <w:r w:rsidRPr="00B03CEC">
        <w:rPr>
          <w:sz w:val="24"/>
        </w:rPr>
        <w:t>i</w:t>
      </w:r>
      <w:proofErr w:type="spellEnd"/>
      <w:r w:rsidRPr="00B03CEC">
        <w:rPr>
          <w:sz w:val="24"/>
        </w:rPr>
        <w:t> = 0; </w:t>
      </w:r>
      <w:proofErr w:type="spellStart"/>
      <w:r w:rsidRPr="00B03CEC">
        <w:rPr>
          <w:sz w:val="24"/>
        </w:rPr>
        <w:t>i</w:t>
      </w:r>
      <w:proofErr w:type="spellEnd"/>
      <w:r w:rsidRPr="00B03CEC">
        <w:rPr>
          <w:sz w:val="24"/>
        </w:rPr>
        <w:t> &lt; qua; </w:t>
      </w:r>
      <w:proofErr w:type="spellStart"/>
      <w:r w:rsidRPr="00B03CEC">
        <w:rPr>
          <w:sz w:val="24"/>
        </w:rPr>
        <w:t>i</w:t>
      </w:r>
      <w:proofErr w:type="spellEnd"/>
      <w:r w:rsidRPr="00B03CEC">
        <w:rPr>
          <w:sz w:val="24"/>
        </w:rPr>
        <w:t>++) {</w:t>
      </w:r>
    </w:p>
    <w:p w14:paraId="121878AB" w14:textId="77777777" w:rsidR="007C72BA" w:rsidRPr="00B03CEC" w:rsidRDefault="007C72BA" w:rsidP="007C72BA">
      <w:pPr>
        <w:snapToGrid w:val="0"/>
        <w:spacing w:line="360" w:lineRule="auto"/>
        <w:ind w:leftChars="100" w:left="210" w:firstLine="420"/>
        <w:rPr>
          <w:sz w:val="24"/>
        </w:rPr>
      </w:pPr>
      <w:r w:rsidRPr="00B03CEC">
        <w:rPr>
          <w:sz w:val="24"/>
        </w:rPr>
        <w:lastRenderedPageBreak/>
        <w:t>        tail = (</w:t>
      </w:r>
      <w:proofErr w:type="spellStart"/>
      <w:r w:rsidRPr="00B03CEC">
        <w:rPr>
          <w:sz w:val="24"/>
        </w:rPr>
        <w:t>CNode</w:t>
      </w:r>
      <w:proofErr w:type="spellEnd"/>
      <w:r w:rsidRPr="00B03CEC">
        <w:rPr>
          <w:sz w:val="24"/>
        </w:rPr>
        <w:t>)malloc(</w:t>
      </w:r>
      <w:proofErr w:type="spellStart"/>
      <w:proofErr w:type="gramStart"/>
      <w:r w:rsidRPr="00B03CEC">
        <w:rPr>
          <w:sz w:val="24"/>
        </w:rPr>
        <w:t>sizeof</w:t>
      </w:r>
      <w:proofErr w:type="spellEnd"/>
      <w:r w:rsidRPr="00B03CEC">
        <w:rPr>
          <w:sz w:val="24"/>
        </w:rPr>
        <w:t>(</w:t>
      </w:r>
      <w:proofErr w:type="gramEnd"/>
      <w:r w:rsidRPr="00B03CEC">
        <w:rPr>
          <w:sz w:val="24"/>
        </w:rPr>
        <w:t>Node));</w:t>
      </w:r>
    </w:p>
    <w:p w14:paraId="4FD9FC58" w14:textId="77777777" w:rsidR="007C72BA" w:rsidRPr="00B03CEC" w:rsidRDefault="007C72BA" w:rsidP="007C72BA">
      <w:pPr>
        <w:snapToGrid w:val="0"/>
        <w:spacing w:line="360" w:lineRule="auto"/>
        <w:ind w:leftChars="100" w:left="210" w:firstLine="420"/>
        <w:rPr>
          <w:sz w:val="24"/>
        </w:rPr>
      </w:pPr>
      <w:r w:rsidRPr="00B03CEC">
        <w:rPr>
          <w:sz w:val="24"/>
        </w:rPr>
        <w:t>        </w:t>
      </w:r>
      <w:proofErr w:type="spellStart"/>
      <w:proofErr w:type="gramStart"/>
      <w:r w:rsidRPr="00B03CEC">
        <w:rPr>
          <w:sz w:val="24"/>
        </w:rPr>
        <w:t>scanf</w:t>
      </w:r>
      <w:proofErr w:type="spellEnd"/>
      <w:r w:rsidRPr="00B03CEC">
        <w:rPr>
          <w:sz w:val="24"/>
        </w:rPr>
        <w:t>(</w:t>
      </w:r>
      <w:proofErr w:type="gramEnd"/>
      <w:r w:rsidRPr="00B03CEC">
        <w:rPr>
          <w:sz w:val="24"/>
        </w:rPr>
        <w:t>"%s", &amp;tail-&gt;num);</w:t>
      </w:r>
    </w:p>
    <w:p w14:paraId="78B29159" w14:textId="77777777" w:rsidR="007C72BA" w:rsidRPr="00B03CEC" w:rsidRDefault="007C72BA" w:rsidP="007C72BA">
      <w:pPr>
        <w:snapToGrid w:val="0"/>
        <w:spacing w:line="360" w:lineRule="auto"/>
        <w:ind w:leftChars="100" w:left="210" w:firstLine="420"/>
        <w:rPr>
          <w:sz w:val="24"/>
        </w:rPr>
      </w:pPr>
      <w:r w:rsidRPr="00B03CEC">
        <w:rPr>
          <w:sz w:val="24"/>
        </w:rPr>
        <w:t>        </w:t>
      </w:r>
      <w:proofErr w:type="spellStart"/>
      <w:proofErr w:type="gramStart"/>
      <w:r w:rsidRPr="00B03CEC">
        <w:rPr>
          <w:sz w:val="24"/>
        </w:rPr>
        <w:t>scanf</w:t>
      </w:r>
      <w:proofErr w:type="spellEnd"/>
      <w:r w:rsidRPr="00B03CEC">
        <w:rPr>
          <w:sz w:val="24"/>
        </w:rPr>
        <w:t>(</w:t>
      </w:r>
      <w:proofErr w:type="gramEnd"/>
      <w:r w:rsidRPr="00B03CEC">
        <w:rPr>
          <w:sz w:val="24"/>
        </w:rPr>
        <w:t>"%s", &amp;tail-&gt;name);</w:t>
      </w:r>
    </w:p>
    <w:p w14:paraId="757EEF87" w14:textId="77777777" w:rsidR="007C72BA" w:rsidRPr="00B03CEC" w:rsidRDefault="007C72BA" w:rsidP="007C72BA">
      <w:pPr>
        <w:snapToGrid w:val="0"/>
        <w:spacing w:line="360" w:lineRule="auto"/>
        <w:ind w:leftChars="100" w:left="210" w:firstLine="420"/>
        <w:rPr>
          <w:sz w:val="24"/>
        </w:rPr>
      </w:pPr>
      <w:r w:rsidRPr="00B03CEC">
        <w:rPr>
          <w:sz w:val="24"/>
        </w:rPr>
        <w:t>        for (j = 0; j &lt; 4; </w:t>
      </w:r>
      <w:proofErr w:type="spellStart"/>
      <w:r w:rsidRPr="00B03CEC">
        <w:rPr>
          <w:sz w:val="24"/>
        </w:rPr>
        <w:t>j++</w:t>
      </w:r>
      <w:proofErr w:type="spellEnd"/>
      <w:r w:rsidRPr="00B03CEC">
        <w:rPr>
          <w:sz w:val="24"/>
        </w:rPr>
        <w:t>)</w:t>
      </w:r>
    </w:p>
    <w:p w14:paraId="21B7F2F9" w14:textId="77777777" w:rsidR="007C72BA" w:rsidRPr="00B03CEC" w:rsidRDefault="007C72BA" w:rsidP="007C72BA">
      <w:pPr>
        <w:snapToGrid w:val="0"/>
        <w:spacing w:line="360" w:lineRule="auto"/>
        <w:ind w:leftChars="100" w:left="210" w:firstLine="420"/>
        <w:rPr>
          <w:sz w:val="24"/>
        </w:rPr>
      </w:pPr>
      <w:r w:rsidRPr="00B03CEC">
        <w:rPr>
          <w:sz w:val="24"/>
        </w:rPr>
        <w:t>            </w:t>
      </w:r>
      <w:proofErr w:type="spellStart"/>
      <w:proofErr w:type="gramStart"/>
      <w:r w:rsidRPr="00B03CEC">
        <w:rPr>
          <w:sz w:val="24"/>
        </w:rPr>
        <w:t>scanf</w:t>
      </w:r>
      <w:proofErr w:type="spellEnd"/>
      <w:r w:rsidRPr="00B03CEC">
        <w:rPr>
          <w:sz w:val="24"/>
        </w:rPr>
        <w:t>(</w:t>
      </w:r>
      <w:proofErr w:type="gramEnd"/>
      <w:r w:rsidRPr="00B03CEC">
        <w:rPr>
          <w:sz w:val="24"/>
        </w:rPr>
        <w:t>"%d", &amp;tail-&gt;score[j]);</w:t>
      </w:r>
    </w:p>
    <w:p w14:paraId="28F107B6" w14:textId="77777777" w:rsidR="007C72BA" w:rsidRPr="00B03CEC" w:rsidRDefault="007C72BA" w:rsidP="007C72BA">
      <w:pPr>
        <w:snapToGrid w:val="0"/>
        <w:spacing w:line="360" w:lineRule="auto"/>
        <w:ind w:leftChars="100" w:left="210" w:firstLine="420"/>
        <w:rPr>
          <w:sz w:val="24"/>
        </w:rPr>
      </w:pPr>
      <w:r w:rsidRPr="00B03CEC">
        <w:rPr>
          <w:sz w:val="24"/>
        </w:rPr>
        <w:t>        tail-&gt;avescore = (tail-&gt;</w:t>
      </w:r>
      <w:proofErr w:type="gramStart"/>
      <w:r w:rsidRPr="00B03CEC">
        <w:rPr>
          <w:sz w:val="24"/>
        </w:rPr>
        <w:t>score[</w:t>
      </w:r>
      <w:proofErr w:type="gramEnd"/>
      <w:r w:rsidRPr="00B03CEC">
        <w:rPr>
          <w:sz w:val="24"/>
        </w:rPr>
        <w:t>0] + tail-&gt;score[1] + tail-&gt;score[2] + tail-&gt;score[3]) / 4.0;</w:t>
      </w:r>
    </w:p>
    <w:p w14:paraId="41C18F02" w14:textId="77777777" w:rsidR="007C72BA" w:rsidRPr="00B03CEC" w:rsidRDefault="007C72BA" w:rsidP="007C72BA">
      <w:pPr>
        <w:snapToGrid w:val="0"/>
        <w:spacing w:line="360" w:lineRule="auto"/>
        <w:ind w:leftChars="100" w:left="210" w:firstLine="420"/>
        <w:rPr>
          <w:sz w:val="24"/>
        </w:rPr>
      </w:pPr>
      <w:r w:rsidRPr="00B03CEC">
        <w:rPr>
          <w:sz w:val="24"/>
        </w:rPr>
        <w:t>        p-&gt;next = tail;</w:t>
      </w:r>
    </w:p>
    <w:p w14:paraId="39981AEA" w14:textId="77777777" w:rsidR="007C72BA" w:rsidRPr="00B03CEC" w:rsidRDefault="007C72BA" w:rsidP="007C72BA">
      <w:pPr>
        <w:snapToGrid w:val="0"/>
        <w:spacing w:line="360" w:lineRule="auto"/>
        <w:ind w:leftChars="100" w:left="210" w:firstLine="420"/>
        <w:rPr>
          <w:sz w:val="24"/>
        </w:rPr>
      </w:pPr>
      <w:r w:rsidRPr="00B03CEC">
        <w:rPr>
          <w:sz w:val="24"/>
        </w:rPr>
        <w:t>        p = tail;</w:t>
      </w:r>
    </w:p>
    <w:p w14:paraId="1B4D5F06" w14:textId="77777777" w:rsidR="007C72BA" w:rsidRPr="00B03CEC" w:rsidRDefault="007C72BA" w:rsidP="007C72BA">
      <w:pPr>
        <w:snapToGrid w:val="0"/>
        <w:spacing w:line="360" w:lineRule="auto"/>
        <w:ind w:leftChars="100" w:left="210" w:firstLine="420"/>
        <w:rPr>
          <w:sz w:val="24"/>
        </w:rPr>
      </w:pPr>
      <w:r w:rsidRPr="00B03CEC">
        <w:rPr>
          <w:sz w:val="24"/>
        </w:rPr>
        <w:t>    }</w:t>
      </w:r>
    </w:p>
    <w:p w14:paraId="02431EC2" w14:textId="77777777" w:rsidR="007C72BA" w:rsidRPr="00B03CEC" w:rsidRDefault="007C72BA" w:rsidP="007C72BA">
      <w:pPr>
        <w:snapToGrid w:val="0"/>
        <w:spacing w:line="360" w:lineRule="auto"/>
        <w:ind w:leftChars="100" w:left="210" w:firstLine="420"/>
        <w:rPr>
          <w:sz w:val="24"/>
        </w:rPr>
      </w:pPr>
      <w:r w:rsidRPr="00B03CEC">
        <w:rPr>
          <w:sz w:val="24"/>
        </w:rPr>
        <w:t>    tail-&gt;next = NULL;</w:t>
      </w:r>
    </w:p>
    <w:p w14:paraId="63FFA715" w14:textId="77777777" w:rsidR="007C72BA" w:rsidRPr="00B03CEC" w:rsidRDefault="007C72BA" w:rsidP="007C72BA">
      <w:pPr>
        <w:snapToGrid w:val="0"/>
        <w:spacing w:line="360" w:lineRule="auto"/>
        <w:ind w:leftChars="100" w:left="210" w:firstLine="420"/>
        <w:rPr>
          <w:sz w:val="24"/>
        </w:rPr>
      </w:pPr>
      <w:r w:rsidRPr="00B03CEC">
        <w:rPr>
          <w:sz w:val="24"/>
        </w:rPr>
        <w:t>    </w:t>
      </w:r>
      <w:proofErr w:type="spellStart"/>
      <w:r w:rsidRPr="00B03CEC">
        <w:rPr>
          <w:sz w:val="24"/>
        </w:rPr>
        <w:t>printf</w:t>
      </w:r>
      <w:proofErr w:type="spellEnd"/>
      <w:r w:rsidRPr="00B03CEC">
        <w:rPr>
          <w:sz w:val="24"/>
        </w:rPr>
        <w:t>("</w:t>
      </w:r>
      <w:r w:rsidRPr="00B03CEC">
        <w:rPr>
          <w:sz w:val="24"/>
        </w:rPr>
        <w:t>完成了</w:t>
      </w:r>
      <w:r w:rsidRPr="00B03CEC">
        <w:rPr>
          <w:sz w:val="24"/>
        </w:rPr>
        <w:t>%d</w:t>
      </w:r>
      <w:r w:rsidRPr="00B03CEC">
        <w:rPr>
          <w:sz w:val="24"/>
        </w:rPr>
        <w:t>位同学的成绩输入。</w:t>
      </w:r>
      <w:r w:rsidRPr="00B03CEC">
        <w:rPr>
          <w:sz w:val="24"/>
        </w:rPr>
        <w:t>\</w:t>
      </w:r>
      <w:proofErr w:type="spellStart"/>
      <w:r w:rsidRPr="00B03CEC">
        <w:rPr>
          <w:sz w:val="24"/>
        </w:rPr>
        <w:t>n",qua</w:t>
      </w:r>
      <w:proofErr w:type="spellEnd"/>
      <w:r w:rsidRPr="00B03CEC">
        <w:rPr>
          <w:sz w:val="24"/>
        </w:rPr>
        <w:t>);</w:t>
      </w:r>
    </w:p>
    <w:p w14:paraId="61B9A9B8" w14:textId="77777777" w:rsidR="007C72BA" w:rsidRPr="00B03CEC" w:rsidRDefault="007C72BA" w:rsidP="007C72BA">
      <w:pPr>
        <w:snapToGrid w:val="0"/>
        <w:spacing w:line="360" w:lineRule="auto"/>
        <w:ind w:leftChars="100" w:left="210" w:firstLine="420"/>
        <w:rPr>
          <w:sz w:val="24"/>
        </w:rPr>
      </w:pPr>
      <w:r w:rsidRPr="00B03CEC">
        <w:rPr>
          <w:sz w:val="24"/>
        </w:rPr>
        <w:t>}</w:t>
      </w:r>
    </w:p>
    <w:p w14:paraId="2AB0E790" w14:textId="77777777" w:rsidR="007C72BA" w:rsidRPr="00B03CEC" w:rsidRDefault="007C72BA" w:rsidP="007C72BA">
      <w:pPr>
        <w:snapToGrid w:val="0"/>
        <w:spacing w:line="360" w:lineRule="auto"/>
        <w:ind w:leftChars="100" w:left="210" w:firstLine="420"/>
        <w:rPr>
          <w:sz w:val="24"/>
        </w:rPr>
      </w:pPr>
    </w:p>
    <w:p w14:paraId="5FB0527B" w14:textId="77777777" w:rsidR="007C72BA" w:rsidRPr="00B03CEC" w:rsidRDefault="007C72BA" w:rsidP="007C72BA">
      <w:pPr>
        <w:snapToGrid w:val="0"/>
        <w:spacing w:line="360" w:lineRule="auto"/>
        <w:ind w:leftChars="100" w:left="210" w:firstLine="420"/>
        <w:rPr>
          <w:sz w:val="24"/>
        </w:rPr>
      </w:pPr>
      <w:r w:rsidRPr="00B03CEC">
        <w:rPr>
          <w:sz w:val="24"/>
        </w:rPr>
        <w:t>void </w:t>
      </w:r>
      <w:proofErr w:type="spellStart"/>
      <w:proofErr w:type="gramStart"/>
      <w:r w:rsidRPr="00B03CEC">
        <w:rPr>
          <w:sz w:val="24"/>
        </w:rPr>
        <w:t>PrintNode</w:t>
      </w:r>
      <w:proofErr w:type="spellEnd"/>
      <w:r w:rsidRPr="00B03CEC">
        <w:rPr>
          <w:sz w:val="24"/>
        </w:rPr>
        <w:t>(</w:t>
      </w:r>
      <w:proofErr w:type="spellStart"/>
      <w:proofErr w:type="gramEnd"/>
      <w:r w:rsidRPr="00B03CEC">
        <w:rPr>
          <w:sz w:val="24"/>
        </w:rPr>
        <w:t>CNode</w:t>
      </w:r>
      <w:proofErr w:type="spellEnd"/>
      <w:r w:rsidRPr="00B03CEC">
        <w:rPr>
          <w:sz w:val="24"/>
        </w:rPr>
        <w:t>* head) {</w:t>
      </w:r>
    </w:p>
    <w:p w14:paraId="0A592A5A" w14:textId="77777777" w:rsidR="007C72BA" w:rsidRPr="00B03CEC" w:rsidRDefault="007C72BA" w:rsidP="007C72BA">
      <w:pPr>
        <w:snapToGrid w:val="0"/>
        <w:spacing w:line="360" w:lineRule="auto"/>
        <w:ind w:leftChars="100" w:left="210" w:firstLine="420"/>
        <w:rPr>
          <w:sz w:val="24"/>
        </w:rPr>
      </w:pPr>
      <w:r w:rsidRPr="00B03CEC">
        <w:rPr>
          <w:sz w:val="24"/>
        </w:rPr>
        <w:t>    </w:t>
      </w:r>
      <w:proofErr w:type="spellStart"/>
      <w:r w:rsidRPr="00B03CEC">
        <w:rPr>
          <w:sz w:val="24"/>
        </w:rPr>
        <w:t>CNode</w:t>
      </w:r>
      <w:proofErr w:type="spellEnd"/>
      <w:r w:rsidRPr="00B03CEC">
        <w:rPr>
          <w:sz w:val="24"/>
        </w:rPr>
        <w:t> p = *head;</w:t>
      </w:r>
    </w:p>
    <w:p w14:paraId="19BA873B" w14:textId="77777777" w:rsidR="007C72BA" w:rsidRPr="00B03CEC" w:rsidRDefault="007C72BA" w:rsidP="007C72BA">
      <w:pPr>
        <w:snapToGrid w:val="0"/>
        <w:spacing w:line="360" w:lineRule="auto"/>
        <w:ind w:leftChars="100" w:left="210" w:firstLine="420"/>
        <w:rPr>
          <w:sz w:val="24"/>
        </w:rPr>
      </w:pPr>
      <w:r w:rsidRPr="00B03CEC">
        <w:rPr>
          <w:sz w:val="24"/>
        </w:rPr>
        <w:t>    while (p-&gt;next) {</w:t>
      </w:r>
    </w:p>
    <w:p w14:paraId="23E28F51" w14:textId="77777777" w:rsidR="007C72BA" w:rsidRPr="00B03CEC" w:rsidRDefault="007C72BA" w:rsidP="007C72BA">
      <w:pPr>
        <w:snapToGrid w:val="0"/>
        <w:spacing w:line="360" w:lineRule="auto"/>
        <w:ind w:leftChars="100" w:left="210" w:firstLine="420"/>
        <w:rPr>
          <w:sz w:val="24"/>
        </w:rPr>
      </w:pPr>
      <w:r w:rsidRPr="00B03CEC">
        <w:rPr>
          <w:sz w:val="24"/>
        </w:rPr>
        <w:t>        </w:t>
      </w:r>
      <w:proofErr w:type="spellStart"/>
      <w:proofErr w:type="gramStart"/>
      <w:r w:rsidRPr="00B03CEC">
        <w:rPr>
          <w:sz w:val="24"/>
        </w:rPr>
        <w:t>printf</w:t>
      </w:r>
      <w:proofErr w:type="spellEnd"/>
      <w:r w:rsidRPr="00B03CEC">
        <w:rPr>
          <w:sz w:val="24"/>
        </w:rPr>
        <w:t>(</w:t>
      </w:r>
      <w:proofErr w:type="gramEnd"/>
      <w:r w:rsidRPr="00B03CEC">
        <w:rPr>
          <w:sz w:val="24"/>
        </w:rPr>
        <w:t>"%s %s ", p-&gt;next-&gt;num, p-&gt;next-&gt;name);</w:t>
      </w:r>
    </w:p>
    <w:p w14:paraId="45A0E8B2" w14:textId="77777777" w:rsidR="007C72BA" w:rsidRPr="00B03CEC" w:rsidRDefault="007C72BA" w:rsidP="007C72BA">
      <w:pPr>
        <w:snapToGrid w:val="0"/>
        <w:spacing w:line="360" w:lineRule="auto"/>
        <w:ind w:leftChars="100" w:left="210" w:firstLine="420"/>
        <w:rPr>
          <w:sz w:val="24"/>
        </w:rPr>
      </w:pPr>
      <w:r w:rsidRPr="00B03CEC">
        <w:rPr>
          <w:sz w:val="24"/>
        </w:rPr>
        <w:t>        for (int </w:t>
      </w:r>
      <w:proofErr w:type="spellStart"/>
      <w:r w:rsidRPr="00B03CEC">
        <w:rPr>
          <w:sz w:val="24"/>
        </w:rPr>
        <w:t>i</w:t>
      </w:r>
      <w:proofErr w:type="spellEnd"/>
      <w:r w:rsidRPr="00B03CEC">
        <w:rPr>
          <w:sz w:val="24"/>
        </w:rPr>
        <w:t> = 0; </w:t>
      </w:r>
      <w:proofErr w:type="spellStart"/>
      <w:r w:rsidRPr="00B03CEC">
        <w:rPr>
          <w:sz w:val="24"/>
        </w:rPr>
        <w:t>i</w:t>
      </w:r>
      <w:proofErr w:type="spellEnd"/>
      <w:r w:rsidRPr="00B03CEC">
        <w:rPr>
          <w:sz w:val="24"/>
        </w:rPr>
        <w:t> &lt; 4; </w:t>
      </w:r>
      <w:proofErr w:type="spellStart"/>
      <w:r w:rsidRPr="00B03CEC">
        <w:rPr>
          <w:sz w:val="24"/>
        </w:rPr>
        <w:t>i</w:t>
      </w:r>
      <w:proofErr w:type="spellEnd"/>
      <w:r w:rsidRPr="00B03CEC">
        <w:rPr>
          <w:sz w:val="24"/>
        </w:rPr>
        <w:t>++)</w:t>
      </w:r>
    </w:p>
    <w:p w14:paraId="490BDF70" w14:textId="77777777" w:rsidR="007C72BA" w:rsidRPr="00B03CEC" w:rsidRDefault="007C72BA" w:rsidP="007C72BA">
      <w:pPr>
        <w:snapToGrid w:val="0"/>
        <w:spacing w:line="360" w:lineRule="auto"/>
        <w:ind w:leftChars="100" w:left="210" w:firstLine="420"/>
        <w:rPr>
          <w:sz w:val="24"/>
        </w:rPr>
      </w:pPr>
      <w:r w:rsidRPr="00B03CEC">
        <w:rPr>
          <w:sz w:val="24"/>
        </w:rPr>
        <w:t>            </w:t>
      </w:r>
      <w:proofErr w:type="spellStart"/>
      <w:proofErr w:type="gramStart"/>
      <w:r w:rsidRPr="00B03CEC">
        <w:rPr>
          <w:sz w:val="24"/>
        </w:rPr>
        <w:t>printf</w:t>
      </w:r>
      <w:proofErr w:type="spellEnd"/>
      <w:r w:rsidRPr="00B03CEC">
        <w:rPr>
          <w:sz w:val="24"/>
        </w:rPr>
        <w:t>(</w:t>
      </w:r>
      <w:proofErr w:type="gramEnd"/>
      <w:r w:rsidRPr="00B03CEC">
        <w:rPr>
          <w:sz w:val="24"/>
        </w:rPr>
        <w:t>"%d ", p-&gt;next-&gt;score[</w:t>
      </w:r>
      <w:proofErr w:type="spellStart"/>
      <w:r w:rsidRPr="00B03CEC">
        <w:rPr>
          <w:sz w:val="24"/>
        </w:rPr>
        <w:t>i</w:t>
      </w:r>
      <w:proofErr w:type="spellEnd"/>
      <w:r w:rsidRPr="00B03CEC">
        <w:rPr>
          <w:sz w:val="24"/>
        </w:rPr>
        <w:t>]);</w:t>
      </w:r>
    </w:p>
    <w:p w14:paraId="67879F4E" w14:textId="77777777" w:rsidR="007C72BA" w:rsidRPr="00B03CEC" w:rsidRDefault="007C72BA" w:rsidP="007C72BA">
      <w:pPr>
        <w:snapToGrid w:val="0"/>
        <w:spacing w:line="360" w:lineRule="auto"/>
        <w:ind w:leftChars="100" w:left="210" w:firstLine="420"/>
        <w:rPr>
          <w:sz w:val="24"/>
        </w:rPr>
      </w:pPr>
      <w:r w:rsidRPr="00B03CEC">
        <w:rPr>
          <w:sz w:val="24"/>
        </w:rPr>
        <w:t>        p = p-&gt;next;</w:t>
      </w:r>
    </w:p>
    <w:p w14:paraId="58F76873" w14:textId="77777777" w:rsidR="007C72BA" w:rsidRPr="00B03CEC" w:rsidRDefault="007C72BA" w:rsidP="007C72BA">
      <w:pPr>
        <w:snapToGrid w:val="0"/>
        <w:spacing w:line="360" w:lineRule="auto"/>
        <w:ind w:leftChars="100" w:left="210" w:firstLine="420"/>
        <w:rPr>
          <w:sz w:val="24"/>
        </w:rPr>
      </w:pPr>
      <w:r w:rsidRPr="00B03CEC">
        <w:rPr>
          <w:sz w:val="24"/>
        </w:rPr>
        <w:t>        </w:t>
      </w:r>
      <w:proofErr w:type="spellStart"/>
      <w:r w:rsidRPr="00B03CEC">
        <w:rPr>
          <w:sz w:val="24"/>
        </w:rPr>
        <w:t>printf</w:t>
      </w:r>
      <w:proofErr w:type="spellEnd"/>
      <w:r w:rsidRPr="00B03CEC">
        <w:rPr>
          <w:sz w:val="24"/>
        </w:rPr>
        <w:t>("\n");</w:t>
      </w:r>
    </w:p>
    <w:p w14:paraId="266ED9F2" w14:textId="77777777" w:rsidR="007C72BA" w:rsidRPr="00B03CEC" w:rsidRDefault="007C72BA" w:rsidP="007C72BA">
      <w:pPr>
        <w:snapToGrid w:val="0"/>
        <w:spacing w:line="360" w:lineRule="auto"/>
        <w:ind w:leftChars="100" w:left="210" w:firstLine="420"/>
        <w:rPr>
          <w:sz w:val="24"/>
        </w:rPr>
      </w:pPr>
      <w:r w:rsidRPr="00B03CEC">
        <w:rPr>
          <w:sz w:val="24"/>
        </w:rPr>
        <w:t>    }</w:t>
      </w:r>
    </w:p>
    <w:p w14:paraId="05ABEE69" w14:textId="77777777" w:rsidR="007C72BA" w:rsidRPr="00B03CEC" w:rsidRDefault="007C72BA" w:rsidP="007C72BA">
      <w:pPr>
        <w:snapToGrid w:val="0"/>
        <w:spacing w:line="360" w:lineRule="auto"/>
        <w:ind w:leftChars="100" w:left="210" w:firstLine="420"/>
        <w:rPr>
          <w:sz w:val="24"/>
        </w:rPr>
      </w:pPr>
      <w:r w:rsidRPr="00B03CEC">
        <w:rPr>
          <w:sz w:val="24"/>
        </w:rPr>
        <w:t>}</w:t>
      </w:r>
    </w:p>
    <w:p w14:paraId="2FE5EF4A" w14:textId="77777777" w:rsidR="007C72BA" w:rsidRPr="00B03CEC" w:rsidRDefault="007C72BA" w:rsidP="007C72BA">
      <w:pPr>
        <w:snapToGrid w:val="0"/>
        <w:spacing w:line="360" w:lineRule="auto"/>
        <w:ind w:leftChars="100" w:left="210" w:firstLine="420"/>
        <w:rPr>
          <w:sz w:val="24"/>
        </w:rPr>
      </w:pPr>
    </w:p>
    <w:p w14:paraId="2319A5C1" w14:textId="77777777" w:rsidR="007C72BA" w:rsidRPr="00B03CEC" w:rsidRDefault="007C72BA" w:rsidP="007C72BA">
      <w:pPr>
        <w:snapToGrid w:val="0"/>
        <w:spacing w:line="360" w:lineRule="auto"/>
        <w:ind w:leftChars="100" w:left="210" w:firstLine="420"/>
        <w:rPr>
          <w:sz w:val="24"/>
        </w:rPr>
      </w:pPr>
      <w:r w:rsidRPr="00B03CEC">
        <w:rPr>
          <w:sz w:val="24"/>
        </w:rPr>
        <w:t>void </w:t>
      </w:r>
      <w:proofErr w:type="spellStart"/>
      <w:proofErr w:type="gramStart"/>
      <w:r w:rsidRPr="00B03CEC">
        <w:rPr>
          <w:sz w:val="24"/>
        </w:rPr>
        <w:t>ChangeNode</w:t>
      </w:r>
      <w:proofErr w:type="spellEnd"/>
      <w:r w:rsidRPr="00B03CEC">
        <w:rPr>
          <w:sz w:val="24"/>
        </w:rPr>
        <w:t>(</w:t>
      </w:r>
      <w:proofErr w:type="spellStart"/>
      <w:proofErr w:type="gramEnd"/>
      <w:r w:rsidRPr="00B03CEC">
        <w:rPr>
          <w:sz w:val="24"/>
        </w:rPr>
        <w:t>CNode</w:t>
      </w:r>
      <w:proofErr w:type="spellEnd"/>
      <w:r w:rsidRPr="00B03CEC">
        <w:rPr>
          <w:sz w:val="24"/>
        </w:rPr>
        <w:t>* head) {</w:t>
      </w:r>
    </w:p>
    <w:p w14:paraId="29F8959C" w14:textId="77777777" w:rsidR="007C72BA" w:rsidRPr="00B03CEC" w:rsidRDefault="007C72BA" w:rsidP="007C72BA">
      <w:pPr>
        <w:snapToGrid w:val="0"/>
        <w:spacing w:line="360" w:lineRule="auto"/>
        <w:ind w:leftChars="100" w:left="210" w:firstLine="420"/>
        <w:rPr>
          <w:sz w:val="24"/>
        </w:rPr>
      </w:pPr>
      <w:r w:rsidRPr="00B03CEC">
        <w:rPr>
          <w:sz w:val="24"/>
        </w:rPr>
        <w:t>    </w:t>
      </w:r>
      <w:proofErr w:type="spellStart"/>
      <w:r w:rsidRPr="00B03CEC">
        <w:rPr>
          <w:sz w:val="24"/>
        </w:rPr>
        <w:t>CNode</w:t>
      </w:r>
      <w:proofErr w:type="spellEnd"/>
      <w:r w:rsidRPr="00B03CEC">
        <w:rPr>
          <w:sz w:val="24"/>
        </w:rPr>
        <w:t> p = *head;</w:t>
      </w:r>
    </w:p>
    <w:p w14:paraId="409059DD" w14:textId="77777777" w:rsidR="007C72BA" w:rsidRPr="00B03CEC" w:rsidRDefault="007C72BA" w:rsidP="007C72BA">
      <w:pPr>
        <w:snapToGrid w:val="0"/>
        <w:spacing w:line="360" w:lineRule="auto"/>
        <w:ind w:leftChars="100" w:left="210" w:firstLine="420"/>
        <w:rPr>
          <w:sz w:val="24"/>
        </w:rPr>
      </w:pPr>
      <w:r w:rsidRPr="00B03CEC">
        <w:rPr>
          <w:sz w:val="24"/>
        </w:rPr>
        <w:t>    char </w:t>
      </w:r>
      <w:proofErr w:type="gramStart"/>
      <w:r w:rsidRPr="00B03CEC">
        <w:rPr>
          <w:sz w:val="24"/>
        </w:rPr>
        <w:t>num[</w:t>
      </w:r>
      <w:proofErr w:type="gramEnd"/>
      <w:r w:rsidRPr="00B03CEC">
        <w:rPr>
          <w:sz w:val="24"/>
        </w:rPr>
        <w:t>100];</w:t>
      </w:r>
    </w:p>
    <w:p w14:paraId="7CD4451A" w14:textId="77777777" w:rsidR="007C72BA" w:rsidRPr="00B03CEC" w:rsidRDefault="007C72BA" w:rsidP="007C72BA">
      <w:pPr>
        <w:snapToGrid w:val="0"/>
        <w:spacing w:line="360" w:lineRule="auto"/>
        <w:ind w:leftChars="100" w:left="210" w:firstLine="420"/>
        <w:rPr>
          <w:sz w:val="24"/>
        </w:rPr>
      </w:pPr>
      <w:r w:rsidRPr="00B03CEC">
        <w:rPr>
          <w:sz w:val="24"/>
        </w:rPr>
        <w:t>    int k = -1;</w:t>
      </w:r>
    </w:p>
    <w:p w14:paraId="766C0422" w14:textId="77777777" w:rsidR="007C72BA" w:rsidRPr="00B03CEC" w:rsidRDefault="007C72BA" w:rsidP="007C72BA">
      <w:pPr>
        <w:snapToGrid w:val="0"/>
        <w:spacing w:line="360" w:lineRule="auto"/>
        <w:ind w:leftChars="100" w:left="210" w:firstLine="420"/>
        <w:rPr>
          <w:sz w:val="24"/>
        </w:rPr>
      </w:pPr>
      <w:r w:rsidRPr="00B03CEC">
        <w:rPr>
          <w:sz w:val="24"/>
        </w:rPr>
        <w:t>    </w:t>
      </w:r>
      <w:proofErr w:type="spellStart"/>
      <w:proofErr w:type="gramStart"/>
      <w:r w:rsidRPr="00B03CEC">
        <w:rPr>
          <w:sz w:val="24"/>
        </w:rPr>
        <w:t>scanf</w:t>
      </w:r>
      <w:proofErr w:type="spellEnd"/>
      <w:r w:rsidRPr="00B03CEC">
        <w:rPr>
          <w:sz w:val="24"/>
        </w:rPr>
        <w:t>(</w:t>
      </w:r>
      <w:proofErr w:type="gramEnd"/>
      <w:r w:rsidRPr="00B03CEC">
        <w:rPr>
          <w:sz w:val="24"/>
        </w:rPr>
        <w:t>"%s", &amp;num);</w:t>
      </w:r>
    </w:p>
    <w:p w14:paraId="28E778C6" w14:textId="77777777" w:rsidR="007C72BA" w:rsidRPr="00B03CEC" w:rsidRDefault="007C72BA" w:rsidP="007C72BA">
      <w:pPr>
        <w:snapToGrid w:val="0"/>
        <w:spacing w:line="360" w:lineRule="auto"/>
        <w:ind w:leftChars="100" w:left="210" w:firstLine="420"/>
        <w:rPr>
          <w:sz w:val="24"/>
        </w:rPr>
      </w:pPr>
      <w:r w:rsidRPr="00B03CEC">
        <w:rPr>
          <w:sz w:val="24"/>
        </w:rPr>
        <w:t>    while (p-&gt;next) {</w:t>
      </w:r>
    </w:p>
    <w:p w14:paraId="53111779" w14:textId="77777777" w:rsidR="007C72BA" w:rsidRPr="00B03CEC" w:rsidRDefault="007C72BA" w:rsidP="007C72BA">
      <w:pPr>
        <w:snapToGrid w:val="0"/>
        <w:spacing w:line="360" w:lineRule="auto"/>
        <w:ind w:leftChars="100" w:left="210" w:firstLine="420"/>
        <w:rPr>
          <w:sz w:val="24"/>
        </w:rPr>
      </w:pPr>
      <w:r w:rsidRPr="00B03CEC">
        <w:rPr>
          <w:sz w:val="24"/>
        </w:rPr>
        <w:t>        if </w:t>
      </w:r>
      <w:proofErr w:type="gramStart"/>
      <w:r w:rsidRPr="00B03CEC">
        <w:rPr>
          <w:sz w:val="24"/>
        </w:rPr>
        <w:t>(!</w:t>
      </w:r>
      <w:proofErr w:type="spellStart"/>
      <w:r w:rsidRPr="00B03CEC">
        <w:rPr>
          <w:sz w:val="24"/>
        </w:rPr>
        <w:t>strcmp</w:t>
      </w:r>
      <w:proofErr w:type="spellEnd"/>
      <w:proofErr w:type="gramEnd"/>
      <w:r w:rsidRPr="00B03CEC">
        <w:rPr>
          <w:sz w:val="24"/>
        </w:rPr>
        <w:t>(p-&gt;next-&gt;num, num)) {</w:t>
      </w:r>
    </w:p>
    <w:p w14:paraId="51BE6B1A" w14:textId="77777777" w:rsidR="007C72BA" w:rsidRPr="00B03CEC" w:rsidRDefault="007C72BA" w:rsidP="007C72BA">
      <w:pPr>
        <w:snapToGrid w:val="0"/>
        <w:spacing w:line="360" w:lineRule="auto"/>
        <w:ind w:leftChars="100" w:left="210" w:firstLine="420"/>
        <w:rPr>
          <w:sz w:val="24"/>
        </w:rPr>
      </w:pPr>
      <w:r w:rsidRPr="00B03CEC">
        <w:rPr>
          <w:sz w:val="24"/>
        </w:rPr>
        <w:t>            </w:t>
      </w:r>
      <w:proofErr w:type="spellStart"/>
      <w:proofErr w:type="gramStart"/>
      <w:r w:rsidRPr="00B03CEC">
        <w:rPr>
          <w:sz w:val="24"/>
        </w:rPr>
        <w:t>scanf</w:t>
      </w:r>
      <w:proofErr w:type="spellEnd"/>
      <w:r w:rsidRPr="00B03CEC">
        <w:rPr>
          <w:sz w:val="24"/>
        </w:rPr>
        <w:t>(</w:t>
      </w:r>
      <w:proofErr w:type="gramEnd"/>
      <w:r w:rsidRPr="00B03CEC">
        <w:rPr>
          <w:sz w:val="24"/>
        </w:rPr>
        <w:t>"%d", &amp;k);</w:t>
      </w:r>
    </w:p>
    <w:p w14:paraId="111F9EBD" w14:textId="77777777" w:rsidR="007C72BA" w:rsidRPr="00B03CEC" w:rsidRDefault="007C72BA" w:rsidP="007C72BA">
      <w:pPr>
        <w:snapToGrid w:val="0"/>
        <w:spacing w:line="360" w:lineRule="auto"/>
        <w:ind w:leftChars="100" w:left="210" w:firstLine="420"/>
        <w:rPr>
          <w:sz w:val="24"/>
        </w:rPr>
      </w:pPr>
      <w:r w:rsidRPr="00B03CEC">
        <w:rPr>
          <w:sz w:val="24"/>
        </w:rPr>
        <w:lastRenderedPageBreak/>
        <w:t>            break;</w:t>
      </w:r>
    </w:p>
    <w:p w14:paraId="0519676B" w14:textId="77777777" w:rsidR="007C72BA" w:rsidRPr="00B03CEC" w:rsidRDefault="007C72BA" w:rsidP="007C72BA">
      <w:pPr>
        <w:snapToGrid w:val="0"/>
        <w:spacing w:line="360" w:lineRule="auto"/>
        <w:ind w:leftChars="100" w:left="210" w:firstLine="420"/>
        <w:rPr>
          <w:sz w:val="24"/>
        </w:rPr>
      </w:pPr>
      <w:r w:rsidRPr="00B03CEC">
        <w:rPr>
          <w:sz w:val="24"/>
        </w:rPr>
        <w:t>        }</w:t>
      </w:r>
    </w:p>
    <w:p w14:paraId="3AA13489" w14:textId="77777777" w:rsidR="007C72BA" w:rsidRPr="00B03CEC" w:rsidRDefault="007C72BA" w:rsidP="007C72BA">
      <w:pPr>
        <w:snapToGrid w:val="0"/>
        <w:spacing w:line="360" w:lineRule="auto"/>
        <w:ind w:leftChars="100" w:left="210" w:firstLine="420"/>
        <w:rPr>
          <w:sz w:val="24"/>
        </w:rPr>
      </w:pPr>
      <w:r w:rsidRPr="00B03CEC">
        <w:rPr>
          <w:sz w:val="24"/>
        </w:rPr>
        <w:t>        p = p-&gt;next;</w:t>
      </w:r>
    </w:p>
    <w:p w14:paraId="55693C3E" w14:textId="77777777" w:rsidR="007C72BA" w:rsidRPr="00B03CEC" w:rsidRDefault="007C72BA" w:rsidP="007C72BA">
      <w:pPr>
        <w:snapToGrid w:val="0"/>
        <w:spacing w:line="360" w:lineRule="auto"/>
        <w:ind w:leftChars="100" w:left="210" w:firstLine="420"/>
        <w:rPr>
          <w:sz w:val="24"/>
        </w:rPr>
      </w:pPr>
      <w:r w:rsidRPr="00B03CEC">
        <w:rPr>
          <w:sz w:val="24"/>
        </w:rPr>
        <w:t>    }</w:t>
      </w:r>
    </w:p>
    <w:p w14:paraId="4138F382" w14:textId="77777777" w:rsidR="007C72BA" w:rsidRPr="00B03CEC" w:rsidRDefault="007C72BA" w:rsidP="007C72BA">
      <w:pPr>
        <w:snapToGrid w:val="0"/>
        <w:spacing w:line="360" w:lineRule="auto"/>
        <w:ind w:leftChars="100" w:left="210" w:firstLine="420"/>
        <w:rPr>
          <w:sz w:val="24"/>
        </w:rPr>
      </w:pPr>
      <w:r w:rsidRPr="00B03CEC">
        <w:rPr>
          <w:sz w:val="24"/>
        </w:rPr>
        <w:t>    if (k == 0)</w:t>
      </w:r>
    </w:p>
    <w:p w14:paraId="40E2AC07" w14:textId="77777777" w:rsidR="007C72BA" w:rsidRPr="00B03CEC" w:rsidRDefault="007C72BA" w:rsidP="007C72BA">
      <w:pPr>
        <w:snapToGrid w:val="0"/>
        <w:spacing w:line="360" w:lineRule="auto"/>
        <w:ind w:leftChars="100" w:left="210" w:firstLine="420"/>
        <w:rPr>
          <w:sz w:val="24"/>
        </w:rPr>
      </w:pPr>
      <w:r w:rsidRPr="00B03CEC">
        <w:rPr>
          <w:sz w:val="24"/>
        </w:rPr>
        <w:t>        </w:t>
      </w:r>
      <w:proofErr w:type="spellStart"/>
      <w:proofErr w:type="gramStart"/>
      <w:r w:rsidRPr="00B03CEC">
        <w:rPr>
          <w:sz w:val="24"/>
        </w:rPr>
        <w:t>scanf</w:t>
      </w:r>
      <w:proofErr w:type="spellEnd"/>
      <w:r w:rsidRPr="00B03CEC">
        <w:rPr>
          <w:sz w:val="24"/>
        </w:rPr>
        <w:t>(</w:t>
      </w:r>
      <w:proofErr w:type="gramEnd"/>
      <w:r w:rsidRPr="00B03CEC">
        <w:rPr>
          <w:sz w:val="24"/>
        </w:rPr>
        <w:t>"%s", &amp;p-&gt;next-&gt;name);</w:t>
      </w:r>
    </w:p>
    <w:p w14:paraId="52EE4E4D" w14:textId="77777777" w:rsidR="007C72BA" w:rsidRPr="00B03CEC" w:rsidRDefault="007C72BA" w:rsidP="007C72BA">
      <w:pPr>
        <w:snapToGrid w:val="0"/>
        <w:spacing w:line="360" w:lineRule="auto"/>
        <w:ind w:leftChars="100" w:left="210" w:firstLine="420"/>
        <w:rPr>
          <w:sz w:val="24"/>
        </w:rPr>
      </w:pPr>
      <w:r w:rsidRPr="00B03CEC">
        <w:rPr>
          <w:sz w:val="24"/>
        </w:rPr>
        <w:t>    if (k &gt; 0) {</w:t>
      </w:r>
    </w:p>
    <w:p w14:paraId="1B3EBDEF" w14:textId="77777777" w:rsidR="007C72BA" w:rsidRPr="00B03CEC" w:rsidRDefault="007C72BA" w:rsidP="007C72BA">
      <w:pPr>
        <w:snapToGrid w:val="0"/>
        <w:spacing w:line="360" w:lineRule="auto"/>
        <w:ind w:leftChars="100" w:left="210" w:firstLine="420"/>
        <w:rPr>
          <w:sz w:val="24"/>
        </w:rPr>
      </w:pPr>
      <w:r w:rsidRPr="00B03CEC">
        <w:rPr>
          <w:sz w:val="24"/>
        </w:rPr>
        <w:t>        </w:t>
      </w:r>
      <w:proofErr w:type="spellStart"/>
      <w:proofErr w:type="gramStart"/>
      <w:r w:rsidRPr="00B03CEC">
        <w:rPr>
          <w:sz w:val="24"/>
        </w:rPr>
        <w:t>scanf</w:t>
      </w:r>
      <w:proofErr w:type="spellEnd"/>
      <w:r w:rsidRPr="00B03CEC">
        <w:rPr>
          <w:sz w:val="24"/>
        </w:rPr>
        <w:t>(</w:t>
      </w:r>
      <w:proofErr w:type="gramEnd"/>
      <w:r w:rsidRPr="00B03CEC">
        <w:rPr>
          <w:sz w:val="24"/>
        </w:rPr>
        <w:t>"%d", &amp;p-&gt;next-&gt;score[k - 1]);</w:t>
      </w:r>
    </w:p>
    <w:p w14:paraId="51094B1F" w14:textId="77777777" w:rsidR="007C72BA" w:rsidRPr="00B03CEC" w:rsidRDefault="007C72BA" w:rsidP="007C72BA">
      <w:pPr>
        <w:snapToGrid w:val="0"/>
        <w:spacing w:line="360" w:lineRule="auto"/>
        <w:ind w:leftChars="100" w:left="210" w:firstLine="420"/>
        <w:rPr>
          <w:sz w:val="24"/>
        </w:rPr>
      </w:pPr>
      <w:r w:rsidRPr="00B03CEC">
        <w:rPr>
          <w:sz w:val="24"/>
        </w:rPr>
        <w:t>        p-&gt;next-&gt;avescore = (p-&gt;next-&gt;</w:t>
      </w:r>
      <w:proofErr w:type="gramStart"/>
      <w:r w:rsidRPr="00B03CEC">
        <w:rPr>
          <w:sz w:val="24"/>
        </w:rPr>
        <w:t>score[</w:t>
      </w:r>
      <w:proofErr w:type="gramEnd"/>
      <w:r w:rsidRPr="00B03CEC">
        <w:rPr>
          <w:sz w:val="24"/>
        </w:rPr>
        <w:t>0] + p-&gt;next-&gt;score[1] + p-&gt;next-&gt;score[2] + p-&gt;next-&gt;score[3]) / 4.0;</w:t>
      </w:r>
    </w:p>
    <w:p w14:paraId="6C93C12C" w14:textId="77777777" w:rsidR="007C72BA" w:rsidRPr="00B03CEC" w:rsidRDefault="007C72BA" w:rsidP="007C72BA">
      <w:pPr>
        <w:snapToGrid w:val="0"/>
        <w:spacing w:line="360" w:lineRule="auto"/>
        <w:ind w:leftChars="100" w:left="210" w:firstLine="420"/>
        <w:rPr>
          <w:sz w:val="24"/>
        </w:rPr>
      </w:pPr>
      <w:r w:rsidRPr="00B03CEC">
        <w:rPr>
          <w:sz w:val="24"/>
        </w:rPr>
        <w:t>    }</w:t>
      </w:r>
    </w:p>
    <w:p w14:paraId="7B6697D0" w14:textId="77777777" w:rsidR="007C72BA" w:rsidRPr="00B03CEC" w:rsidRDefault="007C72BA" w:rsidP="007C72BA">
      <w:pPr>
        <w:snapToGrid w:val="0"/>
        <w:spacing w:line="360" w:lineRule="auto"/>
        <w:ind w:leftChars="100" w:left="210" w:firstLine="420"/>
        <w:rPr>
          <w:sz w:val="24"/>
        </w:rPr>
      </w:pPr>
      <w:r w:rsidRPr="00B03CEC">
        <w:rPr>
          <w:sz w:val="24"/>
        </w:rPr>
        <w:t>    </w:t>
      </w:r>
      <w:proofErr w:type="spellStart"/>
      <w:proofErr w:type="gramStart"/>
      <w:r w:rsidRPr="00B03CEC">
        <w:rPr>
          <w:sz w:val="24"/>
        </w:rPr>
        <w:t>printf</w:t>
      </w:r>
      <w:proofErr w:type="spellEnd"/>
      <w:r w:rsidRPr="00B03CEC">
        <w:rPr>
          <w:sz w:val="24"/>
        </w:rPr>
        <w:t>(</w:t>
      </w:r>
      <w:proofErr w:type="gramEnd"/>
      <w:r w:rsidRPr="00B03CEC">
        <w:rPr>
          <w:sz w:val="24"/>
        </w:rPr>
        <w:t>"%s %s ", p-&gt;next-&gt;num, p-&gt;next-&gt;name);</w:t>
      </w:r>
    </w:p>
    <w:p w14:paraId="29DAF6E2" w14:textId="77777777" w:rsidR="007C72BA" w:rsidRPr="00B03CEC" w:rsidRDefault="007C72BA" w:rsidP="007C72BA">
      <w:pPr>
        <w:snapToGrid w:val="0"/>
        <w:spacing w:line="360" w:lineRule="auto"/>
        <w:ind w:leftChars="100" w:left="210" w:firstLine="420"/>
        <w:rPr>
          <w:sz w:val="24"/>
        </w:rPr>
      </w:pPr>
      <w:r w:rsidRPr="00B03CEC">
        <w:rPr>
          <w:sz w:val="24"/>
        </w:rPr>
        <w:t>    for (int </w:t>
      </w:r>
      <w:proofErr w:type="spellStart"/>
      <w:r w:rsidRPr="00B03CEC">
        <w:rPr>
          <w:sz w:val="24"/>
        </w:rPr>
        <w:t>i</w:t>
      </w:r>
      <w:proofErr w:type="spellEnd"/>
      <w:r w:rsidRPr="00B03CEC">
        <w:rPr>
          <w:sz w:val="24"/>
        </w:rPr>
        <w:t> = 0; </w:t>
      </w:r>
      <w:proofErr w:type="spellStart"/>
      <w:r w:rsidRPr="00B03CEC">
        <w:rPr>
          <w:sz w:val="24"/>
        </w:rPr>
        <w:t>i</w:t>
      </w:r>
      <w:proofErr w:type="spellEnd"/>
      <w:r w:rsidRPr="00B03CEC">
        <w:rPr>
          <w:sz w:val="24"/>
        </w:rPr>
        <w:t> &lt; 4; </w:t>
      </w:r>
      <w:proofErr w:type="spellStart"/>
      <w:r w:rsidRPr="00B03CEC">
        <w:rPr>
          <w:sz w:val="24"/>
        </w:rPr>
        <w:t>i</w:t>
      </w:r>
      <w:proofErr w:type="spellEnd"/>
      <w:r w:rsidRPr="00B03CEC">
        <w:rPr>
          <w:sz w:val="24"/>
        </w:rPr>
        <w:t>++)</w:t>
      </w:r>
    </w:p>
    <w:p w14:paraId="503DFA5E" w14:textId="77777777" w:rsidR="007C72BA" w:rsidRPr="00B03CEC" w:rsidRDefault="007C72BA" w:rsidP="007C72BA">
      <w:pPr>
        <w:snapToGrid w:val="0"/>
        <w:spacing w:line="360" w:lineRule="auto"/>
        <w:ind w:leftChars="100" w:left="210" w:firstLine="420"/>
        <w:rPr>
          <w:sz w:val="24"/>
        </w:rPr>
      </w:pPr>
      <w:r w:rsidRPr="00B03CEC">
        <w:rPr>
          <w:sz w:val="24"/>
        </w:rPr>
        <w:t>        </w:t>
      </w:r>
      <w:proofErr w:type="spellStart"/>
      <w:proofErr w:type="gramStart"/>
      <w:r w:rsidRPr="00B03CEC">
        <w:rPr>
          <w:sz w:val="24"/>
        </w:rPr>
        <w:t>printf</w:t>
      </w:r>
      <w:proofErr w:type="spellEnd"/>
      <w:r w:rsidRPr="00B03CEC">
        <w:rPr>
          <w:sz w:val="24"/>
        </w:rPr>
        <w:t>(</w:t>
      </w:r>
      <w:proofErr w:type="gramEnd"/>
      <w:r w:rsidRPr="00B03CEC">
        <w:rPr>
          <w:sz w:val="24"/>
        </w:rPr>
        <w:t>"%d ", p-&gt;next-&gt;score[</w:t>
      </w:r>
      <w:proofErr w:type="spellStart"/>
      <w:r w:rsidRPr="00B03CEC">
        <w:rPr>
          <w:sz w:val="24"/>
        </w:rPr>
        <w:t>i</w:t>
      </w:r>
      <w:proofErr w:type="spellEnd"/>
      <w:r w:rsidRPr="00B03CEC">
        <w:rPr>
          <w:sz w:val="24"/>
        </w:rPr>
        <w:t>]);</w:t>
      </w:r>
    </w:p>
    <w:p w14:paraId="74BABFD0" w14:textId="77777777" w:rsidR="007C72BA" w:rsidRPr="00B03CEC" w:rsidRDefault="007C72BA" w:rsidP="007C72BA">
      <w:pPr>
        <w:snapToGrid w:val="0"/>
        <w:spacing w:line="360" w:lineRule="auto"/>
        <w:ind w:leftChars="100" w:left="210" w:firstLine="420"/>
        <w:rPr>
          <w:sz w:val="24"/>
        </w:rPr>
      </w:pPr>
      <w:r w:rsidRPr="00B03CEC">
        <w:rPr>
          <w:sz w:val="24"/>
        </w:rPr>
        <w:t>    </w:t>
      </w:r>
      <w:proofErr w:type="spellStart"/>
      <w:r w:rsidRPr="00B03CEC">
        <w:rPr>
          <w:sz w:val="24"/>
        </w:rPr>
        <w:t>printf</w:t>
      </w:r>
      <w:proofErr w:type="spellEnd"/>
      <w:r w:rsidRPr="00B03CEC">
        <w:rPr>
          <w:sz w:val="24"/>
        </w:rPr>
        <w:t>("\n");</w:t>
      </w:r>
    </w:p>
    <w:p w14:paraId="3B5D7C55" w14:textId="77777777" w:rsidR="007C72BA" w:rsidRPr="00B03CEC" w:rsidRDefault="007C72BA" w:rsidP="007C72BA">
      <w:pPr>
        <w:snapToGrid w:val="0"/>
        <w:spacing w:line="360" w:lineRule="auto"/>
        <w:ind w:leftChars="100" w:left="210" w:firstLine="420"/>
        <w:rPr>
          <w:sz w:val="24"/>
        </w:rPr>
      </w:pPr>
      <w:r w:rsidRPr="00B03CEC">
        <w:rPr>
          <w:sz w:val="24"/>
        </w:rPr>
        <w:t>}</w:t>
      </w:r>
    </w:p>
    <w:p w14:paraId="0C77A6C4" w14:textId="77777777" w:rsidR="007C72BA" w:rsidRPr="00B03CEC" w:rsidRDefault="007C72BA" w:rsidP="007C72BA">
      <w:pPr>
        <w:snapToGrid w:val="0"/>
        <w:spacing w:line="360" w:lineRule="auto"/>
        <w:ind w:leftChars="100" w:left="210" w:firstLine="420"/>
        <w:rPr>
          <w:sz w:val="24"/>
        </w:rPr>
      </w:pPr>
      <w:r w:rsidRPr="00B03CEC">
        <w:rPr>
          <w:sz w:val="24"/>
        </w:rPr>
        <w:t>void </w:t>
      </w:r>
      <w:proofErr w:type="spellStart"/>
      <w:proofErr w:type="gramStart"/>
      <w:r w:rsidRPr="00B03CEC">
        <w:rPr>
          <w:sz w:val="24"/>
        </w:rPr>
        <w:t>AveNode</w:t>
      </w:r>
      <w:proofErr w:type="spellEnd"/>
      <w:r w:rsidRPr="00B03CEC">
        <w:rPr>
          <w:sz w:val="24"/>
        </w:rPr>
        <w:t>(</w:t>
      </w:r>
      <w:proofErr w:type="spellStart"/>
      <w:proofErr w:type="gramEnd"/>
      <w:r w:rsidRPr="00B03CEC">
        <w:rPr>
          <w:sz w:val="24"/>
        </w:rPr>
        <w:t>CNode</w:t>
      </w:r>
      <w:proofErr w:type="spellEnd"/>
      <w:r w:rsidRPr="00B03CEC">
        <w:rPr>
          <w:sz w:val="24"/>
        </w:rPr>
        <w:t>* head) {</w:t>
      </w:r>
    </w:p>
    <w:p w14:paraId="65457788" w14:textId="77777777" w:rsidR="007C72BA" w:rsidRPr="00B03CEC" w:rsidRDefault="007C72BA" w:rsidP="007C72BA">
      <w:pPr>
        <w:snapToGrid w:val="0"/>
        <w:spacing w:line="360" w:lineRule="auto"/>
        <w:ind w:leftChars="100" w:left="210" w:firstLine="420"/>
        <w:rPr>
          <w:sz w:val="24"/>
        </w:rPr>
      </w:pPr>
      <w:r w:rsidRPr="00B03CEC">
        <w:rPr>
          <w:sz w:val="24"/>
        </w:rPr>
        <w:t>    </w:t>
      </w:r>
      <w:proofErr w:type="spellStart"/>
      <w:r w:rsidRPr="00B03CEC">
        <w:rPr>
          <w:sz w:val="24"/>
        </w:rPr>
        <w:t>CNode</w:t>
      </w:r>
      <w:proofErr w:type="spellEnd"/>
      <w:r w:rsidRPr="00B03CEC">
        <w:rPr>
          <w:sz w:val="24"/>
        </w:rPr>
        <w:t> p = *head;</w:t>
      </w:r>
    </w:p>
    <w:p w14:paraId="35077D70" w14:textId="77777777" w:rsidR="007C72BA" w:rsidRPr="00B03CEC" w:rsidRDefault="007C72BA" w:rsidP="007C72BA">
      <w:pPr>
        <w:snapToGrid w:val="0"/>
        <w:spacing w:line="360" w:lineRule="auto"/>
        <w:ind w:leftChars="100" w:left="210" w:firstLine="420"/>
        <w:rPr>
          <w:sz w:val="24"/>
        </w:rPr>
      </w:pPr>
      <w:r w:rsidRPr="00B03CEC">
        <w:rPr>
          <w:sz w:val="24"/>
        </w:rPr>
        <w:t>    while(p-&gt;next) {</w:t>
      </w:r>
    </w:p>
    <w:p w14:paraId="7B641424" w14:textId="77777777" w:rsidR="007C72BA" w:rsidRPr="00B03CEC" w:rsidRDefault="007C72BA" w:rsidP="007C72BA">
      <w:pPr>
        <w:snapToGrid w:val="0"/>
        <w:spacing w:line="360" w:lineRule="auto"/>
        <w:ind w:leftChars="100" w:left="210" w:firstLine="420"/>
        <w:rPr>
          <w:sz w:val="24"/>
        </w:rPr>
      </w:pPr>
      <w:r w:rsidRPr="00B03CEC">
        <w:rPr>
          <w:sz w:val="24"/>
        </w:rPr>
        <w:t>        </w:t>
      </w:r>
      <w:proofErr w:type="gramStart"/>
      <w:r w:rsidRPr="00B03CEC">
        <w:rPr>
          <w:sz w:val="24"/>
        </w:rPr>
        <w:t>printf(</w:t>
      </w:r>
      <w:proofErr w:type="gramEnd"/>
      <w:r w:rsidRPr="00B03CEC">
        <w:rPr>
          <w:sz w:val="24"/>
        </w:rPr>
        <w:t>"%s %s %.2lf\n", p-&gt;next-&gt;num, p-&gt;next-&gt;name, p-&gt;next-&gt;avescore);</w:t>
      </w:r>
    </w:p>
    <w:p w14:paraId="49659CD8" w14:textId="77777777" w:rsidR="007C72BA" w:rsidRPr="00B03CEC" w:rsidRDefault="007C72BA" w:rsidP="007C72BA">
      <w:pPr>
        <w:snapToGrid w:val="0"/>
        <w:spacing w:line="360" w:lineRule="auto"/>
        <w:ind w:leftChars="100" w:left="210" w:firstLine="420"/>
        <w:rPr>
          <w:sz w:val="24"/>
        </w:rPr>
      </w:pPr>
      <w:r w:rsidRPr="00B03CEC">
        <w:rPr>
          <w:sz w:val="24"/>
        </w:rPr>
        <w:t>        p = p-&gt;next;</w:t>
      </w:r>
    </w:p>
    <w:p w14:paraId="5A3ED65F" w14:textId="77777777" w:rsidR="007C72BA" w:rsidRPr="00B03CEC" w:rsidRDefault="007C72BA" w:rsidP="007C72BA">
      <w:pPr>
        <w:snapToGrid w:val="0"/>
        <w:spacing w:line="360" w:lineRule="auto"/>
        <w:ind w:leftChars="100" w:left="210" w:firstLine="420"/>
        <w:rPr>
          <w:sz w:val="24"/>
        </w:rPr>
      </w:pPr>
      <w:r w:rsidRPr="00B03CEC">
        <w:rPr>
          <w:sz w:val="24"/>
        </w:rPr>
        <w:t>    }</w:t>
      </w:r>
    </w:p>
    <w:p w14:paraId="37B2D46D" w14:textId="77777777" w:rsidR="007C72BA" w:rsidRPr="00B03CEC" w:rsidRDefault="007C72BA" w:rsidP="007C72BA">
      <w:pPr>
        <w:snapToGrid w:val="0"/>
        <w:spacing w:line="360" w:lineRule="auto"/>
        <w:ind w:leftChars="100" w:left="210" w:firstLine="420"/>
        <w:rPr>
          <w:sz w:val="24"/>
        </w:rPr>
      </w:pPr>
      <w:r w:rsidRPr="00B03CEC">
        <w:rPr>
          <w:sz w:val="24"/>
        </w:rPr>
        <w:t>}</w:t>
      </w:r>
    </w:p>
    <w:p w14:paraId="628C323C" w14:textId="77777777" w:rsidR="007C72BA" w:rsidRPr="00B03CEC" w:rsidRDefault="007C72BA" w:rsidP="007C72BA">
      <w:pPr>
        <w:snapToGrid w:val="0"/>
        <w:spacing w:line="360" w:lineRule="auto"/>
        <w:ind w:leftChars="100" w:left="210" w:firstLine="420"/>
        <w:rPr>
          <w:sz w:val="24"/>
        </w:rPr>
      </w:pPr>
    </w:p>
    <w:p w14:paraId="3770236E" w14:textId="77777777" w:rsidR="007C72BA" w:rsidRPr="00B03CEC" w:rsidRDefault="007C72BA" w:rsidP="007C72BA">
      <w:pPr>
        <w:snapToGrid w:val="0"/>
        <w:spacing w:line="360" w:lineRule="auto"/>
        <w:ind w:leftChars="100" w:left="210" w:firstLine="420"/>
        <w:rPr>
          <w:sz w:val="24"/>
        </w:rPr>
      </w:pPr>
      <w:r w:rsidRPr="00B03CEC">
        <w:rPr>
          <w:sz w:val="24"/>
        </w:rPr>
        <w:t>void </w:t>
      </w:r>
      <w:proofErr w:type="spellStart"/>
      <w:proofErr w:type="gramStart"/>
      <w:r w:rsidRPr="00B03CEC">
        <w:rPr>
          <w:sz w:val="24"/>
        </w:rPr>
        <w:t>SumNode</w:t>
      </w:r>
      <w:proofErr w:type="spellEnd"/>
      <w:r w:rsidRPr="00B03CEC">
        <w:rPr>
          <w:sz w:val="24"/>
        </w:rPr>
        <w:t>(</w:t>
      </w:r>
      <w:proofErr w:type="spellStart"/>
      <w:proofErr w:type="gramEnd"/>
      <w:r w:rsidRPr="00B03CEC">
        <w:rPr>
          <w:sz w:val="24"/>
        </w:rPr>
        <w:t>CNode</w:t>
      </w:r>
      <w:proofErr w:type="spellEnd"/>
      <w:r w:rsidRPr="00B03CEC">
        <w:rPr>
          <w:sz w:val="24"/>
        </w:rPr>
        <w:t>* head) {</w:t>
      </w:r>
    </w:p>
    <w:p w14:paraId="640C018F" w14:textId="77777777" w:rsidR="007C72BA" w:rsidRPr="00B03CEC" w:rsidRDefault="007C72BA" w:rsidP="007C72BA">
      <w:pPr>
        <w:snapToGrid w:val="0"/>
        <w:spacing w:line="360" w:lineRule="auto"/>
        <w:ind w:leftChars="100" w:left="210" w:firstLine="420"/>
        <w:rPr>
          <w:sz w:val="24"/>
        </w:rPr>
      </w:pPr>
      <w:r w:rsidRPr="00B03CEC">
        <w:rPr>
          <w:sz w:val="24"/>
        </w:rPr>
        <w:t>    </w:t>
      </w:r>
      <w:proofErr w:type="spellStart"/>
      <w:r w:rsidRPr="00B03CEC">
        <w:rPr>
          <w:sz w:val="24"/>
        </w:rPr>
        <w:t>CNode</w:t>
      </w:r>
      <w:proofErr w:type="spellEnd"/>
      <w:r w:rsidRPr="00B03CEC">
        <w:rPr>
          <w:sz w:val="24"/>
        </w:rPr>
        <w:t> p = *head;</w:t>
      </w:r>
    </w:p>
    <w:p w14:paraId="3BA4B98B" w14:textId="77777777" w:rsidR="007C72BA" w:rsidRPr="00B03CEC" w:rsidRDefault="007C72BA" w:rsidP="007C72BA">
      <w:pPr>
        <w:snapToGrid w:val="0"/>
        <w:spacing w:line="360" w:lineRule="auto"/>
        <w:ind w:leftChars="100" w:left="210" w:firstLine="420"/>
        <w:rPr>
          <w:sz w:val="24"/>
        </w:rPr>
      </w:pPr>
      <w:r w:rsidRPr="00B03CEC">
        <w:rPr>
          <w:sz w:val="24"/>
        </w:rPr>
        <w:t>    while (p-&gt;next) {</w:t>
      </w:r>
    </w:p>
    <w:p w14:paraId="396EE73B" w14:textId="77777777" w:rsidR="007C72BA" w:rsidRPr="00B03CEC" w:rsidRDefault="007C72BA" w:rsidP="007C72BA">
      <w:pPr>
        <w:snapToGrid w:val="0"/>
        <w:spacing w:line="360" w:lineRule="auto"/>
        <w:ind w:leftChars="100" w:left="210" w:firstLine="420"/>
        <w:rPr>
          <w:sz w:val="24"/>
        </w:rPr>
      </w:pPr>
      <w:r w:rsidRPr="00B03CEC">
        <w:rPr>
          <w:sz w:val="24"/>
        </w:rPr>
        <w:t>        </w:t>
      </w:r>
      <w:proofErr w:type="spellStart"/>
      <w:proofErr w:type="gramStart"/>
      <w:r w:rsidRPr="00B03CEC">
        <w:rPr>
          <w:sz w:val="24"/>
        </w:rPr>
        <w:t>printf</w:t>
      </w:r>
      <w:proofErr w:type="spellEnd"/>
      <w:r w:rsidRPr="00B03CEC">
        <w:rPr>
          <w:sz w:val="24"/>
        </w:rPr>
        <w:t>(</w:t>
      </w:r>
      <w:proofErr w:type="gramEnd"/>
      <w:r w:rsidRPr="00B03CEC">
        <w:rPr>
          <w:sz w:val="24"/>
        </w:rPr>
        <w:t>"%s %s ", p-&gt;next-&gt;num, p-&gt;next-&gt;name);</w:t>
      </w:r>
    </w:p>
    <w:p w14:paraId="6EA9A530" w14:textId="77777777" w:rsidR="007C72BA" w:rsidRPr="00B03CEC" w:rsidRDefault="007C72BA" w:rsidP="007C72BA">
      <w:pPr>
        <w:snapToGrid w:val="0"/>
        <w:spacing w:line="360" w:lineRule="auto"/>
        <w:ind w:leftChars="100" w:left="210" w:firstLine="420"/>
        <w:rPr>
          <w:sz w:val="24"/>
        </w:rPr>
      </w:pPr>
      <w:r w:rsidRPr="00B03CEC">
        <w:rPr>
          <w:sz w:val="24"/>
        </w:rPr>
        <w:t>        double sum = 0;</w:t>
      </w:r>
    </w:p>
    <w:p w14:paraId="7D330BB5" w14:textId="77777777" w:rsidR="007C72BA" w:rsidRPr="00B03CEC" w:rsidRDefault="007C72BA" w:rsidP="007C72BA">
      <w:pPr>
        <w:snapToGrid w:val="0"/>
        <w:spacing w:line="360" w:lineRule="auto"/>
        <w:ind w:leftChars="100" w:left="210" w:firstLine="420"/>
        <w:rPr>
          <w:sz w:val="24"/>
        </w:rPr>
      </w:pPr>
      <w:r w:rsidRPr="00B03CEC">
        <w:rPr>
          <w:sz w:val="24"/>
        </w:rPr>
        <w:t>        for (int </w:t>
      </w:r>
      <w:proofErr w:type="spellStart"/>
      <w:r w:rsidRPr="00B03CEC">
        <w:rPr>
          <w:sz w:val="24"/>
        </w:rPr>
        <w:t>i</w:t>
      </w:r>
      <w:proofErr w:type="spellEnd"/>
      <w:r w:rsidRPr="00B03CEC">
        <w:rPr>
          <w:sz w:val="24"/>
        </w:rPr>
        <w:t> = 0; </w:t>
      </w:r>
      <w:proofErr w:type="spellStart"/>
      <w:r w:rsidRPr="00B03CEC">
        <w:rPr>
          <w:sz w:val="24"/>
        </w:rPr>
        <w:t>i</w:t>
      </w:r>
      <w:proofErr w:type="spellEnd"/>
      <w:r w:rsidRPr="00B03CEC">
        <w:rPr>
          <w:sz w:val="24"/>
        </w:rPr>
        <w:t> &lt; 4; </w:t>
      </w:r>
      <w:proofErr w:type="spellStart"/>
      <w:r w:rsidRPr="00B03CEC">
        <w:rPr>
          <w:sz w:val="24"/>
        </w:rPr>
        <w:t>i</w:t>
      </w:r>
      <w:proofErr w:type="spellEnd"/>
      <w:r w:rsidRPr="00B03CEC">
        <w:rPr>
          <w:sz w:val="24"/>
        </w:rPr>
        <w:t>++)</w:t>
      </w:r>
    </w:p>
    <w:p w14:paraId="2A5526E6" w14:textId="77777777" w:rsidR="007C72BA" w:rsidRPr="00B03CEC" w:rsidRDefault="007C72BA" w:rsidP="007C72BA">
      <w:pPr>
        <w:snapToGrid w:val="0"/>
        <w:spacing w:line="360" w:lineRule="auto"/>
        <w:ind w:leftChars="100" w:left="210" w:firstLine="420"/>
        <w:rPr>
          <w:sz w:val="24"/>
        </w:rPr>
      </w:pPr>
      <w:r w:rsidRPr="00B03CEC">
        <w:rPr>
          <w:sz w:val="24"/>
        </w:rPr>
        <w:t>            sum += p-&gt;next-&gt;score[</w:t>
      </w:r>
      <w:proofErr w:type="spellStart"/>
      <w:r w:rsidRPr="00B03CEC">
        <w:rPr>
          <w:sz w:val="24"/>
        </w:rPr>
        <w:t>i</w:t>
      </w:r>
      <w:proofErr w:type="spellEnd"/>
      <w:r w:rsidRPr="00B03CEC">
        <w:rPr>
          <w:sz w:val="24"/>
        </w:rPr>
        <w:t>];</w:t>
      </w:r>
    </w:p>
    <w:p w14:paraId="1FC2210B" w14:textId="77777777" w:rsidR="007C72BA" w:rsidRPr="00B03CEC" w:rsidRDefault="007C72BA" w:rsidP="007C72BA">
      <w:pPr>
        <w:snapToGrid w:val="0"/>
        <w:spacing w:line="360" w:lineRule="auto"/>
        <w:ind w:leftChars="100" w:left="210" w:firstLine="420"/>
        <w:rPr>
          <w:sz w:val="24"/>
        </w:rPr>
      </w:pPr>
      <w:r w:rsidRPr="00B03CEC">
        <w:rPr>
          <w:sz w:val="24"/>
        </w:rPr>
        <w:t>        </w:t>
      </w:r>
      <w:proofErr w:type="spellStart"/>
      <w:proofErr w:type="gramStart"/>
      <w:r w:rsidRPr="00B03CEC">
        <w:rPr>
          <w:sz w:val="24"/>
        </w:rPr>
        <w:t>printf</w:t>
      </w:r>
      <w:proofErr w:type="spellEnd"/>
      <w:r w:rsidRPr="00B03CEC">
        <w:rPr>
          <w:sz w:val="24"/>
        </w:rPr>
        <w:t>(</w:t>
      </w:r>
      <w:proofErr w:type="gramEnd"/>
      <w:r w:rsidRPr="00B03CEC">
        <w:rPr>
          <w:sz w:val="24"/>
        </w:rPr>
        <w:t>"%.0lf %.2lf\n", sum, p-&gt;next-&gt;</w:t>
      </w:r>
      <w:proofErr w:type="spellStart"/>
      <w:r w:rsidRPr="00B03CEC">
        <w:rPr>
          <w:sz w:val="24"/>
        </w:rPr>
        <w:t>avescore</w:t>
      </w:r>
      <w:proofErr w:type="spellEnd"/>
      <w:r w:rsidRPr="00B03CEC">
        <w:rPr>
          <w:sz w:val="24"/>
        </w:rPr>
        <w:t>);</w:t>
      </w:r>
    </w:p>
    <w:p w14:paraId="757A7484" w14:textId="77777777" w:rsidR="007C72BA" w:rsidRPr="00B03CEC" w:rsidRDefault="007C72BA" w:rsidP="007C72BA">
      <w:pPr>
        <w:snapToGrid w:val="0"/>
        <w:spacing w:line="360" w:lineRule="auto"/>
        <w:ind w:leftChars="100" w:left="210" w:firstLine="420"/>
        <w:rPr>
          <w:sz w:val="24"/>
        </w:rPr>
      </w:pPr>
      <w:r w:rsidRPr="00B03CEC">
        <w:rPr>
          <w:sz w:val="24"/>
        </w:rPr>
        <w:t>        p = p-&gt;next;</w:t>
      </w:r>
    </w:p>
    <w:p w14:paraId="75D4DDC4" w14:textId="77777777" w:rsidR="007C72BA" w:rsidRPr="00B03CEC" w:rsidRDefault="007C72BA" w:rsidP="007C72BA">
      <w:pPr>
        <w:snapToGrid w:val="0"/>
        <w:spacing w:line="360" w:lineRule="auto"/>
        <w:ind w:leftChars="100" w:left="210" w:firstLine="420"/>
        <w:rPr>
          <w:sz w:val="24"/>
        </w:rPr>
      </w:pPr>
      <w:r w:rsidRPr="00B03CEC">
        <w:rPr>
          <w:sz w:val="24"/>
        </w:rPr>
        <w:lastRenderedPageBreak/>
        <w:t>    }</w:t>
      </w:r>
    </w:p>
    <w:p w14:paraId="024CA51D" w14:textId="77777777" w:rsidR="007C72BA" w:rsidRPr="00B03CEC" w:rsidRDefault="007C72BA" w:rsidP="007C72BA">
      <w:pPr>
        <w:snapToGrid w:val="0"/>
        <w:spacing w:line="360" w:lineRule="auto"/>
        <w:ind w:leftChars="100" w:left="210" w:firstLine="420"/>
        <w:rPr>
          <w:sz w:val="24"/>
        </w:rPr>
      </w:pPr>
      <w:r w:rsidRPr="00B03CEC">
        <w:rPr>
          <w:sz w:val="24"/>
        </w:rPr>
        <w:t>}</w:t>
      </w:r>
    </w:p>
    <w:p w14:paraId="5166F538" w14:textId="77777777" w:rsidR="007C72BA" w:rsidRPr="00B03CEC" w:rsidRDefault="007C72BA" w:rsidP="007C72BA">
      <w:pPr>
        <w:snapToGrid w:val="0"/>
        <w:spacing w:line="360" w:lineRule="auto"/>
        <w:ind w:leftChars="100" w:left="210" w:firstLine="420"/>
        <w:rPr>
          <w:sz w:val="24"/>
        </w:rPr>
      </w:pPr>
    </w:p>
    <w:p w14:paraId="75DA3B36" w14:textId="77777777" w:rsidR="007C72BA" w:rsidRPr="00B03CEC" w:rsidRDefault="007C72BA" w:rsidP="007C72BA">
      <w:pPr>
        <w:snapToGrid w:val="0"/>
        <w:spacing w:line="360" w:lineRule="auto"/>
        <w:ind w:leftChars="100" w:left="210" w:firstLine="420"/>
        <w:rPr>
          <w:sz w:val="24"/>
        </w:rPr>
      </w:pPr>
      <w:r w:rsidRPr="00B03CEC">
        <w:rPr>
          <w:sz w:val="24"/>
        </w:rPr>
        <w:t>int main(void) {</w:t>
      </w:r>
    </w:p>
    <w:p w14:paraId="501E7D9A" w14:textId="77777777" w:rsidR="007C72BA" w:rsidRPr="00B03CEC" w:rsidRDefault="007C72BA" w:rsidP="007C72BA">
      <w:pPr>
        <w:snapToGrid w:val="0"/>
        <w:spacing w:line="360" w:lineRule="auto"/>
        <w:ind w:leftChars="100" w:left="210" w:firstLine="420"/>
        <w:rPr>
          <w:sz w:val="24"/>
        </w:rPr>
      </w:pPr>
      <w:r w:rsidRPr="00B03CEC">
        <w:rPr>
          <w:sz w:val="24"/>
        </w:rPr>
        <w:t>    int n;</w:t>
      </w:r>
    </w:p>
    <w:p w14:paraId="3CC567DE" w14:textId="77777777" w:rsidR="007C72BA" w:rsidRPr="00B03CEC" w:rsidRDefault="007C72BA" w:rsidP="007C72BA">
      <w:pPr>
        <w:snapToGrid w:val="0"/>
        <w:spacing w:line="360" w:lineRule="auto"/>
        <w:ind w:leftChars="100" w:left="210" w:firstLine="420"/>
        <w:rPr>
          <w:sz w:val="24"/>
        </w:rPr>
      </w:pPr>
      <w:r w:rsidRPr="00B03CEC">
        <w:rPr>
          <w:sz w:val="24"/>
        </w:rPr>
        <w:t>    </w:t>
      </w:r>
      <w:proofErr w:type="spellStart"/>
      <w:r w:rsidRPr="00B03CEC">
        <w:rPr>
          <w:sz w:val="24"/>
        </w:rPr>
        <w:t>CNode</w:t>
      </w:r>
      <w:proofErr w:type="spellEnd"/>
      <w:r w:rsidRPr="00B03CEC">
        <w:rPr>
          <w:sz w:val="24"/>
        </w:rPr>
        <w:t> head = NULL;</w:t>
      </w:r>
    </w:p>
    <w:p w14:paraId="7C2E9134" w14:textId="77777777" w:rsidR="007C72BA" w:rsidRPr="00B03CEC" w:rsidRDefault="007C72BA" w:rsidP="007C72BA">
      <w:pPr>
        <w:snapToGrid w:val="0"/>
        <w:spacing w:line="360" w:lineRule="auto"/>
        <w:ind w:leftChars="100" w:left="210" w:firstLine="420"/>
        <w:rPr>
          <w:sz w:val="24"/>
        </w:rPr>
      </w:pPr>
      <w:r w:rsidRPr="00B03CEC">
        <w:rPr>
          <w:sz w:val="24"/>
        </w:rPr>
        <w:t>    while ((</w:t>
      </w:r>
      <w:proofErr w:type="spellStart"/>
      <w:proofErr w:type="gramStart"/>
      <w:r w:rsidRPr="00B03CEC">
        <w:rPr>
          <w:sz w:val="24"/>
        </w:rPr>
        <w:t>scanf</w:t>
      </w:r>
      <w:proofErr w:type="spellEnd"/>
      <w:r w:rsidRPr="00B03CEC">
        <w:rPr>
          <w:sz w:val="24"/>
        </w:rPr>
        <w:t>(</w:t>
      </w:r>
      <w:proofErr w:type="gramEnd"/>
      <w:r w:rsidRPr="00B03CEC">
        <w:rPr>
          <w:sz w:val="24"/>
        </w:rPr>
        <w:t>"%d", &amp;n) != EOF)) {</w:t>
      </w:r>
    </w:p>
    <w:p w14:paraId="218564C3" w14:textId="77777777" w:rsidR="007C72BA" w:rsidRPr="00B03CEC" w:rsidRDefault="007C72BA" w:rsidP="007C72BA">
      <w:pPr>
        <w:snapToGrid w:val="0"/>
        <w:spacing w:line="360" w:lineRule="auto"/>
        <w:ind w:leftChars="100" w:left="210" w:firstLine="420"/>
        <w:rPr>
          <w:sz w:val="24"/>
        </w:rPr>
      </w:pPr>
      <w:r w:rsidRPr="00B03CEC">
        <w:rPr>
          <w:sz w:val="24"/>
        </w:rPr>
        <w:t>        if (n == </w:t>
      </w:r>
      <w:proofErr w:type="gramStart"/>
      <w:r w:rsidRPr="00B03CEC">
        <w:rPr>
          <w:sz w:val="24"/>
        </w:rPr>
        <w:t>0)break</w:t>
      </w:r>
      <w:proofErr w:type="gramEnd"/>
      <w:r w:rsidRPr="00B03CEC">
        <w:rPr>
          <w:sz w:val="24"/>
        </w:rPr>
        <w:t>;</w:t>
      </w:r>
    </w:p>
    <w:p w14:paraId="157763D6" w14:textId="77777777" w:rsidR="007C72BA" w:rsidRPr="00B03CEC" w:rsidRDefault="007C72BA" w:rsidP="007C72BA">
      <w:pPr>
        <w:snapToGrid w:val="0"/>
        <w:spacing w:line="360" w:lineRule="auto"/>
        <w:ind w:leftChars="100" w:left="210" w:firstLine="420"/>
        <w:rPr>
          <w:sz w:val="24"/>
        </w:rPr>
      </w:pPr>
      <w:r w:rsidRPr="00B03CEC">
        <w:rPr>
          <w:sz w:val="24"/>
        </w:rPr>
        <w:t>        switch (n) {</w:t>
      </w:r>
    </w:p>
    <w:p w14:paraId="203DB7CD" w14:textId="77777777" w:rsidR="007C72BA" w:rsidRPr="00B03CEC" w:rsidRDefault="007C72BA" w:rsidP="007C72BA">
      <w:pPr>
        <w:snapToGrid w:val="0"/>
        <w:spacing w:line="360" w:lineRule="auto"/>
        <w:ind w:leftChars="100" w:left="210" w:firstLine="420"/>
        <w:rPr>
          <w:sz w:val="24"/>
        </w:rPr>
      </w:pPr>
      <w:r w:rsidRPr="00B03CEC">
        <w:rPr>
          <w:sz w:val="24"/>
        </w:rPr>
        <w:t>        case </w:t>
      </w:r>
      <w:proofErr w:type="gramStart"/>
      <w:r w:rsidRPr="00B03CEC">
        <w:rPr>
          <w:sz w:val="24"/>
        </w:rPr>
        <w:t>1:CreatNode</w:t>
      </w:r>
      <w:proofErr w:type="gramEnd"/>
      <w:r w:rsidRPr="00B03CEC">
        <w:rPr>
          <w:sz w:val="24"/>
        </w:rPr>
        <w:t>(&amp;head); break;</w:t>
      </w:r>
    </w:p>
    <w:p w14:paraId="7AC0E9A4" w14:textId="77777777" w:rsidR="007C72BA" w:rsidRPr="00B03CEC" w:rsidRDefault="007C72BA" w:rsidP="007C72BA">
      <w:pPr>
        <w:snapToGrid w:val="0"/>
        <w:spacing w:line="360" w:lineRule="auto"/>
        <w:ind w:leftChars="100" w:left="210" w:firstLine="420"/>
        <w:rPr>
          <w:sz w:val="24"/>
        </w:rPr>
      </w:pPr>
      <w:r w:rsidRPr="00B03CEC">
        <w:rPr>
          <w:sz w:val="24"/>
        </w:rPr>
        <w:t>        case </w:t>
      </w:r>
      <w:proofErr w:type="gramStart"/>
      <w:r w:rsidRPr="00B03CEC">
        <w:rPr>
          <w:sz w:val="24"/>
        </w:rPr>
        <w:t>2:PrintNode</w:t>
      </w:r>
      <w:proofErr w:type="gramEnd"/>
      <w:r w:rsidRPr="00B03CEC">
        <w:rPr>
          <w:sz w:val="24"/>
        </w:rPr>
        <w:t>(&amp;head); break;</w:t>
      </w:r>
    </w:p>
    <w:p w14:paraId="55D0454B" w14:textId="77777777" w:rsidR="007C72BA" w:rsidRPr="00B03CEC" w:rsidRDefault="007C72BA" w:rsidP="007C72BA">
      <w:pPr>
        <w:snapToGrid w:val="0"/>
        <w:spacing w:line="360" w:lineRule="auto"/>
        <w:ind w:leftChars="100" w:left="210" w:firstLine="420"/>
        <w:rPr>
          <w:sz w:val="24"/>
        </w:rPr>
      </w:pPr>
      <w:r w:rsidRPr="00B03CEC">
        <w:rPr>
          <w:sz w:val="24"/>
        </w:rPr>
        <w:t>        case </w:t>
      </w:r>
      <w:proofErr w:type="gramStart"/>
      <w:r w:rsidRPr="00B03CEC">
        <w:rPr>
          <w:sz w:val="24"/>
        </w:rPr>
        <w:t>3:ChangeNode</w:t>
      </w:r>
      <w:proofErr w:type="gramEnd"/>
      <w:r w:rsidRPr="00B03CEC">
        <w:rPr>
          <w:sz w:val="24"/>
        </w:rPr>
        <w:t>(&amp;head); break;</w:t>
      </w:r>
    </w:p>
    <w:p w14:paraId="31FF2CE2" w14:textId="77777777" w:rsidR="007C72BA" w:rsidRPr="00B03CEC" w:rsidRDefault="007C72BA" w:rsidP="007C72BA">
      <w:pPr>
        <w:snapToGrid w:val="0"/>
        <w:spacing w:line="360" w:lineRule="auto"/>
        <w:ind w:leftChars="100" w:left="210" w:firstLine="420"/>
        <w:rPr>
          <w:sz w:val="24"/>
        </w:rPr>
      </w:pPr>
      <w:r w:rsidRPr="00B03CEC">
        <w:rPr>
          <w:sz w:val="24"/>
        </w:rPr>
        <w:t>        case </w:t>
      </w:r>
      <w:proofErr w:type="gramStart"/>
      <w:r w:rsidRPr="00B03CEC">
        <w:rPr>
          <w:sz w:val="24"/>
        </w:rPr>
        <w:t>4:AveNode</w:t>
      </w:r>
      <w:proofErr w:type="gramEnd"/>
      <w:r w:rsidRPr="00B03CEC">
        <w:rPr>
          <w:sz w:val="24"/>
        </w:rPr>
        <w:t>(&amp;head); break;</w:t>
      </w:r>
    </w:p>
    <w:p w14:paraId="25699D64" w14:textId="77777777" w:rsidR="007C72BA" w:rsidRPr="00B03CEC" w:rsidRDefault="007C72BA" w:rsidP="007C72BA">
      <w:pPr>
        <w:snapToGrid w:val="0"/>
        <w:spacing w:line="360" w:lineRule="auto"/>
        <w:ind w:leftChars="100" w:left="210" w:firstLine="420"/>
        <w:rPr>
          <w:sz w:val="24"/>
        </w:rPr>
      </w:pPr>
      <w:r w:rsidRPr="00B03CEC">
        <w:rPr>
          <w:sz w:val="24"/>
        </w:rPr>
        <w:t>        case </w:t>
      </w:r>
      <w:proofErr w:type="gramStart"/>
      <w:r w:rsidRPr="00B03CEC">
        <w:rPr>
          <w:sz w:val="24"/>
        </w:rPr>
        <w:t>5:SumNode</w:t>
      </w:r>
      <w:proofErr w:type="gramEnd"/>
      <w:r w:rsidRPr="00B03CEC">
        <w:rPr>
          <w:sz w:val="24"/>
        </w:rPr>
        <w:t>(&amp;head); break;</w:t>
      </w:r>
    </w:p>
    <w:p w14:paraId="5FC7BD26" w14:textId="77777777" w:rsidR="007C72BA" w:rsidRPr="00B03CEC" w:rsidRDefault="007C72BA" w:rsidP="007C72BA">
      <w:pPr>
        <w:snapToGrid w:val="0"/>
        <w:spacing w:line="360" w:lineRule="auto"/>
        <w:ind w:leftChars="100" w:left="210" w:firstLine="420"/>
        <w:rPr>
          <w:sz w:val="24"/>
        </w:rPr>
      </w:pPr>
      <w:r w:rsidRPr="00B03CEC">
        <w:rPr>
          <w:sz w:val="24"/>
        </w:rPr>
        <w:t>        }</w:t>
      </w:r>
    </w:p>
    <w:p w14:paraId="0CB04103" w14:textId="77777777" w:rsidR="007C72BA" w:rsidRPr="00B03CEC" w:rsidRDefault="007C72BA" w:rsidP="007C72BA">
      <w:pPr>
        <w:snapToGrid w:val="0"/>
        <w:spacing w:line="360" w:lineRule="auto"/>
        <w:ind w:leftChars="100" w:left="210" w:firstLine="420"/>
        <w:rPr>
          <w:sz w:val="24"/>
        </w:rPr>
      </w:pPr>
      <w:r w:rsidRPr="00B03CEC">
        <w:rPr>
          <w:sz w:val="24"/>
        </w:rPr>
        <w:t>    }</w:t>
      </w:r>
    </w:p>
    <w:p w14:paraId="60BABA46" w14:textId="77777777" w:rsidR="007C72BA" w:rsidRPr="00B03CEC" w:rsidRDefault="007C72BA" w:rsidP="007C72BA">
      <w:pPr>
        <w:snapToGrid w:val="0"/>
        <w:spacing w:line="360" w:lineRule="auto"/>
        <w:ind w:leftChars="100" w:left="210" w:firstLine="420"/>
        <w:rPr>
          <w:sz w:val="24"/>
        </w:rPr>
      </w:pPr>
      <w:r w:rsidRPr="00B03CEC">
        <w:rPr>
          <w:sz w:val="24"/>
        </w:rPr>
        <w:t>}</w:t>
      </w:r>
    </w:p>
    <w:p w14:paraId="7688F362" w14:textId="77777777" w:rsidR="007C72BA" w:rsidRDefault="007C72BA" w:rsidP="007C72BA">
      <w:pPr>
        <w:snapToGrid w:val="0"/>
        <w:spacing w:line="360" w:lineRule="auto"/>
        <w:ind w:firstLine="420"/>
        <w:rPr>
          <w:rFonts w:hAnsi="宋体"/>
          <w:sz w:val="24"/>
        </w:rPr>
      </w:pPr>
      <w:r w:rsidRPr="009837A7">
        <w:rPr>
          <w:sz w:val="24"/>
        </w:rPr>
        <w:t xml:space="preserve"> </w:t>
      </w:r>
      <w:r w:rsidRPr="00885843">
        <w:rPr>
          <w:sz w:val="24"/>
        </w:rPr>
        <w:t>3</w:t>
      </w:r>
      <w:r w:rsidRPr="00885843">
        <w:rPr>
          <w:rFonts w:hAnsi="宋体"/>
          <w:sz w:val="24"/>
        </w:rPr>
        <w:t>）测试</w:t>
      </w:r>
    </w:p>
    <w:p w14:paraId="7EEDDC47" w14:textId="77777777" w:rsidR="007C72BA" w:rsidRDefault="007C72BA" w:rsidP="007C72BA">
      <w:pPr>
        <w:ind w:firstLine="420"/>
        <w:rPr>
          <w:sz w:val="24"/>
        </w:rPr>
      </w:pPr>
      <w:r>
        <w:rPr>
          <w:rFonts w:hint="eastAsia"/>
          <w:sz w:val="24"/>
        </w:rPr>
        <w:t>(</w:t>
      </w:r>
      <w:r>
        <w:rPr>
          <w:sz w:val="24"/>
        </w:rPr>
        <w:t>a)</w:t>
      </w:r>
      <w:r w:rsidRPr="00885843">
        <w:rPr>
          <w:sz w:val="24"/>
        </w:rPr>
        <w:t xml:space="preserve"> </w:t>
      </w:r>
      <w:r w:rsidRPr="00885843">
        <w:rPr>
          <w:sz w:val="24"/>
        </w:rPr>
        <w:t>测试数据：</w:t>
      </w:r>
    </w:p>
    <w:p w14:paraId="06287C5E" w14:textId="77777777" w:rsidR="007C72BA" w:rsidRPr="0026603C" w:rsidRDefault="007C72BA" w:rsidP="007C72BA">
      <w:pPr>
        <w:rPr>
          <w:rFonts w:ascii="宋体" w:hAnsi="宋体"/>
          <w:b/>
          <w:bCs/>
          <w:sz w:val="24"/>
        </w:rPr>
      </w:pPr>
      <w:r>
        <w:rPr>
          <w:sz w:val="24"/>
        </w:rPr>
        <w:tab/>
      </w:r>
      <w:r>
        <w:rPr>
          <w:sz w:val="24"/>
        </w:rPr>
        <w:tab/>
      </w:r>
      <w:r w:rsidRPr="0026603C">
        <w:rPr>
          <w:rFonts w:ascii="宋体" w:hAnsi="宋体" w:hint="eastAsia"/>
          <w:b/>
          <w:bCs/>
          <w:sz w:val="24"/>
        </w:rPr>
        <w:t>测试输入1：</w:t>
      </w:r>
    </w:p>
    <w:p w14:paraId="5A37DD44" w14:textId="77777777" w:rsidR="007C72BA" w:rsidRPr="004B2D66" w:rsidRDefault="007C72BA" w:rsidP="007C72BA">
      <w:pPr>
        <w:ind w:leftChars="400" w:left="840"/>
        <w:rPr>
          <w:sz w:val="24"/>
        </w:rPr>
      </w:pPr>
      <w:r w:rsidRPr="004B2D66">
        <w:rPr>
          <w:sz w:val="24"/>
        </w:rPr>
        <w:t>1</w:t>
      </w:r>
    </w:p>
    <w:p w14:paraId="2C305F9B" w14:textId="77777777" w:rsidR="007C72BA" w:rsidRPr="004B2D66" w:rsidRDefault="007C72BA" w:rsidP="007C72BA">
      <w:pPr>
        <w:ind w:leftChars="400" w:left="840"/>
        <w:rPr>
          <w:sz w:val="24"/>
        </w:rPr>
      </w:pPr>
      <w:r w:rsidRPr="004B2D66">
        <w:rPr>
          <w:sz w:val="24"/>
        </w:rPr>
        <w:t>5</w:t>
      </w:r>
    </w:p>
    <w:p w14:paraId="56D09858" w14:textId="77777777" w:rsidR="007C72BA" w:rsidRPr="004B2D66" w:rsidRDefault="007C72BA" w:rsidP="007C72BA">
      <w:pPr>
        <w:ind w:leftChars="400" w:left="840"/>
        <w:rPr>
          <w:sz w:val="24"/>
        </w:rPr>
      </w:pPr>
      <w:r w:rsidRPr="004B2D66">
        <w:rPr>
          <w:sz w:val="24"/>
        </w:rPr>
        <w:t>2021001 Jack 90 92 87 95</w:t>
      </w:r>
    </w:p>
    <w:p w14:paraId="1B715C69" w14:textId="77777777" w:rsidR="007C72BA" w:rsidRPr="004B2D66" w:rsidRDefault="007C72BA" w:rsidP="007C72BA">
      <w:pPr>
        <w:ind w:leftChars="400" w:left="840"/>
        <w:rPr>
          <w:sz w:val="24"/>
        </w:rPr>
      </w:pPr>
      <w:r w:rsidRPr="004B2D66">
        <w:rPr>
          <w:sz w:val="24"/>
        </w:rPr>
        <w:t>2021002 Mike 85 70 75 90</w:t>
      </w:r>
    </w:p>
    <w:p w14:paraId="66F2E5F5" w14:textId="77777777" w:rsidR="007C72BA" w:rsidRPr="004B2D66" w:rsidRDefault="007C72BA" w:rsidP="007C72BA">
      <w:pPr>
        <w:ind w:leftChars="400" w:left="840"/>
        <w:rPr>
          <w:sz w:val="24"/>
        </w:rPr>
      </w:pPr>
      <w:r w:rsidRPr="004B2D66">
        <w:rPr>
          <w:sz w:val="24"/>
        </w:rPr>
        <w:t>2021003 Joe 77 86 90 75</w:t>
      </w:r>
    </w:p>
    <w:p w14:paraId="0F6CE297" w14:textId="77777777" w:rsidR="007C72BA" w:rsidRPr="004B2D66" w:rsidRDefault="007C72BA" w:rsidP="007C72BA">
      <w:pPr>
        <w:ind w:leftChars="400" w:left="840"/>
        <w:rPr>
          <w:sz w:val="24"/>
        </w:rPr>
      </w:pPr>
      <w:r w:rsidRPr="004B2D66">
        <w:rPr>
          <w:sz w:val="24"/>
        </w:rPr>
        <w:t>2021004 Andy 95 97 92 95</w:t>
      </w:r>
    </w:p>
    <w:p w14:paraId="5F3D74A0" w14:textId="77777777" w:rsidR="007C72BA" w:rsidRPr="004B2D66" w:rsidRDefault="007C72BA" w:rsidP="007C72BA">
      <w:pPr>
        <w:ind w:leftChars="400" w:left="840"/>
        <w:rPr>
          <w:sz w:val="24"/>
        </w:rPr>
      </w:pPr>
      <w:r w:rsidRPr="004B2D66">
        <w:rPr>
          <w:sz w:val="24"/>
        </w:rPr>
        <w:t>2021005 Rose 90 87 88 89</w:t>
      </w:r>
    </w:p>
    <w:p w14:paraId="53AFF9B0" w14:textId="77777777" w:rsidR="007C72BA" w:rsidRPr="0026603C" w:rsidRDefault="007C72BA" w:rsidP="007C72BA">
      <w:pPr>
        <w:ind w:leftChars="400" w:left="840"/>
        <w:rPr>
          <w:rFonts w:ascii="宋体" w:hAnsi="宋体"/>
          <w:b/>
          <w:bCs/>
          <w:sz w:val="24"/>
        </w:rPr>
      </w:pPr>
      <w:r w:rsidRPr="0026603C">
        <w:rPr>
          <w:rFonts w:ascii="宋体" w:hAnsi="宋体" w:hint="eastAsia"/>
          <w:b/>
          <w:bCs/>
          <w:sz w:val="24"/>
        </w:rPr>
        <w:t>预期输出1：</w:t>
      </w:r>
    </w:p>
    <w:p w14:paraId="210AAD6E" w14:textId="77777777" w:rsidR="007C72BA" w:rsidRDefault="007C72BA" w:rsidP="007C72BA">
      <w:pPr>
        <w:ind w:leftChars="400" w:left="840"/>
        <w:rPr>
          <w:sz w:val="24"/>
        </w:rPr>
      </w:pPr>
      <w:r w:rsidRPr="004B2D66">
        <w:rPr>
          <w:rFonts w:hint="eastAsia"/>
          <w:sz w:val="24"/>
        </w:rPr>
        <w:t>完成了</w:t>
      </w:r>
      <w:r w:rsidRPr="004B2D66">
        <w:rPr>
          <w:rFonts w:hint="eastAsia"/>
          <w:sz w:val="24"/>
        </w:rPr>
        <w:t>5</w:t>
      </w:r>
      <w:r w:rsidRPr="004B2D66">
        <w:rPr>
          <w:rFonts w:hint="eastAsia"/>
          <w:sz w:val="24"/>
        </w:rPr>
        <w:t>位同学的成绩输入。</w:t>
      </w:r>
    </w:p>
    <w:p w14:paraId="31AC1C4B" w14:textId="77777777" w:rsidR="007C72BA" w:rsidRDefault="007C72BA" w:rsidP="007C72BA">
      <w:pPr>
        <w:ind w:leftChars="400" w:left="840"/>
        <w:rPr>
          <w:sz w:val="24"/>
        </w:rPr>
      </w:pPr>
    </w:p>
    <w:p w14:paraId="32C64017" w14:textId="77777777" w:rsidR="007C72BA" w:rsidRPr="0026603C" w:rsidRDefault="007C72BA" w:rsidP="007C72BA">
      <w:pPr>
        <w:ind w:leftChars="400" w:left="840"/>
        <w:rPr>
          <w:rFonts w:ascii="宋体" w:hAnsi="宋体"/>
          <w:b/>
          <w:bCs/>
          <w:sz w:val="24"/>
        </w:rPr>
      </w:pPr>
      <w:r w:rsidRPr="0026603C">
        <w:rPr>
          <w:rFonts w:ascii="宋体" w:hAnsi="宋体" w:hint="eastAsia"/>
          <w:b/>
          <w:bCs/>
          <w:sz w:val="24"/>
        </w:rPr>
        <w:t>测试输入2：</w:t>
      </w:r>
    </w:p>
    <w:p w14:paraId="7A9579D5" w14:textId="77777777" w:rsidR="007C72BA" w:rsidRPr="0026603C" w:rsidRDefault="007C72BA" w:rsidP="007C72BA">
      <w:pPr>
        <w:ind w:leftChars="400" w:left="840"/>
        <w:rPr>
          <w:sz w:val="24"/>
        </w:rPr>
      </w:pPr>
      <w:r w:rsidRPr="0026603C">
        <w:rPr>
          <w:sz w:val="24"/>
        </w:rPr>
        <w:t>1</w:t>
      </w:r>
    </w:p>
    <w:p w14:paraId="536FEB85" w14:textId="77777777" w:rsidR="007C72BA" w:rsidRPr="0026603C" w:rsidRDefault="007C72BA" w:rsidP="007C72BA">
      <w:pPr>
        <w:ind w:leftChars="400" w:left="840"/>
        <w:rPr>
          <w:sz w:val="24"/>
        </w:rPr>
      </w:pPr>
      <w:r w:rsidRPr="0026603C">
        <w:rPr>
          <w:sz w:val="24"/>
        </w:rPr>
        <w:t>5</w:t>
      </w:r>
    </w:p>
    <w:p w14:paraId="07AB32FF" w14:textId="77777777" w:rsidR="007C72BA" w:rsidRPr="0026603C" w:rsidRDefault="007C72BA" w:rsidP="007C72BA">
      <w:pPr>
        <w:ind w:leftChars="400" w:left="840"/>
        <w:rPr>
          <w:sz w:val="24"/>
        </w:rPr>
      </w:pPr>
      <w:r w:rsidRPr="0026603C">
        <w:rPr>
          <w:sz w:val="24"/>
        </w:rPr>
        <w:t>2021001 Jack 90 92 87 95</w:t>
      </w:r>
    </w:p>
    <w:p w14:paraId="4DD026C5" w14:textId="77777777" w:rsidR="007C72BA" w:rsidRPr="0026603C" w:rsidRDefault="007C72BA" w:rsidP="007C72BA">
      <w:pPr>
        <w:ind w:leftChars="400" w:left="840"/>
        <w:rPr>
          <w:sz w:val="24"/>
        </w:rPr>
      </w:pPr>
      <w:r w:rsidRPr="0026603C">
        <w:rPr>
          <w:sz w:val="24"/>
        </w:rPr>
        <w:t>2021002 Mike 85 70 75 90</w:t>
      </w:r>
    </w:p>
    <w:p w14:paraId="456C2E01" w14:textId="77777777" w:rsidR="007C72BA" w:rsidRPr="0026603C" w:rsidRDefault="007C72BA" w:rsidP="007C72BA">
      <w:pPr>
        <w:ind w:leftChars="400" w:left="840"/>
        <w:rPr>
          <w:sz w:val="24"/>
        </w:rPr>
      </w:pPr>
      <w:r w:rsidRPr="0026603C">
        <w:rPr>
          <w:sz w:val="24"/>
        </w:rPr>
        <w:t>2021003 Joe 77 86 90 75</w:t>
      </w:r>
    </w:p>
    <w:p w14:paraId="622DBF6B" w14:textId="77777777" w:rsidR="007C72BA" w:rsidRPr="0026603C" w:rsidRDefault="007C72BA" w:rsidP="007C72BA">
      <w:pPr>
        <w:ind w:leftChars="400" w:left="840"/>
        <w:rPr>
          <w:sz w:val="24"/>
        </w:rPr>
      </w:pPr>
      <w:r w:rsidRPr="0026603C">
        <w:rPr>
          <w:sz w:val="24"/>
        </w:rPr>
        <w:t>2021004 Andy 95 97 92 95</w:t>
      </w:r>
    </w:p>
    <w:p w14:paraId="10154AA9" w14:textId="77777777" w:rsidR="007C72BA" w:rsidRPr="0026603C" w:rsidRDefault="007C72BA" w:rsidP="007C72BA">
      <w:pPr>
        <w:ind w:leftChars="400" w:left="840"/>
        <w:rPr>
          <w:sz w:val="24"/>
        </w:rPr>
      </w:pPr>
      <w:r w:rsidRPr="0026603C">
        <w:rPr>
          <w:sz w:val="24"/>
        </w:rPr>
        <w:t>2021005 Rose 90 87 88 89</w:t>
      </w:r>
    </w:p>
    <w:p w14:paraId="1BDDE042" w14:textId="77777777" w:rsidR="007C72BA" w:rsidRPr="0026603C" w:rsidRDefault="007C72BA" w:rsidP="007C72BA">
      <w:pPr>
        <w:ind w:leftChars="400" w:left="840"/>
        <w:rPr>
          <w:sz w:val="24"/>
        </w:rPr>
      </w:pPr>
      <w:r w:rsidRPr="0026603C">
        <w:rPr>
          <w:sz w:val="24"/>
        </w:rPr>
        <w:lastRenderedPageBreak/>
        <w:t>3</w:t>
      </w:r>
    </w:p>
    <w:p w14:paraId="29F0F38F" w14:textId="77777777" w:rsidR="007C72BA" w:rsidRPr="0026603C" w:rsidRDefault="007C72BA" w:rsidP="007C72BA">
      <w:pPr>
        <w:ind w:leftChars="400" w:left="840"/>
        <w:rPr>
          <w:sz w:val="24"/>
        </w:rPr>
      </w:pPr>
      <w:r w:rsidRPr="0026603C">
        <w:rPr>
          <w:sz w:val="24"/>
        </w:rPr>
        <w:t>2021003 0 Joan</w:t>
      </w:r>
    </w:p>
    <w:p w14:paraId="1BBC758A" w14:textId="77777777" w:rsidR="007C72BA" w:rsidRPr="0026603C" w:rsidRDefault="007C72BA" w:rsidP="007C72BA">
      <w:pPr>
        <w:ind w:leftChars="400" w:left="840"/>
        <w:rPr>
          <w:rFonts w:ascii="宋体" w:hAnsi="宋体"/>
          <w:b/>
          <w:bCs/>
          <w:sz w:val="24"/>
        </w:rPr>
      </w:pPr>
      <w:r w:rsidRPr="0026603C">
        <w:rPr>
          <w:rFonts w:ascii="宋体" w:hAnsi="宋体" w:hint="eastAsia"/>
          <w:b/>
          <w:bCs/>
          <w:sz w:val="24"/>
        </w:rPr>
        <w:t>预期输出2：</w:t>
      </w:r>
    </w:p>
    <w:p w14:paraId="27F5F8A4" w14:textId="77777777" w:rsidR="007C72BA" w:rsidRPr="0026603C" w:rsidRDefault="007C72BA" w:rsidP="007C72BA">
      <w:pPr>
        <w:ind w:leftChars="400" w:left="840"/>
        <w:rPr>
          <w:sz w:val="24"/>
        </w:rPr>
      </w:pPr>
      <w:r w:rsidRPr="0026603C">
        <w:rPr>
          <w:rFonts w:hint="eastAsia"/>
          <w:sz w:val="24"/>
        </w:rPr>
        <w:t>完成了</w:t>
      </w:r>
      <w:r w:rsidRPr="0026603C">
        <w:rPr>
          <w:rFonts w:hint="eastAsia"/>
          <w:sz w:val="24"/>
        </w:rPr>
        <w:t>5</w:t>
      </w:r>
      <w:r w:rsidRPr="0026603C">
        <w:rPr>
          <w:rFonts w:hint="eastAsia"/>
          <w:sz w:val="24"/>
        </w:rPr>
        <w:t>位同学的成绩输入。</w:t>
      </w:r>
    </w:p>
    <w:p w14:paraId="22506653" w14:textId="77777777" w:rsidR="007C72BA" w:rsidRPr="0026603C" w:rsidRDefault="007C72BA" w:rsidP="007C72BA">
      <w:pPr>
        <w:ind w:leftChars="400" w:left="840"/>
        <w:rPr>
          <w:sz w:val="24"/>
        </w:rPr>
      </w:pPr>
      <w:r w:rsidRPr="0026603C">
        <w:rPr>
          <w:sz w:val="24"/>
        </w:rPr>
        <w:t>2021003 Joan 77 86 90 75</w:t>
      </w:r>
    </w:p>
    <w:p w14:paraId="01724138" w14:textId="77777777" w:rsidR="007C72BA" w:rsidRPr="0026603C" w:rsidRDefault="007C72BA" w:rsidP="007C72BA">
      <w:pPr>
        <w:ind w:leftChars="400" w:left="840"/>
        <w:rPr>
          <w:sz w:val="24"/>
        </w:rPr>
      </w:pPr>
    </w:p>
    <w:p w14:paraId="173CA443" w14:textId="77777777" w:rsidR="007C72BA" w:rsidRPr="0026603C" w:rsidRDefault="007C72BA" w:rsidP="007C72BA">
      <w:pPr>
        <w:ind w:leftChars="400" w:left="840"/>
        <w:rPr>
          <w:rFonts w:ascii="宋体" w:hAnsi="宋体"/>
          <w:b/>
          <w:bCs/>
          <w:sz w:val="24"/>
        </w:rPr>
      </w:pPr>
      <w:r w:rsidRPr="0026603C">
        <w:rPr>
          <w:rFonts w:ascii="宋体" w:hAnsi="宋体" w:hint="eastAsia"/>
          <w:b/>
          <w:bCs/>
          <w:sz w:val="24"/>
        </w:rPr>
        <w:t>测试输入3：</w:t>
      </w:r>
    </w:p>
    <w:p w14:paraId="0C766A8C" w14:textId="77777777" w:rsidR="007C72BA" w:rsidRPr="0026603C" w:rsidRDefault="007C72BA" w:rsidP="007C72BA">
      <w:pPr>
        <w:ind w:leftChars="400" w:left="840"/>
        <w:rPr>
          <w:sz w:val="24"/>
        </w:rPr>
      </w:pPr>
      <w:r w:rsidRPr="0026603C">
        <w:rPr>
          <w:sz w:val="24"/>
        </w:rPr>
        <w:t>1</w:t>
      </w:r>
    </w:p>
    <w:p w14:paraId="35E2316C" w14:textId="77777777" w:rsidR="007C72BA" w:rsidRPr="0026603C" w:rsidRDefault="007C72BA" w:rsidP="007C72BA">
      <w:pPr>
        <w:ind w:leftChars="400" w:left="840"/>
        <w:rPr>
          <w:sz w:val="24"/>
        </w:rPr>
      </w:pPr>
      <w:r w:rsidRPr="0026603C">
        <w:rPr>
          <w:sz w:val="24"/>
        </w:rPr>
        <w:t>5</w:t>
      </w:r>
    </w:p>
    <w:p w14:paraId="418ED30A" w14:textId="77777777" w:rsidR="007C72BA" w:rsidRPr="0026603C" w:rsidRDefault="007C72BA" w:rsidP="007C72BA">
      <w:pPr>
        <w:ind w:leftChars="400" w:left="840"/>
        <w:rPr>
          <w:sz w:val="24"/>
        </w:rPr>
      </w:pPr>
      <w:r w:rsidRPr="0026603C">
        <w:rPr>
          <w:sz w:val="24"/>
        </w:rPr>
        <w:t>2021001 Jack 90 92 87 95</w:t>
      </w:r>
    </w:p>
    <w:p w14:paraId="1F42FDDA" w14:textId="77777777" w:rsidR="007C72BA" w:rsidRPr="0026603C" w:rsidRDefault="007C72BA" w:rsidP="007C72BA">
      <w:pPr>
        <w:ind w:leftChars="400" w:left="840"/>
        <w:rPr>
          <w:sz w:val="24"/>
        </w:rPr>
      </w:pPr>
      <w:r w:rsidRPr="0026603C">
        <w:rPr>
          <w:sz w:val="24"/>
        </w:rPr>
        <w:t>2021002 Mike 85 70 75 90</w:t>
      </w:r>
    </w:p>
    <w:p w14:paraId="68115827" w14:textId="77777777" w:rsidR="007C72BA" w:rsidRPr="0026603C" w:rsidRDefault="007C72BA" w:rsidP="007C72BA">
      <w:pPr>
        <w:ind w:leftChars="400" w:left="840"/>
        <w:rPr>
          <w:sz w:val="24"/>
        </w:rPr>
      </w:pPr>
      <w:r w:rsidRPr="0026603C">
        <w:rPr>
          <w:sz w:val="24"/>
        </w:rPr>
        <w:t>2021003 Joe 77 86 90 75</w:t>
      </w:r>
    </w:p>
    <w:p w14:paraId="7C6FC6B3" w14:textId="77777777" w:rsidR="007C72BA" w:rsidRPr="0026603C" w:rsidRDefault="007C72BA" w:rsidP="007C72BA">
      <w:pPr>
        <w:ind w:leftChars="400" w:left="840"/>
        <w:rPr>
          <w:sz w:val="24"/>
        </w:rPr>
      </w:pPr>
      <w:r w:rsidRPr="0026603C">
        <w:rPr>
          <w:sz w:val="24"/>
        </w:rPr>
        <w:t>2021004 Andy 95 97 92 95</w:t>
      </w:r>
    </w:p>
    <w:p w14:paraId="6726CEDD" w14:textId="77777777" w:rsidR="007C72BA" w:rsidRPr="0026603C" w:rsidRDefault="007C72BA" w:rsidP="007C72BA">
      <w:pPr>
        <w:ind w:leftChars="400" w:left="840"/>
        <w:rPr>
          <w:sz w:val="24"/>
        </w:rPr>
      </w:pPr>
      <w:r w:rsidRPr="0026603C">
        <w:rPr>
          <w:sz w:val="24"/>
        </w:rPr>
        <w:t>2021005 Rose 90 87 88 89</w:t>
      </w:r>
    </w:p>
    <w:p w14:paraId="56DAEEA4" w14:textId="77777777" w:rsidR="007C72BA" w:rsidRPr="0026603C" w:rsidRDefault="007C72BA" w:rsidP="007C72BA">
      <w:pPr>
        <w:ind w:leftChars="400" w:left="840"/>
        <w:rPr>
          <w:sz w:val="24"/>
        </w:rPr>
      </w:pPr>
      <w:r w:rsidRPr="0026603C">
        <w:rPr>
          <w:sz w:val="24"/>
        </w:rPr>
        <w:t>3</w:t>
      </w:r>
    </w:p>
    <w:p w14:paraId="2801FB2C" w14:textId="77777777" w:rsidR="007C72BA" w:rsidRPr="0026603C" w:rsidRDefault="007C72BA" w:rsidP="007C72BA">
      <w:pPr>
        <w:ind w:leftChars="400" w:left="840"/>
        <w:rPr>
          <w:sz w:val="24"/>
        </w:rPr>
      </w:pPr>
      <w:r w:rsidRPr="0026603C">
        <w:rPr>
          <w:sz w:val="24"/>
        </w:rPr>
        <w:t>2021003 2 96</w:t>
      </w:r>
    </w:p>
    <w:p w14:paraId="6F0D888B" w14:textId="77777777" w:rsidR="007C72BA" w:rsidRPr="0026603C" w:rsidRDefault="007C72BA" w:rsidP="007C72BA">
      <w:pPr>
        <w:ind w:leftChars="400" w:left="840"/>
        <w:rPr>
          <w:rFonts w:ascii="宋体" w:hAnsi="宋体"/>
          <w:b/>
          <w:bCs/>
          <w:sz w:val="24"/>
        </w:rPr>
      </w:pPr>
      <w:r w:rsidRPr="0026603C">
        <w:rPr>
          <w:rFonts w:ascii="宋体" w:hAnsi="宋体" w:hint="eastAsia"/>
          <w:b/>
          <w:bCs/>
          <w:sz w:val="24"/>
        </w:rPr>
        <w:t>预期输出3：</w:t>
      </w:r>
    </w:p>
    <w:p w14:paraId="753C3A39" w14:textId="77777777" w:rsidR="007C72BA" w:rsidRPr="0026603C" w:rsidRDefault="007C72BA" w:rsidP="007C72BA">
      <w:pPr>
        <w:ind w:leftChars="400" w:left="840"/>
        <w:rPr>
          <w:sz w:val="24"/>
        </w:rPr>
      </w:pPr>
      <w:r w:rsidRPr="0026603C">
        <w:rPr>
          <w:rFonts w:hint="eastAsia"/>
          <w:sz w:val="24"/>
        </w:rPr>
        <w:t>完成了</w:t>
      </w:r>
      <w:r w:rsidRPr="0026603C">
        <w:rPr>
          <w:rFonts w:hint="eastAsia"/>
          <w:sz w:val="24"/>
        </w:rPr>
        <w:t>5</w:t>
      </w:r>
      <w:r w:rsidRPr="0026603C">
        <w:rPr>
          <w:rFonts w:hint="eastAsia"/>
          <w:sz w:val="24"/>
        </w:rPr>
        <w:t>位同学的成绩输入。</w:t>
      </w:r>
    </w:p>
    <w:p w14:paraId="2292951E" w14:textId="77777777" w:rsidR="007C72BA" w:rsidRPr="0026603C" w:rsidRDefault="007C72BA" w:rsidP="007C72BA">
      <w:pPr>
        <w:ind w:leftChars="400" w:left="840"/>
        <w:rPr>
          <w:sz w:val="24"/>
        </w:rPr>
      </w:pPr>
      <w:r w:rsidRPr="0026603C">
        <w:rPr>
          <w:sz w:val="24"/>
        </w:rPr>
        <w:t>2021003 Joan 77 96 90 75</w:t>
      </w:r>
    </w:p>
    <w:p w14:paraId="6C6F75D7" w14:textId="77777777" w:rsidR="007C72BA" w:rsidRPr="0026603C" w:rsidRDefault="007C72BA" w:rsidP="007C72BA">
      <w:pPr>
        <w:ind w:leftChars="400" w:left="840"/>
        <w:rPr>
          <w:sz w:val="24"/>
        </w:rPr>
      </w:pPr>
    </w:p>
    <w:p w14:paraId="0B08A00F" w14:textId="77777777" w:rsidR="007C72BA" w:rsidRPr="0026603C" w:rsidRDefault="007C72BA" w:rsidP="007C72BA">
      <w:pPr>
        <w:ind w:leftChars="400" w:left="840"/>
        <w:rPr>
          <w:rFonts w:ascii="宋体" w:hAnsi="宋体"/>
          <w:b/>
          <w:bCs/>
          <w:sz w:val="24"/>
        </w:rPr>
      </w:pPr>
      <w:r w:rsidRPr="0026603C">
        <w:rPr>
          <w:rFonts w:ascii="宋体" w:hAnsi="宋体" w:hint="eastAsia"/>
          <w:b/>
          <w:bCs/>
          <w:sz w:val="24"/>
        </w:rPr>
        <w:t>测试输入4：</w:t>
      </w:r>
    </w:p>
    <w:p w14:paraId="64F1291A" w14:textId="77777777" w:rsidR="007C72BA" w:rsidRPr="0026603C" w:rsidRDefault="007C72BA" w:rsidP="007C72BA">
      <w:pPr>
        <w:ind w:leftChars="400" w:left="840"/>
        <w:rPr>
          <w:sz w:val="24"/>
        </w:rPr>
      </w:pPr>
      <w:r w:rsidRPr="0026603C">
        <w:rPr>
          <w:sz w:val="24"/>
        </w:rPr>
        <w:t>1</w:t>
      </w:r>
    </w:p>
    <w:p w14:paraId="12C2B97E" w14:textId="77777777" w:rsidR="007C72BA" w:rsidRPr="0026603C" w:rsidRDefault="007C72BA" w:rsidP="007C72BA">
      <w:pPr>
        <w:ind w:leftChars="400" w:left="840"/>
        <w:rPr>
          <w:sz w:val="24"/>
        </w:rPr>
      </w:pPr>
      <w:r w:rsidRPr="0026603C">
        <w:rPr>
          <w:sz w:val="24"/>
        </w:rPr>
        <w:t>5</w:t>
      </w:r>
    </w:p>
    <w:p w14:paraId="5352D197" w14:textId="77777777" w:rsidR="007C72BA" w:rsidRPr="0026603C" w:rsidRDefault="007C72BA" w:rsidP="007C72BA">
      <w:pPr>
        <w:ind w:leftChars="400" w:left="840"/>
        <w:rPr>
          <w:sz w:val="24"/>
        </w:rPr>
      </w:pPr>
      <w:r w:rsidRPr="0026603C">
        <w:rPr>
          <w:sz w:val="24"/>
        </w:rPr>
        <w:t>2021001 Jack 90 92 87 95</w:t>
      </w:r>
    </w:p>
    <w:p w14:paraId="2B3F7E40" w14:textId="77777777" w:rsidR="007C72BA" w:rsidRPr="0026603C" w:rsidRDefault="007C72BA" w:rsidP="007C72BA">
      <w:pPr>
        <w:ind w:leftChars="400" w:left="840"/>
        <w:rPr>
          <w:sz w:val="24"/>
        </w:rPr>
      </w:pPr>
      <w:r w:rsidRPr="0026603C">
        <w:rPr>
          <w:sz w:val="24"/>
        </w:rPr>
        <w:t>2021002 Mike 85 70 75 90</w:t>
      </w:r>
    </w:p>
    <w:p w14:paraId="3DDB2269" w14:textId="77777777" w:rsidR="007C72BA" w:rsidRPr="0026603C" w:rsidRDefault="007C72BA" w:rsidP="007C72BA">
      <w:pPr>
        <w:ind w:leftChars="400" w:left="840"/>
        <w:rPr>
          <w:sz w:val="24"/>
        </w:rPr>
      </w:pPr>
      <w:r w:rsidRPr="0026603C">
        <w:rPr>
          <w:sz w:val="24"/>
        </w:rPr>
        <w:t>2021003 Joe 77 86 90 75</w:t>
      </w:r>
    </w:p>
    <w:p w14:paraId="1AC3E2B9" w14:textId="77777777" w:rsidR="007C72BA" w:rsidRPr="0026603C" w:rsidRDefault="007C72BA" w:rsidP="007C72BA">
      <w:pPr>
        <w:ind w:leftChars="400" w:left="840"/>
        <w:rPr>
          <w:sz w:val="24"/>
        </w:rPr>
      </w:pPr>
      <w:r w:rsidRPr="0026603C">
        <w:rPr>
          <w:sz w:val="24"/>
        </w:rPr>
        <w:t>2021004 Andy 95 97 92 95</w:t>
      </w:r>
    </w:p>
    <w:p w14:paraId="67DD9F1B" w14:textId="77777777" w:rsidR="007C72BA" w:rsidRPr="0026603C" w:rsidRDefault="007C72BA" w:rsidP="007C72BA">
      <w:pPr>
        <w:ind w:leftChars="400" w:left="840"/>
        <w:rPr>
          <w:sz w:val="24"/>
        </w:rPr>
      </w:pPr>
      <w:r w:rsidRPr="0026603C">
        <w:rPr>
          <w:sz w:val="24"/>
        </w:rPr>
        <w:t>2021005 Rose 90 87 88 89</w:t>
      </w:r>
    </w:p>
    <w:p w14:paraId="3C2DCF16" w14:textId="77777777" w:rsidR="007C72BA" w:rsidRPr="0026603C" w:rsidRDefault="007C72BA" w:rsidP="007C72BA">
      <w:pPr>
        <w:ind w:leftChars="400" w:left="840"/>
        <w:rPr>
          <w:sz w:val="24"/>
        </w:rPr>
      </w:pPr>
      <w:r w:rsidRPr="0026603C">
        <w:rPr>
          <w:sz w:val="24"/>
        </w:rPr>
        <w:t>4</w:t>
      </w:r>
    </w:p>
    <w:p w14:paraId="446E57A2" w14:textId="77777777" w:rsidR="007C72BA" w:rsidRPr="0026603C" w:rsidRDefault="007C72BA" w:rsidP="007C72BA">
      <w:pPr>
        <w:ind w:leftChars="400" w:left="840"/>
        <w:rPr>
          <w:rFonts w:ascii="宋体" w:hAnsi="宋体"/>
          <w:b/>
          <w:bCs/>
          <w:sz w:val="24"/>
        </w:rPr>
      </w:pPr>
      <w:r w:rsidRPr="0026603C">
        <w:rPr>
          <w:rFonts w:ascii="宋体" w:hAnsi="宋体" w:hint="eastAsia"/>
          <w:b/>
          <w:bCs/>
          <w:sz w:val="24"/>
        </w:rPr>
        <w:t>预期输出4：</w:t>
      </w:r>
    </w:p>
    <w:p w14:paraId="5824B71E" w14:textId="77777777" w:rsidR="007C72BA" w:rsidRPr="0026603C" w:rsidRDefault="007C72BA" w:rsidP="007C72BA">
      <w:pPr>
        <w:ind w:leftChars="400" w:left="840"/>
        <w:rPr>
          <w:sz w:val="24"/>
        </w:rPr>
      </w:pPr>
      <w:r w:rsidRPr="0026603C">
        <w:rPr>
          <w:rFonts w:hint="eastAsia"/>
          <w:sz w:val="24"/>
        </w:rPr>
        <w:t>完成了</w:t>
      </w:r>
      <w:r w:rsidRPr="0026603C">
        <w:rPr>
          <w:rFonts w:hint="eastAsia"/>
          <w:sz w:val="24"/>
        </w:rPr>
        <w:t>5</w:t>
      </w:r>
      <w:r w:rsidRPr="0026603C">
        <w:rPr>
          <w:rFonts w:hint="eastAsia"/>
          <w:sz w:val="24"/>
        </w:rPr>
        <w:t>位同学的成绩输入。</w:t>
      </w:r>
    </w:p>
    <w:p w14:paraId="1391EEDD" w14:textId="77777777" w:rsidR="007C72BA" w:rsidRPr="0026603C" w:rsidRDefault="007C72BA" w:rsidP="007C72BA">
      <w:pPr>
        <w:ind w:leftChars="400" w:left="840"/>
        <w:rPr>
          <w:sz w:val="24"/>
        </w:rPr>
      </w:pPr>
      <w:r w:rsidRPr="0026603C">
        <w:rPr>
          <w:sz w:val="24"/>
        </w:rPr>
        <w:t>2021001 Jack 91.00</w:t>
      </w:r>
    </w:p>
    <w:p w14:paraId="60855C84" w14:textId="77777777" w:rsidR="007C72BA" w:rsidRPr="0026603C" w:rsidRDefault="007C72BA" w:rsidP="007C72BA">
      <w:pPr>
        <w:ind w:leftChars="400" w:left="840"/>
        <w:rPr>
          <w:sz w:val="24"/>
        </w:rPr>
      </w:pPr>
      <w:r w:rsidRPr="0026603C">
        <w:rPr>
          <w:sz w:val="24"/>
        </w:rPr>
        <w:t>2021002 Mike 80.00</w:t>
      </w:r>
    </w:p>
    <w:p w14:paraId="773B11AF" w14:textId="77777777" w:rsidR="007C72BA" w:rsidRPr="0026603C" w:rsidRDefault="007C72BA" w:rsidP="007C72BA">
      <w:pPr>
        <w:ind w:leftChars="400" w:left="840"/>
        <w:rPr>
          <w:sz w:val="24"/>
        </w:rPr>
      </w:pPr>
      <w:r w:rsidRPr="0026603C">
        <w:rPr>
          <w:sz w:val="24"/>
        </w:rPr>
        <w:t>2021003 Joan 84.50</w:t>
      </w:r>
    </w:p>
    <w:p w14:paraId="30226FB2" w14:textId="77777777" w:rsidR="007C72BA" w:rsidRPr="0026603C" w:rsidRDefault="007C72BA" w:rsidP="007C72BA">
      <w:pPr>
        <w:ind w:leftChars="400" w:left="840"/>
        <w:rPr>
          <w:sz w:val="24"/>
        </w:rPr>
      </w:pPr>
      <w:r w:rsidRPr="0026603C">
        <w:rPr>
          <w:sz w:val="24"/>
        </w:rPr>
        <w:t>2021004 Andy 94.75</w:t>
      </w:r>
    </w:p>
    <w:p w14:paraId="3423C2BA" w14:textId="77777777" w:rsidR="007C72BA" w:rsidRPr="0026603C" w:rsidRDefault="007C72BA" w:rsidP="007C72BA">
      <w:pPr>
        <w:ind w:leftChars="400" w:left="840"/>
        <w:rPr>
          <w:sz w:val="24"/>
        </w:rPr>
      </w:pPr>
      <w:r w:rsidRPr="0026603C">
        <w:rPr>
          <w:sz w:val="24"/>
        </w:rPr>
        <w:t>2021005 Rose 88.50</w:t>
      </w:r>
    </w:p>
    <w:p w14:paraId="5AF222D9" w14:textId="77777777" w:rsidR="007C72BA" w:rsidRPr="0026603C" w:rsidRDefault="007C72BA" w:rsidP="007C72BA">
      <w:pPr>
        <w:ind w:leftChars="400" w:left="840"/>
        <w:rPr>
          <w:sz w:val="24"/>
        </w:rPr>
      </w:pPr>
    </w:p>
    <w:p w14:paraId="162FD166" w14:textId="77777777" w:rsidR="007C72BA" w:rsidRPr="0026603C" w:rsidRDefault="007C72BA" w:rsidP="007C72BA">
      <w:pPr>
        <w:ind w:leftChars="400" w:left="840"/>
        <w:rPr>
          <w:rFonts w:ascii="宋体" w:hAnsi="宋体"/>
          <w:b/>
          <w:bCs/>
          <w:sz w:val="24"/>
        </w:rPr>
      </w:pPr>
      <w:r w:rsidRPr="0026603C">
        <w:rPr>
          <w:rFonts w:ascii="宋体" w:hAnsi="宋体" w:hint="eastAsia"/>
          <w:b/>
          <w:bCs/>
          <w:sz w:val="24"/>
        </w:rPr>
        <w:t>测试输入5：</w:t>
      </w:r>
    </w:p>
    <w:p w14:paraId="4381057B" w14:textId="77777777" w:rsidR="007C72BA" w:rsidRPr="0026603C" w:rsidRDefault="007C72BA" w:rsidP="007C72BA">
      <w:pPr>
        <w:ind w:leftChars="400" w:left="840"/>
        <w:rPr>
          <w:sz w:val="24"/>
        </w:rPr>
      </w:pPr>
      <w:r w:rsidRPr="0026603C">
        <w:rPr>
          <w:sz w:val="24"/>
        </w:rPr>
        <w:t>1</w:t>
      </w:r>
    </w:p>
    <w:p w14:paraId="47BC07D7" w14:textId="77777777" w:rsidR="007C72BA" w:rsidRPr="0026603C" w:rsidRDefault="007C72BA" w:rsidP="007C72BA">
      <w:pPr>
        <w:ind w:leftChars="400" w:left="840"/>
        <w:rPr>
          <w:sz w:val="24"/>
        </w:rPr>
      </w:pPr>
      <w:r w:rsidRPr="0026603C">
        <w:rPr>
          <w:sz w:val="24"/>
        </w:rPr>
        <w:t>5</w:t>
      </w:r>
    </w:p>
    <w:p w14:paraId="138599E0" w14:textId="77777777" w:rsidR="007C72BA" w:rsidRPr="0026603C" w:rsidRDefault="007C72BA" w:rsidP="007C72BA">
      <w:pPr>
        <w:ind w:leftChars="400" w:left="840"/>
        <w:rPr>
          <w:sz w:val="24"/>
        </w:rPr>
      </w:pPr>
      <w:r w:rsidRPr="0026603C">
        <w:rPr>
          <w:sz w:val="24"/>
        </w:rPr>
        <w:t>2021001 Jack 90 92 87 95</w:t>
      </w:r>
    </w:p>
    <w:p w14:paraId="076CE6E4" w14:textId="77777777" w:rsidR="007C72BA" w:rsidRPr="0026603C" w:rsidRDefault="007C72BA" w:rsidP="007C72BA">
      <w:pPr>
        <w:ind w:leftChars="400" w:left="840"/>
        <w:rPr>
          <w:sz w:val="24"/>
        </w:rPr>
      </w:pPr>
      <w:r w:rsidRPr="0026603C">
        <w:rPr>
          <w:sz w:val="24"/>
        </w:rPr>
        <w:t>2021002 Mike 85 70 75 90</w:t>
      </w:r>
    </w:p>
    <w:p w14:paraId="77E27B5D" w14:textId="77777777" w:rsidR="007C72BA" w:rsidRPr="0026603C" w:rsidRDefault="007C72BA" w:rsidP="007C72BA">
      <w:pPr>
        <w:ind w:leftChars="400" w:left="840"/>
        <w:rPr>
          <w:sz w:val="24"/>
        </w:rPr>
      </w:pPr>
      <w:r w:rsidRPr="0026603C">
        <w:rPr>
          <w:sz w:val="24"/>
        </w:rPr>
        <w:t>2021003 Joe 77 86 90 75</w:t>
      </w:r>
    </w:p>
    <w:p w14:paraId="46A38403" w14:textId="77777777" w:rsidR="007C72BA" w:rsidRPr="0026603C" w:rsidRDefault="007C72BA" w:rsidP="007C72BA">
      <w:pPr>
        <w:ind w:leftChars="400" w:left="840"/>
        <w:rPr>
          <w:sz w:val="24"/>
        </w:rPr>
      </w:pPr>
      <w:r w:rsidRPr="0026603C">
        <w:rPr>
          <w:sz w:val="24"/>
        </w:rPr>
        <w:t>2021004 Andy 95 97 92 95</w:t>
      </w:r>
    </w:p>
    <w:p w14:paraId="0A0C5038" w14:textId="77777777" w:rsidR="007C72BA" w:rsidRPr="0026603C" w:rsidRDefault="007C72BA" w:rsidP="007C72BA">
      <w:pPr>
        <w:ind w:leftChars="400" w:left="840"/>
        <w:rPr>
          <w:sz w:val="24"/>
        </w:rPr>
      </w:pPr>
      <w:r w:rsidRPr="0026603C">
        <w:rPr>
          <w:sz w:val="24"/>
        </w:rPr>
        <w:lastRenderedPageBreak/>
        <w:t>2021005 Rose 90 87 88 89</w:t>
      </w:r>
    </w:p>
    <w:p w14:paraId="156E21C1" w14:textId="77777777" w:rsidR="007C72BA" w:rsidRPr="0026603C" w:rsidRDefault="007C72BA" w:rsidP="007C72BA">
      <w:pPr>
        <w:ind w:leftChars="400" w:left="840"/>
        <w:rPr>
          <w:sz w:val="24"/>
        </w:rPr>
      </w:pPr>
      <w:r w:rsidRPr="0026603C">
        <w:rPr>
          <w:sz w:val="24"/>
        </w:rPr>
        <w:t>5</w:t>
      </w:r>
    </w:p>
    <w:p w14:paraId="3D119F70" w14:textId="77777777" w:rsidR="007C72BA" w:rsidRPr="0026603C" w:rsidRDefault="007C72BA" w:rsidP="007C72BA">
      <w:pPr>
        <w:ind w:leftChars="400" w:left="840"/>
        <w:rPr>
          <w:rFonts w:ascii="宋体" w:hAnsi="宋体"/>
          <w:b/>
          <w:bCs/>
          <w:sz w:val="24"/>
        </w:rPr>
      </w:pPr>
      <w:r w:rsidRPr="0026603C">
        <w:rPr>
          <w:rFonts w:ascii="宋体" w:hAnsi="宋体" w:hint="eastAsia"/>
          <w:b/>
          <w:bCs/>
          <w:sz w:val="24"/>
        </w:rPr>
        <w:t>预期输出5：</w:t>
      </w:r>
    </w:p>
    <w:p w14:paraId="681E599C" w14:textId="77777777" w:rsidR="007C72BA" w:rsidRPr="0026603C" w:rsidRDefault="007C72BA" w:rsidP="007C72BA">
      <w:pPr>
        <w:ind w:leftChars="400" w:left="840"/>
        <w:rPr>
          <w:sz w:val="24"/>
        </w:rPr>
      </w:pPr>
      <w:r w:rsidRPr="0026603C">
        <w:rPr>
          <w:sz w:val="24"/>
        </w:rPr>
        <w:t>2021001 Jack 364 91.00</w:t>
      </w:r>
    </w:p>
    <w:p w14:paraId="6F60B246" w14:textId="77777777" w:rsidR="007C72BA" w:rsidRPr="0026603C" w:rsidRDefault="007C72BA" w:rsidP="007C72BA">
      <w:pPr>
        <w:ind w:leftChars="400" w:left="840"/>
        <w:rPr>
          <w:sz w:val="24"/>
        </w:rPr>
      </w:pPr>
      <w:r w:rsidRPr="0026603C">
        <w:rPr>
          <w:sz w:val="24"/>
        </w:rPr>
        <w:t>2021002 Mike 320 80.00</w:t>
      </w:r>
    </w:p>
    <w:p w14:paraId="6BA42A41" w14:textId="77777777" w:rsidR="007C72BA" w:rsidRPr="0026603C" w:rsidRDefault="007C72BA" w:rsidP="007C72BA">
      <w:pPr>
        <w:ind w:leftChars="400" w:left="840"/>
        <w:rPr>
          <w:sz w:val="24"/>
        </w:rPr>
      </w:pPr>
      <w:r w:rsidRPr="0026603C">
        <w:rPr>
          <w:sz w:val="24"/>
        </w:rPr>
        <w:t>2021003 Joan 338 84.50</w:t>
      </w:r>
    </w:p>
    <w:p w14:paraId="13F5DF26" w14:textId="77777777" w:rsidR="007C72BA" w:rsidRPr="0026603C" w:rsidRDefault="007C72BA" w:rsidP="007C72BA">
      <w:pPr>
        <w:ind w:leftChars="400" w:left="840"/>
        <w:rPr>
          <w:sz w:val="24"/>
        </w:rPr>
      </w:pPr>
      <w:r w:rsidRPr="0026603C">
        <w:rPr>
          <w:sz w:val="24"/>
        </w:rPr>
        <w:t>2021004 Andy 379 94.75</w:t>
      </w:r>
    </w:p>
    <w:p w14:paraId="5A7E7F0F" w14:textId="77777777" w:rsidR="007C72BA" w:rsidRPr="0026603C" w:rsidRDefault="007C72BA" w:rsidP="007C72BA">
      <w:pPr>
        <w:ind w:leftChars="400" w:left="840"/>
        <w:rPr>
          <w:sz w:val="24"/>
        </w:rPr>
      </w:pPr>
      <w:r w:rsidRPr="0026603C">
        <w:rPr>
          <w:sz w:val="24"/>
        </w:rPr>
        <w:t>2021005 Rose 354 88.50</w:t>
      </w:r>
    </w:p>
    <w:p w14:paraId="41DD3C83" w14:textId="77777777" w:rsidR="007C72BA" w:rsidRPr="0026603C" w:rsidRDefault="007C72BA" w:rsidP="007C72BA">
      <w:pPr>
        <w:ind w:leftChars="400" w:left="840"/>
        <w:rPr>
          <w:sz w:val="24"/>
        </w:rPr>
      </w:pPr>
      <w:r w:rsidRPr="0026603C">
        <w:rPr>
          <w:rFonts w:hint="eastAsia"/>
          <w:sz w:val="24"/>
        </w:rPr>
        <w:t>完成了</w:t>
      </w:r>
      <w:r w:rsidRPr="0026603C">
        <w:rPr>
          <w:rFonts w:hint="eastAsia"/>
          <w:sz w:val="24"/>
        </w:rPr>
        <w:t>5</w:t>
      </w:r>
      <w:r w:rsidRPr="0026603C">
        <w:rPr>
          <w:rFonts w:hint="eastAsia"/>
          <w:sz w:val="24"/>
        </w:rPr>
        <w:t>位同学的成绩输入。</w:t>
      </w:r>
    </w:p>
    <w:p w14:paraId="5F67542A" w14:textId="77777777" w:rsidR="007C72BA" w:rsidRPr="0026603C" w:rsidRDefault="007C72BA" w:rsidP="007C72BA">
      <w:pPr>
        <w:ind w:leftChars="400" w:left="840"/>
        <w:rPr>
          <w:sz w:val="24"/>
        </w:rPr>
      </w:pPr>
    </w:p>
    <w:p w14:paraId="1A14C2A6" w14:textId="77777777" w:rsidR="007C72BA" w:rsidRPr="0026603C" w:rsidRDefault="007C72BA" w:rsidP="007C72BA">
      <w:pPr>
        <w:ind w:leftChars="400" w:left="840"/>
        <w:rPr>
          <w:rFonts w:ascii="宋体" w:hAnsi="宋体"/>
          <w:b/>
          <w:bCs/>
          <w:sz w:val="24"/>
        </w:rPr>
      </w:pPr>
      <w:r w:rsidRPr="0026603C">
        <w:rPr>
          <w:rFonts w:ascii="宋体" w:hAnsi="宋体" w:hint="eastAsia"/>
          <w:b/>
          <w:bCs/>
          <w:sz w:val="24"/>
        </w:rPr>
        <w:t>测试输入6：</w:t>
      </w:r>
    </w:p>
    <w:p w14:paraId="297C29A8" w14:textId="77777777" w:rsidR="007C72BA" w:rsidRPr="0026603C" w:rsidRDefault="007C72BA" w:rsidP="007C72BA">
      <w:pPr>
        <w:ind w:leftChars="400" w:left="840"/>
        <w:rPr>
          <w:sz w:val="24"/>
        </w:rPr>
      </w:pPr>
      <w:r w:rsidRPr="0026603C">
        <w:rPr>
          <w:sz w:val="24"/>
        </w:rPr>
        <w:t>0</w:t>
      </w:r>
    </w:p>
    <w:p w14:paraId="1B56D339" w14:textId="77777777" w:rsidR="007C72BA" w:rsidRPr="0026603C" w:rsidRDefault="007C72BA" w:rsidP="007C72BA">
      <w:pPr>
        <w:ind w:leftChars="400" w:left="840"/>
        <w:rPr>
          <w:rFonts w:ascii="宋体" w:hAnsi="宋体"/>
          <w:b/>
          <w:bCs/>
          <w:sz w:val="24"/>
        </w:rPr>
      </w:pPr>
      <w:r w:rsidRPr="0026603C">
        <w:rPr>
          <w:rFonts w:ascii="宋体" w:hAnsi="宋体" w:hint="eastAsia"/>
          <w:b/>
          <w:bCs/>
          <w:sz w:val="24"/>
        </w:rPr>
        <w:t>预期输出6：</w:t>
      </w:r>
    </w:p>
    <w:p w14:paraId="6CF1E63B" w14:textId="77777777" w:rsidR="007C72BA" w:rsidRPr="0026603C" w:rsidRDefault="007C72BA" w:rsidP="007C72BA">
      <w:pPr>
        <w:ind w:leftChars="400" w:left="840"/>
        <w:rPr>
          <w:sz w:val="24"/>
        </w:rPr>
      </w:pPr>
      <w:r w:rsidRPr="0026603C">
        <w:rPr>
          <w:rFonts w:hint="eastAsia"/>
          <w:sz w:val="24"/>
        </w:rPr>
        <w:t>（退出）</w:t>
      </w:r>
    </w:p>
    <w:p w14:paraId="171A4BF0" w14:textId="77777777" w:rsidR="007C72BA" w:rsidRDefault="007C72BA" w:rsidP="007C72BA">
      <w:pPr>
        <w:ind w:leftChars="400" w:left="840"/>
        <w:rPr>
          <w:sz w:val="24"/>
        </w:rPr>
      </w:pPr>
      <w:r w:rsidRPr="0026603C">
        <w:rPr>
          <w:rFonts w:hint="eastAsia"/>
          <w:sz w:val="24"/>
        </w:rPr>
        <w:t>注意：以上</w:t>
      </w:r>
      <w:proofErr w:type="gramStart"/>
      <w:r w:rsidRPr="0026603C">
        <w:rPr>
          <w:rFonts w:hint="eastAsia"/>
          <w:sz w:val="24"/>
        </w:rPr>
        <w:t>用例需</w:t>
      </w:r>
      <w:proofErr w:type="gramEnd"/>
      <w:r w:rsidRPr="0026603C">
        <w:rPr>
          <w:rFonts w:hint="eastAsia"/>
          <w:sz w:val="24"/>
        </w:rPr>
        <w:t>完整的进行，整体前后次序不得颠倒。</w:t>
      </w:r>
    </w:p>
    <w:p w14:paraId="66DFFC3E" w14:textId="77777777" w:rsidR="007C72BA" w:rsidRPr="0026603C" w:rsidRDefault="007C72BA" w:rsidP="007C72BA">
      <w:pPr>
        <w:ind w:leftChars="400" w:left="840"/>
        <w:rPr>
          <w:sz w:val="24"/>
        </w:rPr>
      </w:pPr>
    </w:p>
    <w:p w14:paraId="39DCD05C" w14:textId="77777777" w:rsidR="007C72BA" w:rsidRPr="00885843" w:rsidRDefault="007C72BA" w:rsidP="007C72BA">
      <w:pPr>
        <w:ind w:firstLine="420"/>
        <w:rPr>
          <w:sz w:val="24"/>
        </w:rPr>
      </w:pPr>
      <w:r>
        <w:rPr>
          <w:rFonts w:hint="eastAsia"/>
          <w:sz w:val="24"/>
        </w:rPr>
        <w:t>(</w:t>
      </w:r>
      <w:r>
        <w:rPr>
          <w:sz w:val="24"/>
        </w:rPr>
        <w:t>b)</w:t>
      </w:r>
      <w:r w:rsidRPr="00885843">
        <w:rPr>
          <w:sz w:val="24"/>
        </w:rPr>
        <w:t xml:space="preserve"> </w:t>
      </w:r>
      <w:r w:rsidRPr="00885843">
        <w:rPr>
          <w:rFonts w:hAnsi="宋体"/>
          <w:sz w:val="24"/>
        </w:rPr>
        <w:t>对应测试数据的运行结果截图</w:t>
      </w:r>
    </w:p>
    <w:p w14:paraId="67321A3C" w14:textId="77777777" w:rsidR="007C72BA" w:rsidRDefault="007C72BA" w:rsidP="007C72BA">
      <w:pPr>
        <w:tabs>
          <w:tab w:val="left" w:pos="1728"/>
        </w:tabs>
        <w:snapToGrid w:val="0"/>
        <w:spacing w:line="360" w:lineRule="auto"/>
        <w:ind w:firstLineChars="300" w:firstLine="630"/>
        <w:rPr>
          <w:noProof/>
        </w:rPr>
      </w:pPr>
      <w:r>
        <w:rPr>
          <w:noProof/>
        </w:rPr>
        <w:drawing>
          <wp:inline distT="0" distB="0" distL="0" distR="0" wp14:anchorId="2335CF03" wp14:editId="62536E18">
            <wp:extent cx="4686706" cy="4549534"/>
            <wp:effectExtent l="0" t="0" r="0" b="381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686706" cy="4549534"/>
                    </a:xfrm>
                    <a:prstGeom prst="rect">
                      <a:avLst/>
                    </a:prstGeom>
                  </pic:spPr>
                </pic:pic>
              </a:graphicData>
            </a:graphic>
          </wp:inline>
        </w:drawing>
      </w:r>
    </w:p>
    <w:p w14:paraId="08254E36" w14:textId="77777777" w:rsidR="007C72BA" w:rsidRPr="00F23C6B" w:rsidRDefault="007C72BA" w:rsidP="007C72BA">
      <w:pPr>
        <w:snapToGrid w:val="0"/>
        <w:spacing w:line="360" w:lineRule="auto"/>
        <w:rPr>
          <w:noProof/>
        </w:rPr>
      </w:pPr>
    </w:p>
    <w:p w14:paraId="1A361C00" w14:textId="77777777" w:rsidR="007C72BA" w:rsidRDefault="007C72BA" w:rsidP="007C72BA">
      <w:pPr>
        <w:snapToGrid w:val="0"/>
        <w:spacing w:line="360" w:lineRule="auto"/>
        <w:rPr>
          <w:rFonts w:hAnsi="宋体"/>
          <w:sz w:val="24"/>
        </w:rPr>
      </w:pPr>
      <w:r w:rsidRPr="00885843">
        <w:rPr>
          <w:rFonts w:hAnsi="宋体"/>
          <w:sz w:val="24"/>
        </w:rPr>
        <w:t>（</w:t>
      </w:r>
      <w:r w:rsidRPr="00885843">
        <w:rPr>
          <w:sz w:val="24"/>
        </w:rPr>
        <w:t>2</w:t>
      </w:r>
      <w:r w:rsidRPr="00885843">
        <w:rPr>
          <w:rFonts w:hAnsi="宋体"/>
          <w:sz w:val="24"/>
        </w:rPr>
        <w:t>）</w:t>
      </w:r>
      <w:r w:rsidRPr="0026603C">
        <w:rPr>
          <w:rFonts w:hAnsi="宋体" w:hint="eastAsia"/>
          <w:sz w:val="24"/>
        </w:rPr>
        <w:t>对程序设计题第（</w:t>
      </w:r>
      <w:r w:rsidRPr="0026603C">
        <w:rPr>
          <w:rFonts w:hAnsi="宋体" w:hint="eastAsia"/>
          <w:sz w:val="24"/>
        </w:rPr>
        <w:t>1</w:t>
      </w:r>
      <w:r w:rsidRPr="0026603C">
        <w:rPr>
          <w:rFonts w:hAnsi="宋体" w:hint="eastAsia"/>
          <w:sz w:val="24"/>
        </w:rPr>
        <w:t>）题的程序，⑥增加按照平均成绩进行升序排序的函数，写出用交换结点数据域的方法升序排序的函数，排序可用选择法或冒泡法。</w:t>
      </w:r>
    </w:p>
    <w:p w14:paraId="28DCF030" w14:textId="77777777" w:rsidR="007C72BA" w:rsidRPr="001C2B0B" w:rsidRDefault="007C72BA" w:rsidP="007C72BA">
      <w:pPr>
        <w:snapToGrid w:val="0"/>
        <w:spacing w:line="360" w:lineRule="auto"/>
        <w:rPr>
          <w:b/>
          <w:bCs/>
          <w:sz w:val="24"/>
        </w:rPr>
      </w:pPr>
      <w:r w:rsidRPr="001C2B0B">
        <w:rPr>
          <w:b/>
          <w:bCs/>
          <w:sz w:val="24"/>
        </w:rPr>
        <w:lastRenderedPageBreak/>
        <w:t>解答：</w:t>
      </w:r>
    </w:p>
    <w:p w14:paraId="3EF72027" w14:textId="77777777" w:rsidR="007C72BA" w:rsidRPr="00C41084" w:rsidRDefault="007C72BA" w:rsidP="007C72BA">
      <w:pPr>
        <w:pStyle w:val="af6"/>
        <w:numPr>
          <w:ilvl w:val="0"/>
          <w:numId w:val="3"/>
        </w:numPr>
        <w:snapToGrid w:val="0"/>
        <w:spacing w:line="300" w:lineRule="auto"/>
        <w:ind w:firstLineChars="0"/>
        <w:rPr>
          <w:sz w:val="24"/>
        </w:rPr>
      </w:pPr>
      <w:r w:rsidRPr="00C41084">
        <w:rPr>
          <w:sz w:val="24"/>
        </w:rPr>
        <w:t>解题思路：</w:t>
      </w:r>
    </w:p>
    <w:p w14:paraId="29995348" w14:textId="77777777" w:rsidR="007C72BA" w:rsidRPr="00197533" w:rsidRDefault="007C72BA" w:rsidP="007C72BA">
      <w:pPr>
        <w:pStyle w:val="af6"/>
        <w:snapToGrid w:val="0"/>
        <w:spacing w:line="300" w:lineRule="auto"/>
        <w:ind w:left="780" w:firstLineChars="0" w:firstLine="0"/>
        <w:rPr>
          <w:sz w:val="24"/>
        </w:rPr>
      </w:pPr>
      <w:r>
        <w:rPr>
          <w:rFonts w:hint="eastAsia"/>
          <w:sz w:val="24"/>
        </w:rPr>
        <w:t>增加一个</w:t>
      </w:r>
      <w:proofErr w:type="spellStart"/>
      <w:r>
        <w:rPr>
          <w:rFonts w:hint="eastAsia"/>
          <w:sz w:val="24"/>
        </w:rPr>
        <w:t>Sort</w:t>
      </w:r>
      <w:r>
        <w:rPr>
          <w:sz w:val="24"/>
        </w:rPr>
        <w:t>Node</w:t>
      </w:r>
      <w:proofErr w:type="spellEnd"/>
      <w:r>
        <w:rPr>
          <w:rFonts w:hint="eastAsia"/>
          <w:sz w:val="24"/>
        </w:rPr>
        <w:t>函数，使用冒泡排序，定义</w:t>
      </w:r>
      <w:proofErr w:type="gramStart"/>
      <w:r>
        <w:rPr>
          <w:rFonts w:hint="eastAsia"/>
          <w:sz w:val="24"/>
        </w:rPr>
        <w:t>一</w:t>
      </w:r>
      <w:proofErr w:type="gramEnd"/>
      <w:r>
        <w:rPr>
          <w:rFonts w:hint="eastAsia"/>
          <w:sz w:val="24"/>
        </w:rPr>
        <w:t>指针</w:t>
      </w:r>
      <w:r>
        <w:rPr>
          <w:rFonts w:hint="eastAsia"/>
          <w:sz w:val="24"/>
        </w:rPr>
        <w:t>p</w:t>
      </w:r>
      <w:r>
        <w:rPr>
          <w:rFonts w:hint="eastAsia"/>
          <w:sz w:val="24"/>
        </w:rPr>
        <w:t>指向头结点，如果</w:t>
      </w:r>
      <w:r>
        <w:rPr>
          <w:rFonts w:hint="eastAsia"/>
          <w:sz w:val="24"/>
        </w:rPr>
        <w:t>p</w:t>
      </w:r>
      <w:r>
        <w:rPr>
          <w:sz w:val="24"/>
        </w:rPr>
        <w:t>-&gt;next-&gt;</w:t>
      </w:r>
      <w:proofErr w:type="spellStart"/>
      <w:r>
        <w:rPr>
          <w:sz w:val="24"/>
        </w:rPr>
        <w:t>avescore</w:t>
      </w:r>
      <w:proofErr w:type="spellEnd"/>
      <w:r>
        <w:rPr>
          <w:rFonts w:hint="eastAsia"/>
          <w:sz w:val="24"/>
        </w:rPr>
        <w:t>大于</w:t>
      </w:r>
      <w:r>
        <w:rPr>
          <w:sz w:val="24"/>
        </w:rPr>
        <w:t>p-&gt;next-&gt;next-&gt;</w:t>
      </w:r>
      <w:proofErr w:type="spellStart"/>
      <w:r>
        <w:rPr>
          <w:sz w:val="24"/>
        </w:rPr>
        <w:t>avescore</w:t>
      </w:r>
      <w:proofErr w:type="spellEnd"/>
      <w:r>
        <w:rPr>
          <w:rFonts w:hint="eastAsia"/>
          <w:sz w:val="24"/>
        </w:rPr>
        <w:t>，则对这两个结点的所有数据域进行交换。</w:t>
      </w:r>
    </w:p>
    <w:p w14:paraId="7A1CC632" w14:textId="77777777" w:rsidR="007C72BA" w:rsidRPr="001C2B0B" w:rsidRDefault="007C72BA" w:rsidP="007C72BA">
      <w:pPr>
        <w:snapToGrid w:val="0"/>
        <w:spacing w:line="300" w:lineRule="auto"/>
        <w:ind w:firstLine="420"/>
        <w:rPr>
          <w:sz w:val="24"/>
        </w:rPr>
      </w:pPr>
      <w:r w:rsidRPr="00885843">
        <w:rPr>
          <w:sz w:val="24"/>
        </w:rPr>
        <w:t>2</w:t>
      </w:r>
      <w:r w:rsidRPr="001C2B0B">
        <w:rPr>
          <w:sz w:val="24"/>
        </w:rPr>
        <w:t>）程序清单</w:t>
      </w:r>
    </w:p>
    <w:p w14:paraId="3CEC7296" w14:textId="77777777" w:rsidR="007C72BA" w:rsidRPr="009E62CE" w:rsidRDefault="007C72BA" w:rsidP="007C72BA">
      <w:pPr>
        <w:snapToGrid w:val="0"/>
        <w:spacing w:line="360" w:lineRule="auto"/>
        <w:ind w:leftChars="100" w:left="210" w:firstLine="420"/>
        <w:rPr>
          <w:sz w:val="24"/>
        </w:rPr>
      </w:pPr>
      <w:r w:rsidRPr="009E62CE">
        <w:rPr>
          <w:sz w:val="24"/>
        </w:rPr>
        <w:t>#include &lt;</w:t>
      </w:r>
      <w:proofErr w:type="spellStart"/>
      <w:r w:rsidRPr="009E62CE">
        <w:rPr>
          <w:sz w:val="24"/>
        </w:rPr>
        <w:t>stdio.h</w:t>
      </w:r>
      <w:proofErr w:type="spellEnd"/>
      <w:r w:rsidRPr="009E62CE">
        <w:rPr>
          <w:sz w:val="24"/>
        </w:rPr>
        <w:t>&gt;</w:t>
      </w:r>
    </w:p>
    <w:p w14:paraId="55F4B93C" w14:textId="77777777" w:rsidR="007C72BA" w:rsidRPr="009E62CE" w:rsidRDefault="007C72BA" w:rsidP="007C72BA">
      <w:pPr>
        <w:snapToGrid w:val="0"/>
        <w:spacing w:line="360" w:lineRule="auto"/>
        <w:ind w:leftChars="100" w:left="210" w:firstLine="420"/>
        <w:rPr>
          <w:sz w:val="24"/>
        </w:rPr>
      </w:pPr>
      <w:r w:rsidRPr="009E62CE">
        <w:rPr>
          <w:sz w:val="24"/>
        </w:rPr>
        <w:t>#include &lt;</w:t>
      </w:r>
      <w:proofErr w:type="spellStart"/>
      <w:r w:rsidRPr="009E62CE">
        <w:rPr>
          <w:sz w:val="24"/>
        </w:rPr>
        <w:t>stdlib.h</w:t>
      </w:r>
      <w:proofErr w:type="spellEnd"/>
      <w:r w:rsidRPr="009E62CE">
        <w:rPr>
          <w:sz w:val="24"/>
        </w:rPr>
        <w:t>&gt;</w:t>
      </w:r>
    </w:p>
    <w:p w14:paraId="28731D59" w14:textId="77777777" w:rsidR="007C72BA" w:rsidRPr="009E62CE" w:rsidRDefault="007C72BA" w:rsidP="007C72BA">
      <w:pPr>
        <w:snapToGrid w:val="0"/>
        <w:spacing w:line="360" w:lineRule="auto"/>
        <w:ind w:leftChars="100" w:left="210" w:firstLine="420"/>
        <w:rPr>
          <w:sz w:val="24"/>
        </w:rPr>
      </w:pPr>
      <w:r w:rsidRPr="009E62CE">
        <w:rPr>
          <w:sz w:val="24"/>
        </w:rPr>
        <w:t>#include &lt;</w:t>
      </w:r>
      <w:proofErr w:type="spellStart"/>
      <w:r w:rsidRPr="009E62CE">
        <w:rPr>
          <w:sz w:val="24"/>
        </w:rPr>
        <w:t>string.h</w:t>
      </w:r>
      <w:proofErr w:type="spellEnd"/>
      <w:r w:rsidRPr="009E62CE">
        <w:rPr>
          <w:sz w:val="24"/>
        </w:rPr>
        <w:t>&gt;</w:t>
      </w:r>
    </w:p>
    <w:p w14:paraId="63399E0C" w14:textId="77777777" w:rsidR="007C72BA" w:rsidRPr="009E62CE" w:rsidRDefault="007C72BA" w:rsidP="007C72BA">
      <w:pPr>
        <w:snapToGrid w:val="0"/>
        <w:spacing w:line="360" w:lineRule="auto"/>
        <w:ind w:leftChars="100" w:left="210" w:firstLine="420"/>
        <w:rPr>
          <w:sz w:val="24"/>
        </w:rPr>
      </w:pPr>
      <w:r w:rsidRPr="009E62CE">
        <w:rPr>
          <w:sz w:val="24"/>
        </w:rPr>
        <w:t>typedef struct Node {</w:t>
      </w:r>
    </w:p>
    <w:p w14:paraId="34710D79" w14:textId="77777777" w:rsidR="007C72BA" w:rsidRPr="009E62CE" w:rsidRDefault="007C72BA" w:rsidP="007C72BA">
      <w:pPr>
        <w:snapToGrid w:val="0"/>
        <w:spacing w:line="360" w:lineRule="auto"/>
        <w:ind w:leftChars="100" w:left="210" w:firstLine="420"/>
        <w:rPr>
          <w:sz w:val="24"/>
        </w:rPr>
      </w:pPr>
      <w:r w:rsidRPr="009E62CE">
        <w:rPr>
          <w:sz w:val="24"/>
        </w:rPr>
        <w:t>    char </w:t>
      </w:r>
      <w:proofErr w:type="gramStart"/>
      <w:r w:rsidRPr="009E62CE">
        <w:rPr>
          <w:sz w:val="24"/>
        </w:rPr>
        <w:t>num[</w:t>
      </w:r>
      <w:proofErr w:type="gramEnd"/>
      <w:r w:rsidRPr="009E62CE">
        <w:rPr>
          <w:sz w:val="24"/>
        </w:rPr>
        <w:t>100], name[100];</w:t>
      </w:r>
    </w:p>
    <w:p w14:paraId="701EAFFF" w14:textId="77777777" w:rsidR="007C72BA" w:rsidRPr="009E62CE" w:rsidRDefault="007C72BA" w:rsidP="007C72BA">
      <w:pPr>
        <w:snapToGrid w:val="0"/>
        <w:spacing w:line="360" w:lineRule="auto"/>
        <w:ind w:leftChars="100" w:left="210" w:firstLine="420"/>
        <w:rPr>
          <w:sz w:val="24"/>
        </w:rPr>
      </w:pPr>
      <w:r w:rsidRPr="009E62CE">
        <w:rPr>
          <w:sz w:val="24"/>
        </w:rPr>
        <w:t>    int </w:t>
      </w:r>
      <w:proofErr w:type="gramStart"/>
      <w:r w:rsidRPr="009E62CE">
        <w:rPr>
          <w:sz w:val="24"/>
        </w:rPr>
        <w:t>score[</w:t>
      </w:r>
      <w:proofErr w:type="gramEnd"/>
      <w:r w:rsidRPr="009E62CE">
        <w:rPr>
          <w:sz w:val="24"/>
        </w:rPr>
        <w:t>4];</w:t>
      </w:r>
    </w:p>
    <w:p w14:paraId="6452D00E" w14:textId="77777777" w:rsidR="007C72BA" w:rsidRPr="009E62CE" w:rsidRDefault="007C72BA" w:rsidP="007C72BA">
      <w:pPr>
        <w:snapToGrid w:val="0"/>
        <w:spacing w:line="360" w:lineRule="auto"/>
        <w:ind w:leftChars="100" w:left="210" w:firstLine="420"/>
        <w:rPr>
          <w:sz w:val="24"/>
        </w:rPr>
      </w:pPr>
      <w:r w:rsidRPr="009E62CE">
        <w:rPr>
          <w:sz w:val="24"/>
        </w:rPr>
        <w:t>    double </w:t>
      </w:r>
      <w:proofErr w:type="spellStart"/>
      <w:r w:rsidRPr="009E62CE">
        <w:rPr>
          <w:sz w:val="24"/>
        </w:rPr>
        <w:t>avescore</w:t>
      </w:r>
      <w:proofErr w:type="spellEnd"/>
      <w:r w:rsidRPr="009E62CE">
        <w:rPr>
          <w:sz w:val="24"/>
        </w:rPr>
        <w:t>;</w:t>
      </w:r>
    </w:p>
    <w:p w14:paraId="5804A431" w14:textId="77777777" w:rsidR="007C72BA" w:rsidRPr="009E62CE" w:rsidRDefault="007C72BA" w:rsidP="007C72BA">
      <w:pPr>
        <w:snapToGrid w:val="0"/>
        <w:spacing w:line="360" w:lineRule="auto"/>
        <w:ind w:leftChars="100" w:left="210" w:firstLine="420"/>
        <w:rPr>
          <w:sz w:val="24"/>
        </w:rPr>
      </w:pPr>
      <w:r w:rsidRPr="009E62CE">
        <w:rPr>
          <w:sz w:val="24"/>
        </w:rPr>
        <w:t>    struct Node* next;</w:t>
      </w:r>
    </w:p>
    <w:p w14:paraId="451BD659" w14:textId="77777777" w:rsidR="007C72BA" w:rsidRPr="009E62CE" w:rsidRDefault="007C72BA" w:rsidP="007C72BA">
      <w:pPr>
        <w:snapToGrid w:val="0"/>
        <w:spacing w:line="360" w:lineRule="auto"/>
        <w:ind w:leftChars="100" w:left="210" w:firstLine="420"/>
        <w:rPr>
          <w:sz w:val="24"/>
        </w:rPr>
      </w:pPr>
      <w:proofErr w:type="gramStart"/>
      <w:r w:rsidRPr="009E62CE">
        <w:rPr>
          <w:sz w:val="24"/>
        </w:rPr>
        <w:t>}Node</w:t>
      </w:r>
      <w:proofErr w:type="gramEnd"/>
      <w:r w:rsidRPr="009E62CE">
        <w:rPr>
          <w:sz w:val="24"/>
        </w:rPr>
        <w:t>, * </w:t>
      </w:r>
      <w:proofErr w:type="spellStart"/>
      <w:r w:rsidRPr="009E62CE">
        <w:rPr>
          <w:sz w:val="24"/>
        </w:rPr>
        <w:t>CNode</w:t>
      </w:r>
      <w:proofErr w:type="spellEnd"/>
      <w:r w:rsidRPr="009E62CE">
        <w:rPr>
          <w:sz w:val="24"/>
        </w:rPr>
        <w:t>;</w:t>
      </w:r>
    </w:p>
    <w:p w14:paraId="57FAF969" w14:textId="77777777" w:rsidR="007C72BA" w:rsidRPr="009E62CE" w:rsidRDefault="007C72BA" w:rsidP="007C72BA">
      <w:pPr>
        <w:snapToGrid w:val="0"/>
        <w:spacing w:line="360" w:lineRule="auto"/>
        <w:ind w:leftChars="100" w:left="210" w:firstLine="420"/>
        <w:rPr>
          <w:sz w:val="24"/>
        </w:rPr>
      </w:pPr>
    </w:p>
    <w:p w14:paraId="523F0C42" w14:textId="77777777" w:rsidR="007C72BA" w:rsidRPr="009E62CE" w:rsidRDefault="007C72BA" w:rsidP="007C72BA">
      <w:pPr>
        <w:snapToGrid w:val="0"/>
        <w:spacing w:line="360" w:lineRule="auto"/>
        <w:ind w:leftChars="100" w:left="210" w:firstLine="420"/>
        <w:rPr>
          <w:sz w:val="24"/>
        </w:rPr>
      </w:pPr>
      <w:r w:rsidRPr="009E62CE">
        <w:rPr>
          <w:sz w:val="24"/>
        </w:rPr>
        <w:t>void </w:t>
      </w:r>
      <w:proofErr w:type="spellStart"/>
      <w:proofErr w:type="gramStart"/>
      <w:r w:rsidRPr="009E62CE">
        <w:rPr>
          <w:sz w:val="24"/>
        </w:rPr>
        <w:t>CreatNode</w:t>
      </w:r>
      <w:proofErr w:type="spellEnd"/>
      <w:r w:rsidRPr="009E62CE">
        <w:rPr>
          <w:sz w:val="24"/>
        </w:rPr>
        <w:t>(</w:t>
      </w:r>
      <w:proofErr w:type="spellStart"/>
      <w:proofErr w:type="gramEnd"/>
      <w:r w:rsidRPr="009E62CE">
        <w:rPr>
          <w:sz w:val="24"/>
        </w:rPr>
        <w:t>CNode</w:t>
      </w:r>
      <w:proofErr w:type="spellEnd"/>
      <w:r w:rsidRPr="009E62CE">
        <w:rPr>
          <w:sz w:val="24"/>
        </w:rPr>
        <w:t> *head) {</w:t>
      </w:r>
    </w:p>
    <w:p w14:paraId="57C61505" w14:textId="77777777" w:rsidR="007C72BA" w:rsidRPr="009E62CE" w:rsidRDefault="007C72BA" w:rsidP="007C72BA">
      <w:pPr>
        <w:snapToGrid w:val="0"/>
        <w:spacing w:line="360" w:lineRule="auto"/>
        <w:ind w:leftChars="100" w:left="210" w:firstLine="420"/>
        <w:rPr>
          <w:sz w:val="24"/>
        </w:rPr>
      </w:pPr>
      <w:r w:rsidRPr="009E62CE">
        <w:rPr>
          <w:sz w:val="24"/>
        </w:rPr>
        <w:t>    int qua, </w:t>
      </w:r>
      <w:proofErr w:type="spellStart"/>
      <w:r w:rsidRPr="009E62CE">
        <w:rPr>
          <w:sz w:val="24"/>
        </w:rPr>
        <w:t>i</w:t>
      </w:r>
      <w:proofErr w:type="spellEnd"/>
      <w:r w:rsidRPr="009E62CE">
        <w:rPr>
          <w:sz w:val="24"/>
        </w:rPr>
        <w:t>, j;</w:t>
      </w:r>
    </w:p>
    <w:p w14:paraId="652140DF" w14:textId="77777777" w:rsidR="007C72BA" w:rsidRPr="009E62CE" w:rsidRDefault="007C72BA" w:rsidP="007C72BA">
      <w:pPr>
        <w:snapToGrid w:val="0"/>
        <w:spacing w:line="360" w:lineRule="auto"/>
        <w:ind w:leftChars="100" w:left="210" w:firstLine="420"/>
        <w:rPr>
          <w:sz w:val="24"/>
        </w:rPr>
      </w:pPr>
      <w:r w:rsidRPr="009E62CE">
        <w:rPr>
          <w:sz w:val="24"/>
        </w:rPr>
        <w:t>    </w:t>
      </w:r>
      <w:proofErr w:type="spellStart"/>
      <w:proofErr w:type="gramStart"/>
      <w:r w:rsidRPr="009E62CE">
        <w:rPr>
          <w:sz w:val="24"/>
        </w:rPr>
        <w:t>scanf</w:t>
      </w:r>
      <w:proofErr w:type="spellEnd"/>
      <w:r w:rsidRPr="009E62CE">
        <w:rPr>
          <w:sz w:val="24"/>
        </w:rPr>
        <w:t>(</w:t>
      </w:r>
      <w:proofErr w:type="gramEnd"/>
      <w:r w:rsidRPr="009E62CE">
        <w:rPr>
          <w:sz w:val="24"/>
        </w:rPr>
        <w:t>"%d", &amp;qua);</w:t>
      </w:r>
    </w:p>
    <w:p w14:paraId="47C2A5F8" w14:textId="77777777" w:rsidR="007C72BA" w:rsidRPr="009E62CE" w:rsidRDefault="007C72BA" w:rsidP="007C72BA">
      <w:pPr>
        <w:snapToGrid w:val="0"/>
        <w:spacing w:line="360" w:lineRule="auto"/>
        <w:ind w:leftChars="100" w:left="210" w:firstLine="420"/>
        <w:rPr>
          <w:sz w:val="24"/>
        </w:rPr>
      </w:pPr>
      <w:r w:rsidRPr="009E62CE">
        <w:rPr>
          <w:sz w:val="24"/>
        </w:rPr>
        <w:t>    </w:t>
      </w:r>
      <w:proofErr w:type="spellStart"/>
      <w:r w:rsidRPr="009E62CE">
        <w:rPr>
          <w:sz w:val="24"/>
        </w:rPr>
        <w:t>CNode</w:t>
      </w:r>
      <w:proofErr w:type="spellEnd"/>
      <w:r w:rsidRPr="009E62CE">
        <w:rPr>
          <w:sz w:val="24"/>
        </w:rPr>
        <w:t> </w:t>
      </w:r>
      <w:proofErr w:type="gramStart"/>
      <w:r w:rsidRPr="009E62CE">
        <w:rPr>
          <w:sz w:val="24"/>
        </w:rPr>
        <w:t>p ,</w:t>
      </w:r>
      <w:proofErr w:type="gramEnd"/>
      <w:r w:rsidRPr="009E62CE">
        <w:rPr>
          <w:sz w:val="24"/>
        </w:rPr>
        <w:t> tail;</w:t>
      </w:r>
    </w:p>
    <w:p w14:paraId="1165F7B5" w14:textId="77777777" w:rsidR="007C72BA" w:rsidRPr="009E62CE" w:rsidRDefault="007C72BA" w:rsidP="007C72BA">
      <w:pPr>
        <w:snapToGrid w:val="0"/>
        <w:spacing w:line="360" w:lineRule="auto"/>
        <w:ind w:leftChars="100" w:left="210" w:firstLine="420"/>
        <w:rPr>
          <w:sz w:val="24"/>
        </w:rPr>
      </w:pPr>
      <w:r w:rsidRPr="009E62CE">
        <w:rPr>
          <w:sz w:val="24"/>
        </w:rPr>
        <w:t>    p = (</w:t>
      </w:r>
      <w:proofErr w:type="spellStart"/>
      <w:r w:rsidRPr="009E62CE">
        <w:rPr>
          <w:sz w:val="24"/>
        </w:rPr>
        <w:t>CNode</w:t>
      </w:r>
      <w:proofErr w:type="spellEnd"/>
      <w:r w:rsidRPr="009E62CE">
        <w:rPr>
          <w:sz w:val="24"/>
        </w:rPr>
        <w:t>)malloc(</w:t>
      </w:r>
      <w:proofErr w:type="spellStart"/>
      <w:proofErr w:type="gramStart"/>
      <w:r w:rsidRPr="009E62CE">
        <w:rPr>
          <w:sz w:val="24"/>
        </w:rPr>
        <w:t>sizeof</w:t>
      </w:r>
      <w:proofErr w:type="spellEnd"/>
      <w:r w:rsidRPr="009E62CE">
        <w:rPr>
          <w:sz w:val="24"/>
        </w:rPr>
        <w:t>(</w:t>
      </w:r>
      <w:proofErr w:type="gramEnd"/>
      <w:r w:rsidRPr="009E62CE">
        <w:rPr>
          <w:sz w:val="24"/>
        </w:rPr>
        <w:t>Node));</w:t>
      </w:r>
    </w:p>
    <w:p w14:paraId="0FDCA1B7" w14:textId="77777777" w:rsidR="007C72BA" w:rsidRPr="009E62CE" w:rsidRDefault="007C72BA" w:rsidP="007C72BA">
      <w:pPr>
        <w:snapToGrid w:val="0"/>
        <w:spacing w:line="360" w:lineRule="auto"/>
        <w:ind w:leftChars="100" w:left="210" w:firstLine="420"/>
        <w:rPr>
          <w:sz w:val="24"/>
        </w:rPr>
      </w:pPr>
      <w:r w:rsidRPr="009E62CE">
        <w:rPr>
          <w:sz w:val="24"/>
        </w:rPr>
        <w:t>    *head = p;</w:t>
      </w:r>
    </w:p>
    <w:p w14:paraId="1E349D7C" w14:textId="77777777" w:rsidR="007C72BA" w:rsidRPr="009E62CE" w:rsidRDefault="007C72BA" w:rsidP="007C72BA">
      <w:pPr>
        <w:snapToGrid w:val="0"/>
        <w:spacing w:line="360" w:lineRule="auto"/>
        <w:ind w:leftChars="100" w:left="210" w:firstLine="420"/>
        <w:rPr>
          <w:sz w:val="24"/>
        </w:rPr>
      </w:pPr>
      <w:r w:rsidRPr="009E62CE">
        <w:rPr>
          <w:sz w:val="24"/>
        </w:rPr>
        <w:t>    for (</w:t>
      </w:r>
      <w:proofErr w:type="spellStart"/>
      <w:r w:rsidRPr="009E62CE">
        <w:rPr>
          <w:sz w:val="24"/>
        </w:rPr>
        <w:t>i</w:t>
      </w:r>
      <w:proofErr w:type="spellEnd"/>
      <w:r w:rsidRPr="009E62CE">
        <w:rPr>
          <w:sz w:val="24"/>
        </w:rPr>
        <w:t> = 0; </w:t>
      </w:r>
      <w:proofErr w:type="spellStart"/>
      <w:r w:rsidRPr="009E62CE">
        <w:rPr>
          <w:sz w:val="24"/>
        </w:rPr>
        <w:t>i</w:t>
      </w:r>
      <w:proofErr w:type="spellEnd"/>
      <w:r w:rsidRPr="009E62CE">
        <w:rPr>
          <w:sz w:val="24"/>
        </w:rPr>
        <w:t> &lt; qua; </w:t>
      </w:r>
      <w:proofErr w:type="spellStart"/>
      <w:r w:rsidRPr="009E62CE">
        <w:rPr>
          <w:sz w:val="24"/>
        </w:rPr>
        <w:t>i</w:t>
      </w:r>
      <w:proofErr w:type="spellEnd"/>
      <w:r w:rsidRPr="009E62CE">
        <w:rPr>
          <w:sz w:val="24"/>
        </w:rPr>
        <w:t>++) {</w:t>
      </w:r>
    </w:p>
    <w:p w14:paraId="638A53C5" w14:textId="77777777" w:rsidR="007C72BA" w:rsidRPr="009E62CE" w:rsidRDefault="007C72BA" w:rsidP="007C72BA">
      <w:pPr>
        <w:snapToGrid w:val="0"/>
        <w:spacing w:line="360" w:lineRule="auto"/>
        <w:ind w:leftChars="100" w:left="210" w:firstLine="420"/>
        <w:rPr>
          <w:sz w:val="24"/>
        </w:rPr>
      </w:pPr>
      <w:r w:rsidRPr="009E62CE">
        <w:rPr>
          <w:sz w:val="24"/>
        </w:rPr>
        <w:t>        tail = (</w:t>
      </w:r>
      <w:proofErr w:type="spellStart"/>
      <w:r w:rsidRPr="009E62CE">
        <w:rPr>
          <w:sz w:val="24"/>
        </w:rPr>
        <w:t>CNode</w:t>
      </w:r>
      <w:proofErr w:type="spellEnd"/>
      <w:r w:rsidRPr="009E62CE">
        <w:rPr>
          <w:sz w:val="24"/>
        </w:rPr>
        <w:t>)malloc(</w:t>
      </w:r>
      <w:proofErr w:type="spellStart"/>
      <w:proofErr w:type="gramStart"/>
      <w:r w:rsidRPr="009E62CE">
        <w:rPr>
          <w:sz w:val="24"/>
        </w:rPr>
        <w:t>sizeof</w:t>
      </w:r>
      <w:proofErr w:type="spellEnd"/>
      <w:r w:rsidRPr="009E62CE">
        <w:rPr>
          <w:sz w:val="24"/>
        </w:rPr>
        <w:t>(</w:t>
      </w:r>
      <w:proofErr w:type="gramEnd"/>
      <w:r w:rsidRPr="009E62CE">
        <w:rPr>
          <w:sz w:val="24"/>
        </w:rPr>
        <w:t>Node));</w:t>
      </w:r>
    </w:p>
    <w:p w14:paraId="4CBC8F79" w14:textId="77777777" w:rsidR="007C72BA" w:rsidRPr="009E62CE" w:rsidRDefault="007C72BA" w:rsidP="007C72BA">
      <w:pPr>
        <w:snapToGrid w:val="0"/>
        <w:spacing w:line="360" w:lineRule="auto"/>
        <w:ind w:leftChars="100" w:left="210" w:firstLine="420"/>
        <w:rPr>
          <w:sz w:val="24"/>
        </w:rPr>
      </w:pPr>
      <w:r w:rsidRPr="009E62CE">
        <w:rPr>
          <w:sz w:val="24"/>
        </w:rPr>
        <w:t>        </w:t>
      </w:r>
      <w:proofErr w:type="spellStart"/>
      <w:proofErr w:type="gramStart"/>
      <w:r w:rsidRPr="009E62CE">
        <w:rPr>
          <w:sz w:val="24"/>
        </w:rPr>
        <w:t>scanf</w:t>
      </w:r>
      <w:proofErr w:type="spellEnd"/>
      <w:r w:rsidRPr="009E62CE">
        <w:rPr>
          <w:sz w:val="24"/>
        </w:rPr>
        <w:t>(</w:t>
      </w:r>
      <w:proofErr w:type="gramEnd"/>
      <w:r w:rsidRPr="009E62CE">
        <w:rPr>
          <w:sz w:val="24"/>
        </w:rPr>
        <w:t>"%s", &amp;tail-&gt;num);</w:t>
      </w:r>
    </w:p>
    <w:p w14:paraId="78D8E5CD" w14:textId="77777777" w:rsidR="007C72BA" w:rsidRPr="009E62CE" w:rsidRDefault="007C72BA" w:rsidP="007C72BA">
      <w:pPr>
        <w:snapToGrid w:val="0"/>
        <w:spacing w:line="360" w:lineRule="auto"/>
        <w:ind w:leftChars="100" w:left="210" w:firstLine="420"/>
        <w:rPr>
          <w:sz w:val="24"/>
        </w:rPr>
      </w:pPr>
      <w:r w:rsidRPr="009E62CE">
        <w:rPr>
          <w:sz w:val="24"/>
        </w:rPr>
        <w:t>        </w:t>
      </w:r>
      <w:proofErr w:type="spellStart"/>
      <w:proofErr w:type="gramStart"/>
      <w:r w:rsidRPr="009E62CE">
        <w:rPr>
          <w:sz w:val="24"/>
        </w:rPr>
        <w:t>scanf</w:t>
      </w:r>
      <w:proofErr w:type="spellEnd"/>
      <w:r w:rsidRPr="009E62CE">
        <w:rPr>
          <w:sz w:val="24"/>
        </w:rPr>
        <w:t>(</w:t>
      </w:r>
      <w:proofErr w:type="gramEnd"/>
      <w:r w:rsidRPr="009E62CE">
        <w:rPr>
          <w:sz w:val="24"/>
        </w:rPr>
        <w:t>"%s", &amp;tail-&gt;name);</w:t>
      </w:r>
    </w:p>
    <w:p w14:paraId="33F4E94D" w14:textId="77777777" w:rsidR="007C72BA" w:rsidRPr="009E62CE" w:rsidRDefault="007C72BA" w:rsidP="007C72BA">
      <w:pPr>
        <w:snapToGrid w:val="0"/>
        <w:spacing w:line="360" w:lineRule="auto"/>
        <w:ind w:leftChars="100" w:left="210" w:firstLine="420"/>
        <w:rPr>
          <w:sz w:val="24"/>
        </w:rPr>
      </w:pPr>
      <w:r w:rsidRPr="009E62CE">
        <w:rPr>
          <w:sz w:val="24"/>
        </w:rPr>
        <w:t>        for (j = 0; j &lt; 4; </w:t>
      </w:r>
      <w:proofErr w:type="spellStart"/>
      <w:r w:rsidRPr="009E62CE">
        <w:rPr>
          <w:sz w:val="24"/>
        </w:rPr>
        <w:t>j++</w:t>
      </w:r>
      <w:proofErr w:type="spellEnd"/>
      <w:r w:rsidRPr="009E62CE">
        <w:rPr>
          <w:sz w:val="24"/>
        </w:rPr>
        <w:t>)</w:t>
      </w:r>
    </w:p>
    <w:p w14:paraId="55A70451" w14:textId="77777777" w:rsidR="007C72BA" w:rsidRPr="009E62CE" w:rsidRDefault="007C72BA" w:rsidP="007C72BA">
      <w:pPr>
        <w:snapToGrid w:val="0"/>
        <w:spacing w:line="360" w:lineRule="auto"/>
        <w:ind w:leftChars="100" w:left="210" w:firstLine="420"/>
        <w:rPr>
          <w:sz w:val="24"/>
        </w:rPr>
      </w:pPr>
      <w:r w:rsidRPr="009E62CE">
        <w:rPr>
          <w:sz w:val="24"/>
        </w:rPr>
        <w:t>            </w:t>
      </w:r>
      <w:proofErr w:type="spellStart"/>
      <w:proofErr w:type="gramStart"/>
      <w:r w:rsidRPr="009E62CE">
        <w:rPr>
          <w:sz w:val="24"/>
        </w:rPr>
        <w:t>scanf</w:t>
      </w:r>
      <w:proofErr w:type="spellEnd"/>
      <w:r w:rsidRPr="009E62CE">
        <w:rPr>
          <w:sz w:val="24"/>
        </w:rPr>
        <w:t>(</w:t>
      </w:r>
      <w:proofErr w:type="gramEnd"/>
      <w:r w:rsidRPr="009E62CE">
        <w:rPr>
          <w:sz w:val="24"/>
        </w:rPr>
        <w:t>"%d", &amp;tail-&gt;score[j]);</w:t>
      </w:r>
    </w:p>
    <w:p w14:paraId="035D6CFF" w14:textId="77777777" w:rsidR="007C72BA" w:rsidRPr="009E62CE" w:rsidRDefault="007C72BA" w:rsidP="007C72BA">
      <w:pPr>
        <w:snapToGrid w:val="0"/>
        <w:spacing w:line="360" w:lineRule="auto"/>
        <w:ind w:leftChars="100" w:left="210" w:firstLine="420"/>
        <w:rPr>
          <w:sz w:val="24"/>
        </w:rPr>
      </w:pPr>
      <w:r w:rsidRPr="009E62CE">
        <w:rPr>
          <w:sz w:val="24"/>
        </w:rPr>
        <w:t>        tail-&gt;avescore = (tail-&gt;</w:t>
      </w:r>
      <w:proofErr w:type="gramStart"/>
      <w:r w:rsidRPr="009E62CE">
        <w:rPr>
          <w:sz w:val="24"/>
        </w:rPr>
        <w:t>score[</w:t>
      </w:r>
      <w:proofErr w:type="gramEnd"/>
      <w:r w:rsidRPr="009E62CE">
        <w:rPr>
          <w:sz w:val="24"/>
        </w:rPr>
        <w:t>0] + tail-&gt;score[1] + tail-&gt;score[2] + tail-&gt;score[3]) / 4.0;</w:t>
      </w:r>
    </w:p>
    <w:p w14:paraId="322B36BF" w14:textId="77777777" w:rsidR="007C72BA" w:rsidRPr="009E62CE" w:rsidRDefault="007C72BA" w:rsidP="007C72BA">
      <w:pPr>
        <w:snapToGrid w:val="0"/>
        <w:spacing w:line="360" w:lineRule="auto"/>
        <w:ind w:leftChars="100" w:left="210" w:firstLine="420"/>
        <w:rPr>
          <w:sz w:val="24"/>
        </w:rPr>
      </w:pPr>
      <w:r w:rsidRPr="009E62CE">
        <w:rPr>
          <w:sz w:val="24"/>
        </w:rPr>
        <w:t>        p-&gt;next = tail;</w:t>
      </w:r>
    </w:p>
    <w:p w14:paraId="3EE01B7F" w14:textId="77777777" w:rsidR="007C72BA" w:rsidRPr="009E62CE" w:rsidRDefault="007C72BA" w:rsidP="007C72BA">
      <w:pPr>
        <w:snapToGrid w:val="0"/>
        <w:spacing w:line="360" w:lineRule="auto"/>
        <w:ind w:leftChars="100" w:left="210" w:firstLine="420"/>
        <w:rPr>
          <w:sz w:val="24"/>
        </w:rPr>
      </w:pPr>
      <w:r w:rsidRPr="009E62CE">
        <w:rPr>
          <w:sz w:val="24"/>
        </w:rPr>
        <w:t>        p = tail;</w:t>
      </w:r>
    </w:p>
    <w:p w14:paraId="368BB65F" w14:textId="77777777" w:rsidR="007C72BA" w:rsidRPr="009E62CE" w:rsidRDefault="007C72BA" w:rsidP="007C72BA">
      <w:pPr>
        <w:snapToGrid w:val="0"/>
        <w:spacing w:line="360" w:lineRule="auto"/>
        <w:ind w:leftChars="100" w:left="210" w:firstLine="420"/>
        <w:rPr>
          <w:sz w:val="24"/>
        </w:rPr>
      </w:pPr>
      <w:r w:rsidRPr="009E62CE">
        <w:rPr>
          <w:sz w:val="24"/>
        </w:rPr>
        <w:t>    }</w:t>
      </w:r>
    </w:p>
    <w:p w14:paraId="28E02F2F" w14:textId="77777777" w:rsidR="007C72BA" w:rsidRPr="009E62CE" w:rsidRDefault="007C72BA" w:rsidP="007C72BA">
      <w:pPr>
        <w:snapToGrid w:val="0"/>
        <w:spacing w:line="360" w:lineRule="auto"/>
        <w:ind w:leftChars="100" w:left="210" w:firstLine="420"/>
        <w:rPr>
          <w:sz w:val="24"/>
        </w:rPr>
      </w:pPr>
      <w:r w:rsidRPr="009E62CE">
        <w:rPr>
          <w:sz w:val="24"/>
        </w:rPr>
        <w:t>    tail-&gt;next = NULL;</w:t>
      </w:r>
    </w:p>
    <w:p w14:paraId="3B7EDB4B" w14:textId="77777777" w:rsidR="007C72BA" w:rsidRPr="009E62CE" w:rsidRDefault="007C72BA" w:rsidP="007C72BA">
      <w:pPr>
        <w:snapToGrid w:val="0"/>
        <w:spacing w:line="360" w:lineRule="auto"/>
        <w:ind w:leftChars="100" w:left="210" w:firstLine="420"/>
        <w:rPr>
          <w:sz w:val="24"/>
        </w:rPr>
      </w:pPr>
      <w:r w:rsidRPr="009E62CE">
        <w:rPr>
          <w:sz w:val="24"/>
        </w:rPr>
        <w:lastRenderedPageBreak/>
        <w:t>    </w:t>
      </w:r>
      <w:proofErr w:type="spellStart"/>
      <w:r w:rsidRPr="009E62CE">
        <w:rPr>
          <w:sz w:val="24"/>
        </w:rPr>
        <w:t>printf</w:t>
      </w:r>
      <w:proofErr w:type="spellEnd"/>
      <w:r w:rsidRPr="009E62CE">
        <w:rPr>
          <w:sz w:val="24"/>
        </w:rPr>
        <w:t>("</w:t>
      </w:r>
      <w:r w:rsidRPr="009E62CE">
        <w:rPr>
          <w:sz w:val="24"/>
        </w:rPr>
        <w:t>完成了</w:t>
      </w:r>
      <w:r w:rsidRPr="009E62CE">
        <w:rPr>
          <w:sz w:val="24"/>
        </w:rPr>
        <w:t>%d</w:t>
      </w:r>
      <w:r w:rsidRPr="009E62CE">
        <w:rPr>
          <w:sz w:val="24"/>
        </w:rPr>
        <w:t>位同学的成绩输入。</w:t>
      </w:r>
      <w:r w:rsidRPr="009E62CE">
        <w:rPr>
          <w:sz w:val="24"/>
        </w:rPr>
        <w:t>\</w:t>
      </w:r>
      <w:proofErr w:type="spellStart"/>
      <w:r w:rsidRPr="009E62CE">
        <w:rPr>
          <w:sz w:val="24"/>
        </w:rPr>
        <w:t>n",qua</w:t>
      </w:r>
      <w:proofErr w:type="spellEnd"/>
      <w:r w:rsidRPr="009E62CE">
        <w:rPr>
          <w:sz w:val="24"/>
        </w:rPr>
        <w:t>);</w:t>
      </w:r>
    </w:p>
    <w:p w14:paraId="0CAF8F16" w14:textId="77777777" w:rsidR="007C72BA" w:rsidRPr="009E62CE" w:rsidRDefault="007C72BA" w:rsidP="007C72BA">
      <w:pPr>
        <w:snapToGrid w:val="0"/>
        <w:spacing w:line="360" w:lineRule="auto"/>
        <w:ind w:leftChars="100" w:left="210" w:firstLine="420"/>
        <w:rPr>
          <w:sz w:val="24"/>
        </w:rPr>
      </w:pPr>
      <w:r w:rsidRPr="009E62CE">
        <w:rPr>
          <w:sz w:val="24"/>
        </w:rPr>
        <w:t>}</w:t>
      </w:r>
    </w:p>
    <w:p w14:paraId="4610F35E" w14:textId="77777777" w:rsidR="007C72BA" w:rsidRPr="009E62CE" w:rsidRDefault="007C72BA" w:rsidP="007C72BA">
      <w:pPr>
        <w:snapToGrid w:val="0"/>
        <w:spacing w:line="360" w:lineRule="auto"/>
        <w:ind w:leftChars="100" w:left="210" w:firstLine="420"/>
        <w:rPr>
          <w:sz w:val="24"/>
        </w:rPr>
      </w:pPr>
    </w:p>
    <w:p w14:paraId="135535B7" w14:textId="77777777" w:rsidR="007C72BA" w:rsidRPr="009E62CE" w:rsidRDefault="007C72BA" w:rsidP="007C72BA">
      <w:pPr>
        <w:snapToGrid w:val="0"/>
        <w:spacing w:line="360" w:lineRule="auto"/>
        <w:ind w:leftChars="100" w:left="210" w:firstLine="420"/>
        <w:rPr>
          <w:sz w:val="24"/>
        </w:rPr>
      </w:pPr>
      <w:r w:rsidRPr="009E62CE">
        <w:rPr>
          <w:sz w:val="24"/>
        </w:rPr>
        <w:t>void </w:t>
      </w:r>
      <w:proofErr w:type="spellStart"/>
      <w:proofErr w:type="gramStart"/>
      <w:r w:rsidRPr="009E62CE">
        <w:rPr>
          <w:sz w:val="24"/>
        </w:rPr>
        <w:t>PrintNode</w:t>
      </w:r>
      <w:proofErr w:type="spellEnd"/>
      <w:r w:rsidRPr="009E62CE">
        <w:rPr>
          <w:sz w:val="24"/>
        </w:rPr>
        <w:t>(</w:t>
      </w:r>
      <w:proofErr w:type="spellStart"/>
      <w:proofErr w:type="gramEnd"/>
      <w:r w:rsidRPr="009E62CE">
        <w:rPr>
          <w:sz w:val="24"/>
        </w:rPr>
        <w:t>CNode</w:t>
      </w:r>
      <w:proofErr w:type="spellEnd"/>
      <w:r w:rsidRPr="009E62CE">
        <w:rPr>
          <w:sz w:val="24"/>
        </w:rPr>
        <w:t>* head) {</w:t>
      </w:r>
    </w:p>
    <w:p w14:paraId="46FA7BC8" w14:textId="77777777" w:rsidR="007C72BA" w:rsidRPr="009E62CE" w:rsidRDefault="007C72BA" w:rsidP="007C72BA">
      <w:pPr>
        <w:snapToGrid w:val="0"/>
        <w:spacing w:line="360" w:lineRule="auto"/>
        <w:ind w:leftChars="100" w:left="210" w:firstLine="420"/>
        <w:rPr>
          <w:sz w:val="24"/>
        </w:rPr>
      </w:pPr>
      <w:r w:rsidRPr="009E62CE">
        <w:rPr>
          <w:sz w:val="24"/>
        </w:rPr>
        <w:t>    </w:t>
      </w:r>
      <w:proofErr w:type="spellStart"/>
      <w:r w:rsidRPr="009E62CE">
        <w:rPr>
          <w:sz w:val="24"/>
        </w:rPr>
        <w:t>CNode</w:t>
      </w:r>
      <w:proofErr w:type="spellEnd"/>
      <w:r w:rsidRPr="009E62CE">
        <w:rPr>
          <w:sz w:val="24"/>
        </w:rPr>
        <w:t> p = *head;</w:t>
      </w:r>
    </w:p>
    <w:p w14:paraId="126B7A61" w14:textId="77777777" w:rsidR="007C72BA" w:rsidRPr="009E62CE" w:rsidRDefault="007C72BA" w:rsidP="007C72BA">
      <w:pPr>
        <w:snapToGrid w:val="0"/>
        <w:spacing w:line="360" w:lineRule="auto"/>
        <w:ind w:leftChars="100" w:left="210" w:firstLine="420"/>
        <w:rPr>
          <w:sz w:val="24"/>
        </w:rPr>
      </w:pPr>
      <w:r w:rsidRPr="009E62CE">
        <w:rPr>
          <w:sz w:val="24"/>
        </w:rPr>
        <w:t>    while (p-&gt;next) {</w:t>
      </w:r>
    </w:p>
    <w:p w14:paraId="4042A318" w14:textId="77777777" w:rsidR="007C72BA" w:rsidRPr="009E62CE" w:rsidRDefault="007C72BA" w:rsidP="007C72BA">
      <w:pPr>
        <w:snapToGrid w:val="0"/>
        <w:spacing w:line="360" w:lineRule="auto"/>
        <w:ind w:leftChars="100" w:left="210" w:firstLine="420"/>
        <w:rPr>
          <w:sz w:val="24"/>
        </w:rPr>
      </w:pPr>
      <w:r w:rsidRPr="009E62CE">
        <w:rPr>
          <w:sz w:val="24"/>
        </w:rPr>
        <w:t>        </w:t>
      </w:r>
      <w:proofErr w:type="spellStart"/>
      <w:proofErr w:type="gramStart"/>
      <w:r w:rsidRPr="009E62CE">
        <w:rPr>
          <w:sz w:val="24"/>
        </w:rPr>
        <w:t>printf</w:t>
      </w:r>
      <w:proofErr w:type="spellEnd"/>
      <w:r w:rsidRPr="009E62CE">
        <w:rPr>
          <w:sz w:val="24"/>
        </w:rPr>
        <w:t>(</w:t>
      </w:r>
      <w:proofErr w:type="gramEnd"/>
      <w:r w:rsidRPr="009E62CE">
        <w:rPr>
          <w:sz w:val="24"/>
        </w:rPr>
        <w:t>"%s %s ", p-&gt;next-&gt;num, p-&gt;next-&gt;name);</w:t>
      </w:r>
    </w:p>
    <w:p w14:paraId="5777B0F9" w14:textId="77777777" w:rsidR="007C72BA" w:rsidRPr="009E62CE" w:rsidRDefault="007C72BA" w:rsidP="007C72BA">
      <w:pPr>
        <w:snapToGrid w:val="0"/>
        <w:spacing w:line="360" w:lineRule="auto"/>
        <w:ind w:leftChars="100" w:left="210" w:firstLine="420"/>
        <w:rPr>
          <w:sz w:val="24"/>
        </w:rPr>
      </w:pPr>
      <w:r w:rsidRPr="009E62CE">
        <w:rPr>
          <w:sz w:val="24"/>
        </w:rPr>
        <w:t>        for (int </w:t>
      </w:r>
      <w:proofErr w:type="spellStart"/>
      <w:r w:rsidRPr="009E62CE">
        <w:rPr>
          <w:sz w:val="24"/>
        </w:rPr>
        <w:t>i</w:t>
      </w:r>
      <w:proofErr w:type="spellEnd"/>
      <w:r w:rsidRPr="009E62CE">
        <w:rPr>
          <w:sz w:val="24"/>
        </w:rPr>
        <w:t> = 0; </w:t>
      </w:r>
      <w:proofErr w:type="spellStart"/>
      <w:r w:rsidRPr="009E62CE">
        <w:rPr>
          <w:sz w:val="24"/>
        </w:rPr>
        <w:t>i</w:t>
      </w:r>
      <w:proofErr w:type="spellEnd"/>
      <w:r w:rsidRPr="009E62CE">
        <w:rPr>
          <w:sz w:val="24"/>
        </w:rPr>
        <w:t> &lt; 4; </w:t>
      </w:r>
      <w:proofErr w:type="spellStart"/>
      <w:r w:rsidRPr="009E62CE">
        <w:rPr>
          <w:sz w:val="24"/>
        </w:rPr>
        <w:t>i</w:t>
      </w:r>
      <w:proofErr w:type="spellEnd"/>
      <w:r w:rsidRPr="009E62CE">
        <w:rPr>
          <w:sz w:val="24"/>
        </w:rPr>
        <w:t>++)</w:t>
      </w:r>
    </w:p>
    <w:p w14:paraId="25CD37D2" w14:textId="77777777" w:rsidR="007C72BA" w:rsidRPr="009E62CE" w:rsidRDefault="007C72BA" w:rsidP="007C72BA">
      <w:pPr>
        <w:snapToGrid w:val="0"/>
        <w:spacing w:line="360" w:lineRule="auto"/>
        <w:ind w:leftChars="100" w:left="210" w:firstLine="420"/>
        <w:rPr>
          <w:sz w:val="24"/>
        </w:rPr>
      </w:pPr>
      <w:r w:rsidRPr="009E62CE">
        <w:rPr>
          <w:sz w:val="24"/>
        </w:rPr>
        <w:t>            </w:t>
      </w:r>
      <w:proofErr w:type="spellStart"/>
      <w:proofErr w:type="gramStart"/>
      <w:r w:rsidRPr="009E62CE">
        <w:rPr>
          <w:sz w:val="24"/>
        </w:rPr>
        <w:t>printf</w:t>
      </w:r>
      <w:proofErr w:type="spellEnd"/>
      <w:r w:rsidRPr="009E62CE">
        <w:rPr>
          <w:sz w:val="24"/>
        </w:rPr>
        <w:t>(</w:t>
      </w:r>
      <w:proofErr w:type="gramEnd"/>
      <w:r w:rsidRPr="009E62CE">
        <w:rPr>
          <w:sz w:val="24"/>
        </w:rPr>
        <w:t>"%d ", p-&gt;next-&gt;score[</w:t>
      </w:r>
      <w:proofErr w:type="spellStart"/>
      <w:r w:rsidRPr="009E62CE">
        <w:rPr>
          <w:sz w:val="24"/>
        </w:rPr>
        <w:t>i</w:t>
      </w:r>
      <w:proofErr w:type="spellEnd"/>
      <w:r w:rsidRPr="009E62CE">
        <w:rPr>
          <w:sz w:val="24"/>
        </w:rPr>
        <w:t>]);</w:t>
      </w:r>
    </w:p>
    <w:p w14:paraId="4CE33454" w14:textId="77777777" w:rsidR="007C72BA" w:rsidRPr="009E62CE" w:rsidRDefault="007C72BA" w:rsidP="007C72BA">
      <w:pPr>
        <w:snapToGrid w:val="0"/>
        <w:spacing w:line="360" w:lineRule="auto"/>
        <w:ind w:leftChars="100" w:left="210" w:firstLine="420"/>
        <w:rPr>
          <w:sz w:val="24"/>
        </w:rPr>
      </w:pPr>
      <w:r w:rsidRPr="009E62CE">
        <w:rPr>
          <w:sz w:val="24"/>
        </w:rPr>
        <w:t>        p = p-&gt;next;</w:t>
      </w:r>
    </w:p>
    <w:p w14:paraId="435B4778" w14:textId="77777777" w:rsidR="007C72BA" w:rsidRPr="009E62CE" w:rsidRDefault="007C72BA" w:rsidP="007C72BA">
      <w:pPr>
        <w:snapToGrid w:val="0"/>
        <w:spacing w:line="360" w:lineRule="auto"/>
        <w:ind w:leftChars="100" w:left="210" w:firstLine="420"/>
        <w:rPr>
          <w:sz w:val="24"/>
        </w:rPr>
      </w:pPr>
      <w:r w:rsidRPr="009E62CE">
        <w:rPr>
          <w:sz w:val="24"/>
        </w:rPr>
        <w:t>        </w:t>
      </w:r>
      <w:proofErr w:type="spellStart"/>
      <w:r w:rsidRPr="009E62CE">
        <w:rPr>
          <w:sz w:val="24"/>
        </w:rPr>
        <w:t>printf</w:t>
      </w:r>
      <w:proofErr w:type="spellEnd"/>
      <w:r w:rsidRPr="009E62CE">
        <w:rPr>
          <w:sz w:val="24"/>
        </w:rPr>
        <w:t>("\n");</w:t>
      </w:r>
    </w:p>
    <w:p w14:paraId="1FD18EFA" w14:textId="77777777" w:rsidR="007C72BA" w:rsidRPr="009E62CE" w:rsidRDefault="007C72BA" w:rsidP="007C72BA">
      <w:pPr>
        <w:snapToGrid w:val="0"/>
        <w:spacing w:line="360" w:lineRule="auto"/>
        <w:ind w:leftChars="100" w:left="210" w:firstLine="420"/>
        <w:rPr>
          <w:sz w:val="24"/>
        </w:rPr>
      </w:pPr>
      <w:r w:rsidRPr="009E62CE">
        <w:rPr>
          <w:sz w:val="24"/>
        </w:rPr>
        <w:t>    }</w:t>
      </w:r>
    </w:p>
    <w:p w14:paraId="4566D221" w14:textId="77777777" w:rsidR="007C72BA" w:rsidRPr="009E62CE" w:rsidRDefault="007C72BA" w:rsidP="007C72BA">
      <w:pPr>
        <w:snapToGrid w:val="0"/>
        <w:spacing w:line="360" w:lineRule="auto"/>
        <w:ind w:leftChars="100" w:left="210" w:firstLine="420"/>
        <w:rPr>
          <w:sz w:val="24"/>
        </w:rPr>
      </w:pPr>
      <w:r w:rsidRPr="009E62CE">
        <w:rPr>
          <w:sz w:val="24"/>
        </w:rPr>
        <w:t>}</w:t>
      </w:r>
    </w:p>
    <w:p w14:paraId="14981681" w14:textId="77777777" w:rsidR="007C72BA" w:rsidRPr="009E62CE" w:rsidRDefault="007C72BA" w:rsidP="007C72BA">
      <w:pPr>
        <w:snapToGrid w:val="0"/>
        <w:spacing w:line="360" w:lineRule="auto"/>
        <w:ind w:leftChars="100" w:left="210" w:firstLine="420"/>
        <w:rPr>
          <w:sz w:val="24"/>
        </w:rPr>
      </w:pPr>
    </w:p>
    <w:p w14:paraId="29A41686" w14:textId="77777777" w:rsidR="007C72BA" w:rsidRPr="009E62CE" w:rsidRDefault="007C72BA" w:rsidP="007C72BA">
      <w:pPr>
        <w:snapToGrid w:val="0"/>
        <w:spacing w:line="360" w:lineRule="auto"/>
        <w:ind w:leftChars="100" w:left="210" w:firstLine="420"/>
        <w:rPr>
          <w:sz w:val="24"/>
        </w:rPr>
      </w:pPr>
      <w:r w:rsidRPr="009E62CE">
        <w:rPr>
          <w:sz w:val="24"/>
        </w:rPr>
        <w:t>void </w:t>
      </w:r>
      <w:proofErr w:type="spellStart"/>
      <w:proofErr w:type="gramStart"/>
      <w:r w:rsidRPr="009E62CE">
        <w:rPr>
          <w:sz w:val="24"/>
        </w:rPr>
        <w:t>ChangeNode</w:t>
      </w:r>
      <w:proofErr w:type="spellEnd"/>
      <w:r w:rsidRPr="009E62CE">
        <w:rPr>
          <w:sz w:val="24"/>
        </w:rPr>
        <w:t>(</w:t>
      </w:r>
      <w:proofErr w:type="spellStart"/>
      <w:proofErr w:type="gramEnd"/>
      <w:r w:rsidRPr="009E62CE">
        <w:rPr>
          <w:sz w:val="24"/>
        </w:rPr>
        <w:t>CNode</w:t>
      </w:r>
      <w:proofErr w:type="spellEnd"/>
      <w:r w:rsidRPr="009E62CE">
        <w:rPr>
          <w:sz w:val="24"/>
        </w:rPr>
        <w:t>* head) {</w:t>
      </w:r>
    </w:p>
    <w:p w14:paraId="1700ED59" w14:textId="77777777" w:rsidR="007C72BA" w:rsidRPr="009E62CE" w:rsidRDefault="007C72BA" w:rsidP="007C72BA">
      <w:pPr>
        <w:snapToGrid w:val="0"/>
        <w:spacing w:line="360" w:lineRule="auto"/>
        <w:ind w:leftChars="100" w:left="210" w:firstLine="420"/>
        <w:rPr>
          <w:sz w:val="24"/>
        </w:rPr>
      </w:pPr>
      <w:r w:rsidRPr="009E62CE">
        <w:rPr>
          <w:sz w:val="24"/>
        </w:rPr>
        <w:t>    </w:t>
      </w:r>
      <w:proofErr w:type="spellStart"/>
      <w:r w:rsidRPr="009E62CE">
        <w:rPr>
          <w:sz w:val="24"/>
        </w:rPr>
        <w:t>CNode</w:t>
      </w:r>
      <w:proofErr w:type="spellEnd"/>
      <w:r w:rsidRPr="009E62CE">
        <w:rPr>
          <w:sz w:val="24"/>
        </w:rPr>
        <w:t> p = *head;</w:t>
      </w:r>
    </w:p>
    <w:p w14:paraId="199E1A91" w14:textId="77777777" w:rsidR="007C72BA" w:rsidRPr="009E62CE" w:rsidRDefault="007C72BA" w:rsidP="007C72BA">
      <w:pPr>
        <w:snapToGrid w:val="0"/>
        <w:spacing w:line="360" w:lineRule="auto"/>
        <w:ind w:leftChars="100" w:left="210" w:firstLine="420"/>
        <w:rPr>
          <w:sz w:val="24"/>
        </w:rPr>
      </w:pPr>
      <w:r w:rsidRPr="009E62CE">
        <w:rPr>
          <w:sz w:val="24"/>
        </w:rPr>
        <w:t>    char </w:t>
      </w:r>
      <w:proofErr w:type="gramStart"/>
      <w:r w:rsidRPr="009E62CE">
        <w:rPr>
          <w:sz w:val="24"/>
        </w:rPr>
        <w:t>num[</w:t>
      </w:r>
      <w:proofErr w:type="gramEnd"/>
      <w:r w:rsidRPr="009E62CE">
        <w:rPr>
          <w:sz w:val="24"/>
        </w:rPr>
        <w:t>100];</w:t>
      </w:r>
    </w:p>
    <w:p w14:paraId="616DFF18" w14:textId="77777777" w:rsidR="007C72BA" w:rsidRPr="009E62CE" w:rsidRDefault="007C72BA" w:rsidP="007C72BA">
      <w:pPr>
        <w:snapToGrid w:val="0"/>
        <w:spacing w:line="360" w:lineRule="auto"/>
        <w:ind w:leftChars="100" w:left="210" w:firstLine="420"/>
        <w:rPr>
          <w:sz w:val="24"/>
        </w:rPr>
      </w:pPr>
      <w:r w:rsidRPr="009E62CE">
        <w:rPr>
          <w:sz w:val="24"/>
        </w:rPr>
        <w:t>    int k = -1;</w:t>
      </w:r>
    </w:p>
    <w:p w14:paraId="53E0346D" w14:textId="77777777" w:rsidR="007C72BA" w:rsidRPr="009E62CE" w:rsidRDefault="007C72BA" w:rsidP="007C72BA">
      <w:pPr>
        <w:snapToGrid w:val="0"/>
        <w:spacing w:line="360" w:lineRule="auto"/>
        <w:ind w:leftChars="100" w:left="210" w:firstLine="420"/>
        <w:rPr>
          <w:sz w:val="24"/>
        </w:rPr>
      </w:pPr>
      <w:r w:rsidRPr="009E62CE">
        <w:rPr>
          <w:sz w:val="24"/>
        </w:rPr>
        <w:t>    </w:t>
      </w:r>
      <w:proofErr w:type="spellStart"/>
      <w:proofErr w:type="gramStart"/>
      <w:r w:rsidRPr="009E62CE">
        <w:rPr>
          <w:sz w:val="24"/>
        </w:rPr>
        <w:t>scanf</w:t>
      </w:r>
      <w:proofErr w:type="spellEnd"/>
      <w:r w:rsidRPr="009E62CE">
        <w:rPr>
          <w:sz w:val="24"/>
        </w:rPr>
        <w:t>(</w:t>
      </w:r>
      <w:proofErr w:type="gramEnd"/>
      <w:r w:rsidRPr="009E62CE">
        <w:rPr>
          <w:sz w:val="24"/>
        </w:rPr>
        <w:t>"%s", &amp;num);</w:t>
      </w:r>
    </w:p>
    <w:p w14:paraId="5B482B56" w14:textId="77777777" w:rsidR="007C72BA" w:rsidRPr="009E62CE" w:rsidRDefault="007C72BA" w:rsidP="007C72BA">
      <w:pPr>
        <w:snapToGrid w:val="0"/>
        <w:spacing w:line="360" w:lineRule="auto"/>
        <w:ind w:leftChars="100" w:left="210" w:firstLine="420"/>
        <w:rPr>
          <w:sz w:val="24"/>
        </w:rPr>
      </w:pPr>
      <w:r w:rsidRPr="009E62CE">
        <w:rPr>
          <w:sz w:val="24"/>
        </w:rPr>
        <w:t>    while (p-&gt;next) {</w:t>
      </w:r>
    </w:p>
    <w:p w14:paraId="7AB3781A" w14:textId="77777777" w:rsidR="007C72BA" w:rsidRPr="009E62CE" w:rsidRDefault="007C72BA" w:rsidP="007C72BA">
      <w:pPr>
        <w:snapToGrid w:val="0"/>
        <w:spacing w:line="360" w:lineRule="auto"/>
        <w:ind w:leftChars="100" w:left="210" w:firstLine="420"/>
        <w:rPr>
          <w:sz w:val="24"/>
        </w:rPr>
      </w:pPr>
      <w:r w:rsidRPr="009E62CE">
        <w:rPr>
          <w:sz w:val="24"/>
        </w:rPr>
        <w:t>        if </w:t>
      </w:r>
      <w:proofErr w:type="gramStart"/>
      <w:r w:rsidRPr="009E62CE">
        <w:rPr>
          <w:sz w:val="24"/>
        </w:rPr>
        <w:t>(!</w:t>
      </w:r>
      <w:proofErr w:type="spellStart"/>
      <w:r w:rsidRPr="009E62CE">
        <w:rPr>
          <w:sz w:val="24"/>
        </w:rPr>
        <w:t>strcmp</w:t>
      </w:r>
      <w:proofErr w:type="spellEnd"/>
      <w:proofErr w:type="gramEnd"/>
      <w:r w:rsidRPr="009E62CE">
        <w:rPr>
          <w:sz w:val="24"/>
        </w:rPr>
        <w:t>(p-&gt;next-&gt;num, num)) {</w:t>
      </w:r>
    </w:p>
    <w:p w14:paraId="521372EF" w14:textId="77777777" w:rsidR="007C72BA" w:rsidRPr="009E62CE" w:rsidRDefault="007C72BA" w:rsidP="007C72BA">
      <w:pPr>
        <w:snapToGrid w:val="0"/>
        <w:spacing w:line="360" w:lineRule="auto"/>
        <w:ind w:leftChars="100" w:left="210" w:firstLine="420"/>
        <w:rPr>
          <w:sz w:val="24"/>
        </w:rPr>
      </w:pPr>
      <w:r w:rsidRPr="009E62CE">
        <w:rPr>
          <w:sz w:val="24"/>
        </w:rPr>
        <w:t>            </w:t>
      </w:r>
      <w:proofErr w:type="spellStart"/>
      <w:proofErr w:type="gramStart"/>
      <w:r w:rsidRPr="009E62CE">
        <w:rPr>
          <w:sz w:val="24"/>
        </w:rPr>
        <w:t>scanf</w:t>
      </w:r>
      <w:proofErr w:type="spellEnd"/>
      <w:r w:rsidRPr="009E62CE">
        <w:rPr>
          <w:sz w:val="24"/>
        </w:rPr>
        <w:t>(</w:t>
      </w:r>
      <w:proofErr w:type="gramEnd"/>
      <w:r w:rsidRPr="009E62CE">
        <w:rPr>
          <w:sz w:val="24"/>
        </w:rPr>
        <w:t>"%d", &amp;k);</w:t>
      </w:r>
    </w:p>
    <w:p w14:paraId="4F2D0D78" w14:textId="77777777" w:rsidR="007C72BA" w:rsidRPr="009E62CE" w:rsidRDefault="007C72BA" w:rsidP="007C72BA">
      <w:pPr>
        <w:snapToGrid w:val="0"/>
        <w:spacing w:line="360" w:lineRule="auto"/>
        <w:ind w:leftChars="100" w:left="210" w:firstLine="420"/>
        <w:rPr>
          <w:sz w:val="24"/>
        </w:rPr>
      </w:pPr>
      <w:r w:rsidRPr="009E62CE">
        <w:rPr>
          <w:sz w:val="24"/>
        </w:rPr>
        <w:t>            break;</w:t>
      </w:r>
    </w:p>
    <w:p w14:paraId="0E6A9BD9" w14:textId="77777777" w:rsidR="007C72BA" w:rsidRPr="009E62CE" w:rsidRDefault="007C72BA" w:rsidP="007C72BA">
      <w:pPr>
        <w:snapToGrid w:val="0"/>
        <w:spacing w:line="360" w:lineRule="auto"/>
        <w:ind w:leftChars="100" w:left="210" w:firstLine="420"/>
        <w:rPr>
          <w:sz w:val="24"/>
        </w:rPr>
      </w:pPr>
      <w:r w:rsidRPr="009E62CE">
        <w:rPr>
          <w:sz w:val="24"/>
        </w:rPr>
        <w:t>        }</w:t>
      </w:r>
    </w:p>
    <w:p w14:paraId="2AE992D9" w14:textId="77777777" w:rsidR="007C72BA" w:rsidRPr="009E62CE" w:rsidRDefault="007C72BA" w:rsidP="007C72BA">
      <w:pPr>
        <w:snapToGrid w:val="0"/>
        <w:spacing w:line="360" w:lineRule="auto"/>
        <w:ind w:leftChars="100" w:left="210" w:firstLine="420"/>
        <w:rPr>
          <w:sz w:val="24"/>
        </w:rPr>
      </w:pPr>
      <w:r w:rsidRPr="009E62CE">
        <w:rPr>
          <w:sz w:val="24"/>
        </w:rPr>
        <w:t>        p = p-&gt;next;</w:t>
      </w:r>
    </w:p>
    <w:p w14:paraId="5DB35F74" w14:textId="77777777" w:rsidR="007C72BA" w:rsidRPr="009E62CE" w:rsidRDefault="007C72BA" w:rsidP="007C72BA">
      <w:pPr>
        <w:snapToGrid w:val="0"/>
        <w:spacing w:line="360" w:lineRule="auto"/>
        <w:ind w:leftChars="100" w:left="210" w:firstLine="420"/>
        <w:rPr>
          <w:sz w:val="24"/>
        </w:rPr>
      </w:pPr>
      <w:r w:rsidRPr="009E62CE">
        <w:rPr>
          <w:sz w:val="24"/>
        </w:rPr>
        <w:t>    }</w:t>
      </w:r>
    </w:p>
    <w:p w14:paraId="4561D010" w14:textId="77777777" w:rsidR="007C72BA" w:rsidRPr="009E62CE" w:rsidRDefault="007C72BA" w:rsidP="007C72BA">
      <w:pPr>
        <w:snapToGrid w:val="0"/>
        <w:spacing w:line="360" w:lineRule="auto"/>
        <w:ind w:leftChars="100" w:left="210" w:firstLine="420"/>
        <w:rPr>
          <w:sz w:val="24"/>
        </w:rPr>
      </w:pPr>
      <w:r w:rsidRPr="009E62CE">
        <w:rPr>
          <w:sz w:val="24"/>
        </w:rPr>
        <w:t>    if (k == 0)</w:t>
      </w:r>
    </w:p>
    <w:p w14:paraId="5477D75E" w14:textId="77777777" w:rsidR="007C72BA" w:rsidRPr="009E62CE" w:rsidRDefault="007C72BA" w:rsidP="007C72BA">
      <w:pPr>
        <w:snapToGrid w:val="0"/>
        <w:spacing w:line="360" w:lineRule="auto"/>
        <w:ind w:leftChars="100" w:left="210" w:firstLine="420"/>
        <w:rPr>
          <w:sz w:val="24"/>
        </w:rPr>
      </w:pPr>
      <w:r w:rsidRPr="009E62CE">
        <w:rPr>
          <w:sz w:val="24"/>
        </w:rPr>
        <w:t>        </w:t>
      </w:r>
      <w:proofErr w:type="spellStart"/>
      <w:proofErr w:type="gramStart"/>
      <w:r w:rsidRPr="009E62CE">
        <w:rPr>
          <w:sz w:val="24"/>
        </w:rPr>
        <w:t>scanf</w:t>
      </w:r>
      <w:proofErr w:type="spellEnd"/>
      <w:r w:rsidRPr="009E62CE">
        <w:rPr>
          <w:sz w:val="24"/>
        </w:rPr>
        <w:t>(</w:t>
      </w:r>
      <w:proofErr w:type="gramEnd"/>
      <w:r w:rsidRPr="009E62CE">
        <w:rPr>
          <w:sz w:val="24"/>
        </w:rPr>
        <w:t>"%s", &amp;p-&gt;next-&gt;name);</w:t>
      </w:r>
    </w:p>
    <w:p w14:paraId="148E1E06" w14:textId="77777777" w:rsidR="007C72BA" w:rsidRPr="009E62CE" w:rsidRDefault="007C72BA" w:rsidP="007C72BA">
      <w:pPr>
        <w:snapToGrid w:val="0"/>
        <w:spacing w:line="360" w:lineRule="auto"/>
        <w:ind w:leftChars="100" w:left="210" w:firstLine="420"/>
        <w:rPr>
          <w:sz w:val="24"/>
        </w:rPr>
      </w:pPr>
      <w:r w:rsidRPr="009E62CE">
        <w:rPr>
          <w:sz w:val="24"/>
        </w:rPr>
        <w:t>    if (k &gt; 0) {</w:t>
      </w:r>
    </w:p>
    <w:p w14:paraId="2B227CBC" w14:textId="77777777" w:rsidR="007C72BA" w:rsidRPr="009E62CE" w:rsidRDefault="007C72BA" w:rsidP="007C72BA">
      <w:pPr>
        <w:snapToGrid w:val="0"/>
        <w:spacing w:line="360" w:lineRule="auto"/>
        <w:ind w:leftChars="100" w:left="210" w:firstLine="420"/>
        <w:rPr>
          <w:sz w:val="24"/>
        </w:rPr>
      </w:pPr>
      <w:r w:rsidRPr="009E62CE">
        <w:rPr>
          <w:sz w:val="24"/>
        </w:rPr>
        <w:t>        </w:t>
      </w:r>
      <w:proofErr w:type="spellStart"/>
      <w:proofErr w:type="gramStart"/>
      <w:r w:rsidRPr="009E62CE">
        <w:rPr>
          <w:sz w:val="24"/>
        </w:rPr>
        <w:t>scanf</w:t>
      </w:r>
      <w:proofErr w:type="spellEnd"/>
      <w:r w:rsidRPr="009E62CE">
        <w:rPr>
          <w:sz w:val="24"/>
        </w:rPr>
        <w:t>(</w:t>
      </w:r>
      <w:proofErr w:type="gramEnd"/>
      <w:r w:rsidRPr="009E62CE">
        <w:rPr>
          <w:sz w:val="24"/>
        </w:rPr>
        <w:t>"%d", &amp;p-&gt;next-&gt;score[k - 1]);</w:t>
      </w:r>
    </w:p>
    <w:p w14:paraId="651806BF" w14:textId="77777777" w:rsidR="007C72BA" w:rsidRPr="009E62CE" w:rsidRDefault="007C72BA" w:rsidP="007C72BA">
      <w:pPr>
        <w:snapToGrid w:val="0"/>
        <w:spacing w:line="360" w:lineRule="auto"/>
        <w:ind w:leftChars="100" w:left="210" w:firstLine="420"/>
        <w:rPr>
          <w:sz w:val="24"/>
        </w:rPr>
      </w:pPr>
      <w:r w:rsidRPr="009E62CE">
        <w:rPr>
          <w:sz w:val="24"/>
        </w:rPr>
        <w:t>        p-&gt;next-&gt;avescore = (p-&gt;next-&gt;</w:t>
      </w:r>
      <w:proofErr w:type="gramStart"/>
      <w:r w:rsidRPr="009E62CE">
        <w:rPr>
          <w:sz w:val="24"/>
        </w:rPr>
        <w:t>score[</w:t>
      </w:r>
      <w:proofErr w:type="gramEnd"/>
      <w:r w:rsidRPr="009E62CE">
        <w:rPr>
          <w:sz w:val="24"/>
        </w:rPr>
        <w:t>0] + p-&gt;next-&gt;score[1] + p-&gt;next-&gt;score[2] + p-&gt;next-&gt;score[3]) / 4.0;</w:t>
      </w:r>
    </w:p>
    <w:p w14:paraId="65C7AE0B" w14:textId="77777777" w:rsidR="007C72BA" w:rsidRPr="009E62CE" w:rsidRDefault="007C72BA" w:rsidP="007C72BA">
      <w:pPr>
        <w:snapToGrid w:val="0"/>
        <w:spacing w:line="360" w:lineRule="auto"/>
        <w:ind w:leftChars="100" w:left="210" w:firstLine="420"/>
        <w:rPr>
          <w:sz w:val="24"/>
        </w:rPr>
      </w:pPr>
      <w:r w:rsidRPr="009E62CE">
        <w:rPr>
          <w:sz w:val="24"/>
        </w:rPr>
        <w:t>    }</w:t>
      </w:r>
    </w:p>
    <w:p w14:paraId="386CC1F9" w14:textId="77777777" w:rsidR="007C72BA" w:rsidRPr="009E62CE" w:rsidRDefault="007C72BA" w:rsidP="007C72BA">
      <w:pPr>
        <w:snapToGrid w:val="0"/>
        <w:spacing w:line="360" w:lineRule="auto"/>
        <w:ind w:leftChars="100" w:left="210" w:firstLine="420"/>
        <w:rPr>
          <w:sz w:val="24"/>
        </w:rPr>
      </w:pPr>
      <w:r w:rsidRPr="009E62CE">
        <w:rPr>
          <w:sz w:val="24"/>
        </w:rPr>
        <w:lastRenderedPageBreak/>
        <w:t>    </w:t>
      </w:r>
      <w:proofErr w:type="spellStart"/>
      <w:proofErr w:type="gramStart"/>
      <w:r w:rsidRPr="009E62CE">
        <w:rPr>
          <w:sz w:val="24"/>
        </w:rPr>
        <w:t>printf</w:t>
      </w:r>
      <w:proofErr w:type="spellEnd"/>
      <w:r w:rsidRPr="009E62CE">
        <w:rPr>
          <w:sz w:val="24"/>
        </w:rPr>
        <w:t>(</w:t>
      </w:r>
      <w:proofErr w:type="gramEnd"/>
      <w:r w:rsidRPr="009E62CE">
        <w:rPr>
          <w:sz w:val="24"/>
        </w:rPr>
        <w:t>"%s %s ", p-&gt;next-&gt;num, p-&gt;next-&gt;name);</w:t>
      </w:r>
    </w:p>
    <w:p w14:paraId="3F5A4F77" w14:textId="77777777" w:rsidR="007C72BA" w:rsidRPr="009E62CE" w:rsidRDefault="007C72BA" w:rsidP="007C72BA">
      <w:pPr>
        <w:snapToGrid w:val="0"/>
        <w:spacing w:line="360" w:lineRule="auto"/>
        <w:ind w:leftChars="100" w:left="210" w:firstLine="420"/>
        <w:rPr>
          <w:sz w:val="24"/>
        </w:rPr>
      </w:pPr>
      <w:r w:rsidRPr="009E62CE">
        <w:rPr>
          <w:sz w:val="24"/>
        </w:rPr>
        <w:t>    for (int </w:t>
      </w:r>
      <w:proofErr w:type="spellStart"/>
      <w:r w:rsidRPr="009E62CE">
        <w:rPr>
          <w:sz w:val="24"/>
        </w:rPr>
        <w:t>i</w:t>
      </w:r>
      <w:proofErr w:type="spellEnd"/>
      <w:r w:rsidRPr="009E62CE">
        <w:rPr>
          <w:sz w:val="24"/>
        </w:rPr>
        <w:t> = 0; </w:t>
      </w:r>
      <w:proofErr w:type="spellStart"/>
      <w:r w:rsidRPr="009E62CE">
        <w:rPr>
          <w:sz w:val="24"/>
        </w:rPr>
        <w:t>i</w:t>
      </w:r>
      <w:proofErr w:type="spellEnd"/>
      <w:r w:rsidRPr="009E62CE">
        <w:rPr>
          <w:sz w:val="24"/>
        </w:rPr>
        <w:t> &lt; 4; </w:t>
      </w:r>
      <w:proofErr w:type="spellStart"/>
      <w:r w:rsidRPr="009E62CE">
        <w:rPr>
          <w:sz w:val="24"/>
        </w:rPr>
        <w:t>i</w:t>
      </w:r>
      <w:proofErr w:type="spellEnd"/>
      <w:r w:rsidRPr="009E62CE">
        <w:rPr>
          <w:sz w:val="24"/>
        </w:rPr>
        <w:t>++)</w:t>
      </w:r>
    </w:p>
    <w:p w14:paraId="06A75230" w14:textId="77777777" w:rsidR="007C72BA" w:rsidRPr="009E62CE" w:rsidRDefault="007C72BA" w:rsidP="007C72BA">
      <w:pPr>
        <w:snapToGrid w:val="0"/>
        <w:spacing w:line="360" w:lineRule="auto"/>
        <w:ind w:leftChars="100" w:left="210" w:firstLine="420"/>
        <w:rPr>
          <w:sz w:val="24"/>
        </w:rPr>
      </w:pPr>
      <w:r w:rsidRPr="009E62CE">
        <w:rPr>
          <w:sz w:val="24"/>
        </w:rPr>
        <w:t>        </w:t>
      </w:r>
      <w:proofErr w:type="spellStart"/>
      <w:proofErr w:type="gramStart"/>
      <w:r w:rsidRPr="009E62CE">
        <w:rPr>
          <w:sz w:val="24"/>
        </w:rPr>
        <w:t>printf</w:t>
      </w:r>
      <w:proofErr w:type="spellEnd"/>
      <w:r w:rsidRPr="009E62CE">
        <w:rPr>
          <w:sz w:val="24"/>
        </w:rPr>
        <w:t>(</w:t>
      </w:r>
      <w:proofErr w:type="gramEnd"/>
      <w:r w:rsidRPr="009E62CE">
        <w:rPr>
          <w:sz w:val="24"/>
        </w:rPr>
        <w:t>"%d ", p-&gt;next-&gt;score[</w:t>
      </w:r>
      <w:proofErr w:type="spellStart"/>
      <w:r w:rsidRPr="009E62CE">
        <w:rPr>
          <w:sz w:val="24"/>
        </w:rPr>
        <w:t>i</w:t>
      </w:r>
      <w:proofErr w:type="spellEnd"/>
      <w:r w:rsidRPr="009E62CE">
        <w:rPr>
          <w:sz w:val="24"/>
        </w:rPr>
        <w:t>]);</w:t>
      </w:r>
    </w:p>
    <w:p w14:paraId="5C08B9A0" w14:textId="77777777" w:rsidR="007C72BA" w:rsidRPr="009E62CE" w:rsidRDefault="007C72BA" w:rsidP="007C72BA">
      <w:pPr>
        <w:snapToGrid w:val="0"/>
        <w:spacing w:line="360" w:lineRule="auto"/>
        <w:ind w:leftChars="100" w:left="210" w:firstLine="420"/>
        <w:rPr>
          <w:sz w:val="24"/>
        </w:rPr>
      </w:pPr>
      <w:r w:rsidRPr="009E62CE">
        <w:rPr>
          <w:sz w:val="24"/>
        </w:rPr>
        <w:t>    </w:t>
      </w:r>
      <w:proofErr w:type="spellStart"/>
      <w:r w:rsidRPr="009E62CE">
        <w:rPr>
          <w:sz w:val="24"/>
        </w:rPr>
        <w:t>printf</w:t>
      </w:r>
      <w:proofErr w:type="spellEnd"/>
      <w:r w:rsidRPr="009E62CE">
        <w:rPr>
          <w:sz w:val="24"/>
        </w:rPr>
        <w:t>("\n");</w:t>
      </w:r>
    </w:p>
    <w:p w14:paraId="55C6262F" w14:textId="77777777" w:rsidR="007C72BA" w:rsidRPr="009E62CE" w:rsidRDefault="007C72BA" w:rsidP="007C72BA">
      <w:pPr>
        <w:snapToGrid w:val="0"/>
        <w:spacing w:line="360" w:lineRule="auto"/>
        <w:ind w:leftChars="100" w:left="210" w:firstLine="420"/>
        <w:rPr>
          <w:sz w:val="24"/>
        </w:rPr>
      </w:pPr>
      <w:r w:rsidRPr="009E62CE">
        <w:rPr>
          <w:sz w:val="24"/>
        </w:rPr>
        <w:t>}</w:t>
      </w:r>
    </w:p>
    <w:p w14:paraId="2DB3CAF7" w14:textId="77777777" w:rsidR="007C72BA" w:rsidRPr="009E62CE" w:rsidRDefault="007C72BA" w:rsidP="007C72BA">
      <w:pPr>
        <w:snapToGrid w:val="0"/>
        <w:spacing w:line="360" w:lineRule="auto"/>
        <w:ind w:leftChars="100" w:left="210" w:firstLine="420"/>
        <w:rPr>
          <w:sz w:val="24"/>
        </w:rPr>
      </w:pPr>
      <w:r w:rsidRPr="009E62CE">
        <w:rPr>
          <w:sz w:val="24"/>
        </w:rPr>
        <w:t>void </w:t>
      </w:r>
      <w:proofErr w:type="spellStart"/>
      <w:proofErr w:type="gramStart"/>
      <w:r w:rsidRPr="009E62CE">
        <w:rPr>
          <w:sz w:val="24"/>
        </w:rPr>
        <w:t>AveNode</w:t>
      </w:r>
      <w:proofErr w:type="spellEnd"/>
      <w:r w:rsidRPr="009E62CE">
        <w:rPr>
          <w:sz w:val="24"/>
        </w:rPr>
        <w:t>(</w:t>
      </w:r>
      <w:proofErr w:type="spellStart"/>
      <w:proofErr w:type="gramEnd"/>
      <w:r w:rsidRPr="009E62CE">
        <w:rPr>
          <w:sz w:val="24"/>
        </w:rPr>
        <w:t>CNode</w:t>
      </w:r>
      <w:proofErr w:type="spellEnd"/>
      <w:r w:rsidRPr="009E62CE">
        <w:rPr>
          <w:sz w:val="24"/>
        </w:rPr>
        <w:t>* head) {</w:t>
      </w:r>
    </w:p>
    <w:p w14:paraId="657E432A" w14:textId="77777777" w:rsidR="007C72BA" w:rsidRPr="009E62CE" w:rsidRDefault="007C72BA" w:rsidP="007C72BA">
      <w:pPr>
        <w:snapToGrid w:val="0"/>
        <w:spacing w:line="360" w:lineRule="auto"/>
        <w:ind w:leftChars="100" w:left="210" w:firstLine="420"/>
        <w:rPr>
          <w:sz w:val="24"/>
        </w:rPr>
      </w:pPr>
      <w:r w:rsidRPr="009E62CE">
        <w:rPr>
          <w:sz w:val="24"/>
        </w:rPr>
        <w:t>    </w:t>
      </w:r>
      <w:proofErr w:type="spellStart"/>
      <w:r w:rsidRPr="009E62CE">
        <w:rPr>
          <w:sz w:val="24"/>
        </w:rPr>
        <w:t>CNode</w:t>
      </w:r>
      <w:proofErr w:type="spellEnd"/>
      <w:r w:rsidRPr="009E62CE">
        <w:rPr>
          <w:sz w:val="24"/>
        </w:rPr>
        <w:t> p = *head;</w:t>
      </w:r>
    </w:p>
    <w:p w14:paraId="37E38F81" w14:textId="77777777" w:rsidR="007C72BA" w:rsidRPr="009E62CE" w:rsidRDefault="007C72BA" w:rsidP="007C72BA">
      <w:pPr>
        <w:snapToGrid w:val="0"/>
        <w:spacing w:line="360" w:lineRule="auto"/>
        <w:ind w:leftChars="100" w:left="210" w:firstLine="420"/>
        <w:rPr>
          <w:sz w:val="24"/>
        </w:rPr>
      </w:pPr>
      <w:r w:rsidRPr="009E62CE">
        <w:rPr>
          <w:sz w:val="24"/>
        </w:rPr>
        <w:t>    while(p-&gt;next) {</w:t>
      </w:r>
    </w:p>
    <w:p w14:paraId="30051B43" w14:textId="77777777" w:rsidR="007C72BA" w:rsidRPr="009E62CE" w:rsidRDefault="007C72BA" w:rsidP="007C72BA">
      <w:pPr>
        <w:snapToGrid w:val="0"/>
        <w:spacing w:line="360" w:lineRule="auto"/>
        <w:ind w:leftChars="100" w:left="210" w:firstLine="420"/>
        <w:rPr>
          <w:sz w:val="24"/>
        </w:rPr>
      </w:pPr>
      <w:r w:rsidRPr="009E62CE">
        <w:rPr>
          <w:sz w:val="24"/>
        </w:rPr>
        <w:t>        </w:t>
      </w:r>
      <w:proofErr w:type="gramStart"/>
      <w:r w:rsidRPr="009E62CE">
        <w:rPr>
          <w:sz w:val="24"/>
        </w:rPr>
        <w:t>printf(</w:t>
      </w:r>
      <w:proofErr w:type="gramEnd"/>
      <w:r w:rsidRPr="009E62CE">
        <w:rPr>
          <w:sz w:val="24"/>
        </w:rPr>
        <w:t>"%s %s %.2lf\n", p-&gt;next-&gt;num, p-&gt;next-&gt;name, p-&gt;next-&gt;avescore);</w:t>
      </w:r>
    </w:p>
    <w:p w14:paraId="4EF3932F" w14:textId="77777777" w:rsidR="007C72BA" w:rsidRPr="009E62CE" w:rsidRDefault="007C72BA" w:rsidP="007C72BA">
      <w:pPr>
        <w:snapToGrid w:val="0"/>
        <w:spacing w:line="360" w:lineRule="auto"/>
        <w:ind w:leftChars="100" w:left="210" w:firstLine="420"/>
        <w:rPr>
          <w:sz w:val="24"/>
        </w:rPr>
      </w:pPr>
      <w:r w:rsidRPr="009E62CE">
        <w:rPr>
          <w:sz w:val="24"/>
        </w:rPr>
        <w:t>        p = p-&gt;next;</w:t>
      </w:r>
    </w:p>
    <w:p w14:paraId="7162549A" w14:textId="77777777" w:rsidR="007C72BA" w:rsidRPr="009E62CE" w:rsidRDefault="007C72BA" w:rsidP="007C72BA">
      <w:pPr>
        <w:snapToGrid w:val="0"/>
        <w:spacing w:line="360" w:lineRule="auto"/>
        <w:ind w:leftChars="100" w:left="210" w:firstLine="420"/>
        <w:rPr>
          <w:sz w:val="24"/>
        </w:rPr>
      </w:pPr>
      <w:r w:rsidRPr="009E62CE">
        <w:rPr>
          <w:sz w:val="24"/>
        </w:rPr>
        <w:t>    }</w:t>
      </w:r>
    </w:p>
    <w:p w14:paraId="645492AD" w14:textId="77777777" w:rsidR="007C72BA" w:rsidRPr="009E62CE" w:rsidRDefault="007C72BA" w:rsidP="007C72BA">
      <w:pPr>
        <w:snapToGrid w:val="0"/>
        <w:spacing w:line="360" w:lineRule="auto"/>
        <w:ind w:leftChars="100" w:left="210" w:firstLine="420"/>
        <w:rPr>
          <w:sz w:val="24"/>
        </w:rPr>
      </w:pPr>
      <w:r w:rsidRPr="009E62CE">
        <w:rPr>
          <w:sz w:val="24"/>
        </w:rPr>
        <w:t>}</w:t>
      </w:r>
    </w:p>
    <w:p w14:paraId="1B8BE512" w14:textId="77777777" w:rsidR="007C72BA" w:rsidRPr="009E62CE" w:rsidRDefault="007C72BA" w:rsidP="007C72BA">
      <w:pPr>
        <w:snapToGrid w:val="0"/>
        <w:spacing w:line="360" w:lineRule="auto"/>
        <w:ind w:leftChars="100" w:left="210" w:firstLine="420"/>
        <w:rPr>
          <w:sz w:val="24"/>
        </w:rPr>
      </w:pPr>
    </w:p>
    <w:p w14:paraId="60DF9E6E" w14:textId="77777777" w:rsidR="007C72BA" w:rsidRPr="009E62CE" w:rsidRDefault="007C72BA" w:rsidP="007C72BA">
      <w:pPr>
        <w:snapToGrid w:val="0"/>
        <w:spacing w:line="360" w:lineRule="auto"/>
        <w:ind w:leftChars="100" w:left="210" w:firstLine="420"/>
        <w:rPr>
          <w:sz w:val="24"/>
        </w:rPr>
      </w:pPr>
      <w:r w:rsidRPr="009E62CE">
        <w:rPr>
          <w:sz w:val="24"/>
        </w:rPr>
        <w:t>void </w:t>
      </w:r>
      <w:proofErr w:type="spellStart"/>
      <w:proofErr w:type="gramStart"/>
      <w:r w:rsidRPr="009E62CE">
        <w:rPr>
          <w:sz w:val="24"/>
        </w:rPr>
        <w:t>SumNode</w:t>
      </w:r>
      <w:proofErr w:type="spellEnd"/>
      <w:r w:rsidRPr="009E62CE">
        <w:rPr>
          <w:sz w:val="24"/>
        </w:rPr>
        <w:t>(</w:t>
      </w:r>
      <w:proofErr w:type="spellStart"/>
      <w:proofErr w:type="gramEnd"/>
      <w:r w:rsidRPr="009E62CE">
        <w:rPr>
          <w:sz w:val="24"/>
        </w:rPr>
        <w:t>CNode</w:t>
      </w:r>
      <w:proofErr w:type="spellEnd"/>
      <w:r w:rsidRPr="009E62CE">
        <w:rPr>
          <w:sz w:val="24"/>
        </w:rPr>
        <w:t>* head) {</w:t>
      </w:r>
    </w:p>
    <w:p w14:paraId="7DCDD951" w14:textId="77777777" w:rsidR="007C72BA" w:rsidRPr="009E62CE" w:rsidRDefault="007C72BA" w:rsidP="007C72BA">
      <w:pPr>
        <w:snapToGrid w:val="0"/>
        <w:spacing w:line="360" w:lineRule="auto"/>
        <w:ind w:leftChars="100" w:left="210" w:firstLine="420"/>
        <w:rPr>
          <w:sz w:val="24"/>
        </w:rPr>
      </w:pPr>
      <w:r w:rsidRPr="009E62CE">
        <w:rPr>
          <w:sz w:val="24"/>
        </w:rPr>
        <w:t>    </w:t>
      </w:r>
      <w:proofErr w:type="spellStart"/>
      <w:r w:rsidRPr="009E62CE">
        <w:rPr>
          <w:sz w:val="24"/>
        </w:rPr>
        <w:t>CNode</w:t>
      </w:r>
      <w:proofErr w:type="spellEnd"/>
      <w:r w:rsidRPr="009E62CE">
        <w:rPr>
          <w:sz w:val="24"/>
        </w:rPr>
        <w:t> p = *head;</w:t>
      </w:r>
    </w:p>
    <w:p w14:paraId="5D170630" w14:textId="77777777" w:rsidR="007C72BA" w:rsidRPr="009E62CE" w:rsidRDefault="007C72BA" w:rsidP="007C72BA">
      <w:pPr>
        <w:snapToGrid w:val="0"/>
        <w:spacing w:line="360" w:lineRule="auto"/>
        <w:ind w:leftChars="100" w:left="210" w:firstLine="420"/>
        <w:rPr>
          <w:sz w:val="24"/>
        </w:rPr>
      </w:pPr>
      <w:r w:rsidRPr="009E62CE">
        <w:rPr>
          <w:sz w:val="24"/>
        </w:rPr>
        <w:t>    while (p-&gt;next) {</w:t>
      </w:r>
    </w:p>
    <w:p w14:paraId="575552C0" w14:textId="77777777" w:rsidR="007C72BA" w:rsidRPr="009E62CE" w:rsidRDefault="007C72BA" w:rsidP="007C72BA">
      <w:pPr>
        <w:snapToGrid w:val="0"/>
        <w:spacing w:line="360" w:lineRule="auto"/>
        <w:ind w:leftChars="100" w:left="210" w:firstLine="420"/>
        <w:rPr>
          <w:sz w:val="24"/>
        </w:rPr>
      </w:pPr>
      <w:r w:rsidRPr="009E62CE">
        <w:rPr>
          <w:sz w:val="24"/>
        </w:rPr>
        <w:t>        </w:t>
      </w:r>
      <w:proofErr w:type="spellStart"/>
      <w:proofErr w:type="gramStart"/>
      <w:r w:rsidRPr="009E62CE">
        <w:rPr>
          <w:sz w:val="24"/>
        </w:rPr>
        <w:t>printf</w:t>
      </w:r>
      <w:proofErr w:type="spellEnd"/>
      <w:r w:rsidRPr="009E62CE">
        <w:rPr>
          <w:sz w:val="24"/>
        </w:rPr>
        <w:t>(</w:t>
      </w:r>
      <w:proofErr w:type="gramEnd"/>
      <w:r w:rsidRPr="009E62CE">
        <w:rPr>
          <w:sz w:val="24"/>
        </w:rPr>
        <w:t>"%s %s ", p-&gt;next-&gt;num, p-&gt;next-&gt;name);</w:t>
      </w:r>
    </w:p>
    <w:p w14:paraId="7F547E7E" w14:textId="77777777" w:rsidR="007C72BA" w:rsidRPr="009E62CE" w:rsidRDefault="007C72BA" w:rsidP="007C72BA">
      <w:pPr>
        <w:snapToGrid w:val="0"/>
        <w:spacing w:line="360" w:lineRule="auto"/>
        <w:ind w:leftChars="100" w:left="210" w:firstLine="420"/>
        <w:rPr>
          <w:sz w:val="24"/>
        </w:rPr>
      </w:pPr>
      <w:r w:rsidRPr="009E62CE">
        <w:rPr>
          <w:sz w:val="24"/>
        </w:rPr>
        <w:t>        double sum = 0;</w:t>
      </w:r>
    </w:p>
    <w:p w14:paraId="67859371" w14:textId="77777777" w:rsidR="007C72BA" w:rsidRPr="009E62CE" w:rsidRDefault="007C72BA" w:rsidP="007C72BA">
      <w:pPr>
        <w:snapToGrid w:val="0"/>
        <w:spacing w:line="360" w:lineRule="auto"/>
        <w:ind w:leftChars="100" w:left="210" w:firstLine="420"/>
        <w:rPr>
          <w:sz w:val="24"/>
        </w:rPr>
      </w:pPr>
      <w:r w:rsidRPr="009E62CE">
        <w:rPr>
          <w:sz w:val="24"/>
        </w:rPr>
        <w:t>        for (int </w:t>
      </w:r>
      <w:proofErr w:type="spellStart"/>
      <w:r w:rsidRPr="009E62CE">
        <w:rPr>
          <w:sz w:val="24"/>
        </w:rPr>
        <w:t>i</w:t>
      </w:r>
      <w:proofErr w:type="spellEnd"/>
      <w:r w:rsidRPr="009E62CE">
        <w:rPr>
          <w:sz w:val="24"/>
        </w:rPr>
        <w:t> = 0; </w:t>
      </w:r>
      <w:proofErr w:type="spellStart"/>
      <w:r w:rsidRPr="009E62CE">
        <w:rPr>
          <w:sz w:val="24"/>
        </w:rPr>
        <w:t>i</w:t>
      </w:r>
      <w:proofErr w:type="spellEnd"/>
      <w:r w:rsidRPr="009E62CE">
        <w:rPr>
          <w:sz w:val="24"/>
        </w:rPr>
        <w:t> &lt; 4; </w:t>
      </w:r>
      <w:proofErr w:type="spellStart"/>
      <w:r w:rsidRPr="009E62CE">
        <w:rPr>
          <w:sz w:val="24"/>
        </w:rPr>
        <w:t>i</w:t>
      </w:r>
      <w:proofErr w:type="spellEnd"/>
      <w:r w:rsidRPr="009E62CE">
        <w:rPr>
          <w:sz w:val="24"/>
        </w:rPr>
        <w:t>++)</w:t>
      </w:r>
    </w:p>
    <w:p w14:paraId="0A765702" w14:textId="77777777" w:rsidR="007C72BA" w:rsidRPr="009E62CE" w:rsidRDefault="007C72BA" w:rsidP="007C72BA">
      <w:pPr>
        <w:snapToGrid w:val="0"/>
        <w:spacing w:line="360" w:lineRule="auto"/>
        <w:ind w:leftChars="100" w:left="210" w:firstLine="420"/>
        <w:rPr>
          <w:sz w:val="24"/>
        </w:rPr>
      </w:pPr>
      <w:r w:rsidRPr="009E62CE">
        <w:rPr>
          <w:sz w:val="24"/>
        </w:rPr>
        <w:t>            sum += p-&gt;next-&gt;score[</w:t>
      </w:r>
      <w:proofErr w:type="spellStart"/>
      <w:r w:rsidRPr="009E62CE">
        <w:rPr>
          <w:sz w:val="24"/>
        </w:rPr>
        <w:t>i</w:t>
      </w:r>
      <w:proofErr w:type="spellEnd"/>
      <w:r w:rsidRPr="009E62CE">
        <w:rPr>
          <w:sz w:val="24"/>
        </w:rPr>
        <w:t>];</w:t>
      </w:r>
    </w:p>
    <w:p w14:paraId="78F48BFD" w14:textId="77777777" w:rsidR="007C72BA" w:rsidRPr="009E62CE" w:rsidRDefault="007C72BA" w:rsidP="007C72BA">
      <w:pPr>
        <w:snapToGrid w:val="0"/>
        <w:spacing w:line="360" w:lineRule="auto"/>
        <w:ind w:leftChars="100" w:left="210" w:firstLine="420"/>
        <w:rPr>
          <w:sz w:val="24"/>
        </w:rPr>
      </w:pPr>
      <w:r w:rsidRPr="009E62CE">
        <w:rPr>
          <w:sz w:val="24"/>
        </w:rPr>
        <w:t>        </w:t>
      </w:r>
      <w:proofErr w:type="spellStart"/>
      <w:proofErr w:type="gramStart"/>
      <w:r w:rsidRPr="009E62CE">
        <w:rPr>
          <w:sz w:val="24"/>
        </w:rPr>
        <w:t>printf</w:t>
      </w:r>
      <w:proofErr w:type="spellEnd"/>
      <w:r w:rsidRPr="009E62CE">
        <w:rPr>
          <w:sz w:val="24"/>
        </w:rPr>
        <w:t>(</w:t>
      </w:r>
      <w:proofErr w:type="gramEnd"/>
      <w:r w:rsidRPr="009E62CE">
        <w:rPr>
          <w:sz w:val="24"/>
        </w:rPr>
        <w:t>"%.0lf %.2lf\n", sum, p-&gt;next-&gt;</w:t>
      </w:r>
      <w:proofErr w:type="spellStart"/>
      <w:r w:rsidRPr="009E62CE">
        <w:rPr>
          <w:sz w:val="24"/>
        </w:rPr>
        <w:t>avescore</w:t>
      </w:r>
      <w:proofErr w:type="spellEnd"/>
      <w:r w:rsidRPr="009E62CE">
        <w:rPr>
          <w:sz w:val="24"/>
        </w:rPr>
        <w:t>);</w:t>
      </w:r>
    </w:p>
    <w:p w14:paraId="58AB65D0" w14:textId="77777777" w:rsidR="007C72BA" w:rsidRPr="009E62CE" w:rsidRDefault="007C72BA" w:rsidP="007C72BA">
      <w:pPr>
        <w:snapToGrid w:val="0"/>
        <w:spacing w:line="360" w:lineRule="auto"/>
        <w:ind w:leftChars="100" w:left="210" w:firstLine="420"/>
        <w:rPr>
          <w:sz w:val="24"/>
        </w:rPr>
      </w:pPr>
      <w:r w:rsidRPr="009E62CE">
        <w:rPr>
          <w:sz w:val="24"/>
        </w:rPr>
        <w:t>        p = p-&gt;next;</w:t>
      </w:r>
    </w:p>
    <w:p w14:paraId="426DD4F9" w14:textId="77777777" w:rsidR="007C72BA" w:rsidRPr="009E62CE" w:rsidRDefault="007C72BA" w:rsidP="007C72BA">
      <w:pPr>
        <w:snapToGrid w:val="0"/>
        <w:spacing w:line="360" w:lineRule="auto"/>
        <w:ind w:leftChars="100" w:left="210" w:firstLine="420"/>
        <w:rPr>
          <w:sz w:val="24"/>
        </w:rPr>
      </w:pPr>
      <w:r w:rsidRPr="009E62CE">
        <w:rPr>
          <w:sz w:val="24"/>
        </w:rPr>
        <w:t>    }</w:t>
      </w:r>
    </w:p>
    <w:p w14:paraId="0A902A54" w14:textId="77777777" w:rsidR="007C72BA" w:rsidRPr="009E62CE" w:rsidRDefault="007C72BA" w:rsidP="007C72BA">
      <w:pPr>
        <w:snapToGrid w:val="0"/>
        <w:spacing w:line="360" w:lineRule="auto"/>
        <w:ind w:leftChars="100" w:left="210" w:firstLine="420"/>
        <w:rPr>
          <w:sz w:val="24"/>
        </w:rPr>
      </w:pPr>
      <w:r w:rsidRPr="009E62CE">
        <w:rPr>
          <w:sz w:val="24"/>
        </w:rPr>
        <w:t>}</w:t>
      </w:r>
    </w:p>
    <w:p w14:paraId="57B49222" w14:textId="77777777" w:rsidR="007C72BA" w:rsidRPr="009E62CE" w:rsidRDefault="007C72BA" w:rsidP="007C72BA">
      <w:pPr>
        <w:snapToGrid w:val="0"/>
        <w:spacing w:line="360" w:lineRule="auto"/>
        <w:ind w:leftChars="100" w:left="210" w:firstLine="420"/>
        <w:rPr>
          <w:sz w:val="24"/>
        </w:rPr>
      </w:pPr>
    </w:p>
    <w:p w14:paraId="45571657" w14:textId="77777777" w:rsidR="007C72BA" w:rsidRPr="009E62CE" w:rsidRDefault="007C72BA" w:rsidP="007C72BA">
      <w:pPr>
        <w:snapToGrid w:val="0"/>
        <w:spacing w:line="360" w:lineRule="auto"/>
        <w:ind w:leftChars="100" w:left="210" w:firstLine="420"/>
        <w:rPr>
          <w:sz w:val="24"/>
        </w:rPr>
      </w:pPr>
      <w:r w:rsidRPr="009E62CE">
        <w:rPr>
          <w:sz w:val="24"/>
        </w:rPr>
        <w:t>void </w:t>
      </w:r>
      <w:proofErr w:type="spellStart"/>
      <w:proofErr w:type="gramStart"/>
      <w:r w:rsidRPr="009E62CE">
        <w:rPr>
          <w:sz w:val="24"/>
        </w:rPr>
        <w:t>SortNode</w:t>
      </w:r>
      <w:proofErr w:type="spellEnd"/>
      <w:r w:rsidRPr="009E62CE">
        <w:rPr>
          <w:sz w:val="24"/>
        </w:rPr>
        <w:t>(</w:t>
      </w:r>
      <w:proofErr w:type="spellStart"/>
      <w:proofErr w:type="gramEnd"/>
      <w:r w:rsidRPr="009E62CE">
        <w:rPr>
          <w:sz w:val="24"/>
        </w:rPr>
        <w:t>CNode</w:t>
      </w:r>
      <w:proofErr w:type="spellEnd"/>
      <w:r w:rsidRPr="009E62CE">
        <w:rPr>
          <w:sz w:val="24"/>
        </w:rPr>
        <w:t>* head) {</w:t>
      </w:r>
    </w:p>
    <w:p w14:paraId="3900E857" w14:textId="77777777" w:rsidR="007C72BA" w:rsidRPr="009E62CE" w:rsidRDefault="007C72BA" w:rsidP="007C72BA">
      <w:pPr>
        <w:snapToGrid w:val="0"/>
        <w:spacing w:line="360" w:lineRule="auto"/>
        <w:ind w:leftChars="100" w:left="210" w:firstLine="420"/>
        <w:rPr>
          <w:sz w:val="24"/>
        </w:rPr>
      </w:pPr>
      <w:r w:rsidRPr="009E62CE">
        <w:rPr>
          <w:sz w:val="24"/>
        </w:rPr>
        <w:t>    </w:t>
      </w:r>
      <w:proofErr w:type="spellStart"/>
      <w:r w:rsidRPr="009E62CE">
        <w:rPr>
          <w:sz w:val="24"/>
        </w:rPr>
        <w:t>CNode</w:t>
      </w:r>
      <w:proofErr w:type="spellEnd"/>
      <w:r w:rsidRPr="009E62CE">
        <w:rPr>
          <w:sz w:val="24"/>
        </w:rPr>
        <w:t> p = *head, q = *head;</w:t>
      </w:r>
    </w:p>
    <w:p w14:paraId="72DE182F" w14:textId="77777777" w:rsidR="007C72BA" w:rsidRPr="009E62CE" w:rsidRDefault="007C72BA" w:rsidP="007C72BA">
      <w:pPr>
        <w:snapToGrid w:val="0"/>
        <w:spacing w:line="360" w:lineRule="auto"/>
        <w:ind w:leftChars="100" w:left="210" w:firstLine="420"/>
        <w:rPr>
          <w:sz w:val="24"/>
        </w:rPr>
      </w:pPr>
      <w:r w:rsidRPr="009E62CE">
        <w:rPr>
          <w:sz w:val="24"/>
        </w:rPr>
        <w:t>    int n = 0;</w:t>
      </w:r>
    </w:p>
    <w:p w14:paraId="4D52C752" w14:textId="77777777" w:rsidR="007C72BA" w:rsidRPr="009E62CE" w:rsidRDefault="007C72BA" w:rsidP="007C72BA">
      <w:pPr>
        <w:snapToGrid w:val="0"/>
        <w:spacing w:line="360" w:lineRule="auto"/>
        <w:ind w:leftChars="100" w:left="210" w:firstLine="420"/>
        <w:rPr>
          <w:sz w:val="24"/>
        </w:rPr>
      </w:pPr>
      <w:r w:rsidRPr="009E62CE">
        <w:rPr>
          <w:sz w:val="24"/>
        </w:rPr>
        <w:t>    char </w:t>
      </w:r>
      <w:proofErr w:type="gramStart"/>
      <w:r w:rsidRPr="009E62CE">
        <w:rPr>
          <w:sz w:val="24"/>
        </w:rPr>
        <w:t>numb[</w:t>
      </w:r>
      <w:proofErr w:type="gramEnd"/>
      <w:r w:rsidRPr="009E62CE">
        <w:rPr>
          <w:sz w:val="24"/>
        </w:rPr>
        <w:t>100], </w:t>
      </w:r>
      <w:proofErr w:type="spellStart"/>
      <w:r w:rsidRPr="009E62CE">
        <w:rPr>
          <w:sz w:val="24"/>
        </w:rPr>
        <w:t>nam</w:t>
      </w:r>
      <w:proofErr w:type="spellEnd"/>
      <w:r w:rsidRPr="009E62CE">
        <w:rPr>
          <w:sz w:val="24"/>
        </w:rPr>
        <w:t>[100];</w:t>
      </w:r>
    </w:p>
    <w:p w14:paraId="7BB5858E" w14:textId="77777777" w:rsidR="007C72BA" w:rsidRPr="009E62CE" w:rsidRDefault="007C72BA" w:rsidP="007C72BA">
      <w:pPr>
        <w:snapToGrid w:val="0"/>
        <w:spacing w:line="360" w:lineRule="auto"/>
        <w:ind w:leftChars="100" w:left="210" w:firstLine="420"/>
        <w:rPr>
          <w:sz w:val="24"/>
        </w:rPr>
      </w:pPr>
      <w:r w:rsidRPr="009E62CE">
        <w:rPr>
          <w:sz w:val="24"/>
        </w:rPr>
        <w:t>    while (p-&gt;next) {</w:t>
      </w:r>
    </w:p>
    <w:p w14:paraId="7DD18095" w14:textId="77777777" w:rsidR="007C72BA" w:rsidRPr="009E62CE" w:rsidRDefault="007C72BA" w:rsidP="007C72BA">
      <w:pPr>
        <w:snapToGrid w:val="0"/>
        <w:spacing w:line="360" w:lineRule="auto"/>
        <w:ind w:leftChars="100" w:left="210" w:firstLine="420"/>
        <w:rPr>
          <w:sz w:val="24"/>
        </w:rPr>
      </w:pPr>
      <w:r w:rsidRPr="009E62CE">
        <w:rPr>
          <w:sz w:val="24"/>
        </w:rPr>
        <w:t>        n++;</w:t>
      </w:r>
    </w:p>
    <w:p w14:paraId="693ED8D3" w14:textId="77777777" w:rsidR="007C72BA" w:rsidRPr="009E62CE" w:rsidRDefault="007C72BA" w:rsidP="007C72BA">
      <w:pPr>
        <w:snapToGrid w:val="0"/>
        <w:spacing w:line="360" w:lineRule="auto"/>
        <w:ind w:leftChars="100" w:left="210" w:firstLine="420"/>
        <w:rPr>
          <w:sz w:val="24"/>
        </w:rPr>
      </w:pPr>
      <w:r w:rsidRPr="009E62CE">
        <w:rPr>
          <w:sz w:val="24"/>
        </w:rPr>
        <w:t>        p = p-&gt;next;</w:t>
      </w:r>
    </w:p>
    <w:p w14:paraId="2B110ADE" w14:textId="77777777" w:rsidR="007C72BA" w:rsidRPr="009E62CE" w:rsidRDefault="007C72BA" w:rsidP="007C72BA">
      <w:pPr>
        <w:snapToGrid w:val="0"/>
        <w:spacing w:line="360" w:lineRule="auto"/>
        <w:ind w:leftChars="100" w:left="210" w:firstLine="420"/>
        <w:rPr>
          <w:sz w:val="24"/>
        </w:rPr>
      </w:pPr>
      <w:r w:rsidRPr="009E62CE">
        <w:rPr>
          <w:sz w:val="24"/>
        </w:rPr>
        <w:t>    }</w:t>
      </w:r>
    </w:p>
    <w:p w14:paraId="47DAB5EC" w14:textId="77777777" w:rsidR="007C72BA" w:rsidRPr="009E62CE" w:rsidRDefault="007C72BA" w:rsidP="007C72BA">
      <w:pPr>
        <w:snapToGrid w:val="0"/>
        <w:spacing w:line="360" w:lineRule="auto"/>
        <w:ind w:leftChars="100" w:left="210" w:firstLine="420"/>
        <w:rPr>
          <w:sz w:val="24"/>
        </w:rPr>
      </w:pPr>
      <w:r w:rsidRPr="009E62CE">
        <w:rPr>
          <w:sz w:val="24"/>
        </w:rPr>
        <w:lastRenderedPageBreak/>
        <w:t>    for (int </w:t>
      </w:r>
      <w:proofErr w:type="spellStart"/>
      <w:r w:rsidRPr="009E62CE">
        <w:rPr>
          <w:sz w:val="24"/>
        </w:rPr>
        <w:t>i</w:t>
      </w:r>
      <w:proofErr w:type="spellEnd"/>
      <w:r w:rsidRPr="009E62CE">
        <w:rPr>
          <w:sz w:val="24"/>
        </w:rPr>
        <w:t> = 0; </w:t>
      </w:r>
      <w:proofErr w:type="spellStart"/>
      <w:r w:rsidRPr="009E62CE">
        <w:rPr>
          <w:sz w:val="24"/>
        </w:rPr>
        <w:t>i</w:t>
      </w:r>
      <w:proofErr w:type="spellEnd"/>
      <w:r w:rsidRPr="009E62CE">
        <w:rPr>
          <w:sz w:val="24"/>
        </w:rPr>
        <w:t> &lt; n - 1; </w:t>
      </w:r>
      <w:proofErr w:type="spellStart"/>
      <w:r w:rsidRPr="009E62CE">
        <w:rPr>
          <w:sz w:val="24"/>
        </w:rPr>
        <w:t>i</w:t>
      </w:r>
      <w:proofErr w:type="spellEnd"/>
      <w:r w:rsidRPr="009E62CE">
        <w:rPr>
          <w:sz w:val="24"/>
        </w:rPr>
        <w:t>+</w:t>
      </w:r>
      <w:proofErr w:type="gramStart"/>
      <w:r w:rsidRPr="009E62CE">
        <w:rPr>
          <w:sz w:val="24"/>
        </w:rPr>
        <w:t>+,q</w:t>
      </w:r>
      <w:proofErr w:type="gramEnd"/>
      <w:r w:rsidRPr="009E62CE">
        <w:rPr>
          <w:sz w:val="24"/>
        </w:rPr>
        <w:t>=*head) {</w:t>
      </w:r>
    </w:p>
    <w:p w14:paraId="2C81FF52" w14:textId="77777777" w:rsidR="007C72BA" w:rsidRPr="009E62CE" w:rsidRDefault="007C72BA" w:rsidP="007C72BA">
      <w:pPr>
        <w:snapToGrid w:val="0"/>
        <w:spacing w:line="360" w:lineRule="auto"/>
        <w:ind w:leftChars="100" w:left="210" w:firstLine="420"/>
        <w:rPr>
          <w:sz w:val="24"/>
        </w:rPr>
      </w:pPr>
      <w:r w:rsidRPr="009E62CE">
        <w:rPr>
          <w:sz w:val="24"/>
        </w:rPr>
        <w:t>        for (int j = 0; j &lt; n - 1 - </w:t>
      </w:r>
      <w:proofErr w:type="spellStart"/>
      <w:r w:rsidRPr="009E62CE">
        <w:rPr>
          <w:sz w:val="24"/>
        </w:rPr>
        <w:t>i</w:t>
      </w:r>
      <w:proofErr w:type="spellEnd"/>
      <w:r w:rsidRPr="009E62CE">
        <w:rPr>
          <w:sz w:val="24"/>
        </w:rPr>
        <w:t>; </w:t>
      </w:r>
      <w:proofErr w:type="spellStart"/>
      <w:proofErr w:type="gramStart"/>
      <w:r w:rsidRPr="009E62CE">
        <w:rPr>
          <w:sz w:val="24"/>
        </w:rPr>
        <w:t>j++</w:t>
      </w:r>
      <w:proofErr w:type="spellEnd"/>
      <w:r w:rsidRPr="009E62CE">
        <w:rPr>
          <w:sz w:val="24"/>
        </w:rPr>
        <w:t>,q</w:t>
      </w:r>
      <w:proofErr w:type="gramEnd"/>
      <w:r w:rsidRPr="009E62CE">
        <w:rPr>
          <w:sz w:val="24"/>
        </w:rPr>
        <w:t>=q-&gt;next) {</w:t>
      </w:r>
    </w:p>
    <w:p w14:paraId="122CA570" w14:textId="77777777" w:rsidR="007C72BA" w:rsidRPr="009E62CE" w:rsidRDefault="007C72BA" w:rsidP="007C72BA">
      <w:pPr>
        <w:snapToGrid w:val="0"/>
        <w:spacing w:line="360" w:lineRule="auto"/>
        <w:ind w:leftChars="100" w:left="210" w:firstLine="420"/>
        <w:rPr>
          <w:sz w:val="24"/>
        </w:rPr>
      </w:pPr>
      <w:r w:rsidRPr="009E62CE">
        <w:rPr>
          <w:sz w:val="24"/>
        </w:rPr>
        <w:t>            if (q-&gt;next-&gt;</w:t>
      </w:r>
      <w:proofErr w:type="spellStart"/>
      <w:r w:rsidRPr="009E62CE">
        <w:rPr>
          <w:sz w:val="24"/>
        </w:rPr>
        <w:t>avescore</w:t>
      </w:r>
      <w:proofErr w:type="spellEnd"/>
      <w:r w:rsidRPr="009E62CE">
        <w:rPr>
          <w:sz w:val="24"/>
        </w:rPr>
        <w:t> &gt; q-&gt;next-&gt;next-&gt;</w:t>
      </w:r>
      <w:proofErr w:type="spellStart"/>
      <w:r w:rsidRPr="009E62CE">
        <w:rPr>
          <w:sz w:val="24"/>
        </w:rPr>
        <w:t>avescore</w:t>
      </w:r>
      <w:proofErr w:type="spellEnd"/>
      <w:r w:rsidRPr="009E62CE">
        <w:rPr>
          <w:sz w:val="24"/>
        </w:rPr>
        <w:t>) {</w:t>
      </w:r>
    </w:p>
    <w:p w14:paraId="55D37973" w14:textId="77777777" w:rsidR="007C72BA" w:rsidRPr="009E62CE" w:rsidRDefault="007C72BA" w:rsidP="007C72BA">
      <w:pPr>
        <w:snapToGrid w:val="0"/>
        <w:spacing w:line="360" w:lineRule="auto"/>
        <w:ind w:leftChars="100" w:left="210" w:firstLine="420"/>
        <w:rPr>
          <w:sz w:val="24"/>
        </w:rPr>
      </w:pPr>
      <w:r w:rsidRPr="009E62CE">
        <w:rPr>
          <w:sz w:val="24"/>
        </w:rPr>
        <w:t>                </w:t>
      </w:r>
      <w:proofErr w:type="spellStart"/>
      <w:proofErr w:type="gramStart"/>
      <w:r w:rsidRPr="009E62CE">
        <w:rPr>
          <w:sz w:val="24"/>
        </w:rPr>
        <w:t>strcpy</w:t>
      </w:r>
      <w:proofErr w:type="spellEnd"/>
      <w:r w:rsidRPr="009E62CE">
        <w:rPr>
          <w:sz w:val="24"/>
        </w:rPr>
        <w:t>(</w:t>
      </w:r>
      <w:proofErr w:type="gramEnd"/>
      <w:r w:rsidRPr="009E62CE">
        <w:rPr>
          <w:sz w:val="24"/>
        </w:rPr>
        <w:t>numb, q-&gt;next-&gt;num);</w:t>
      </w:r>
    </w:p>
    <w:p w14:paraId="2CE720B9" w14:textId="77777777" w:rsidR="007C72BA" w:rsidRPr="009E62CE" w:rsidRDefault="007C72BA" w:rsidP="007C72BA">
      <w:pPr>
        <w:snapToGrid w:val="0"/>
        <w:spacing w:line="360" w:lineRule="auto"/>
        <w:ind w:leftChars="100" w:left="210" w:firstLine="420"/>
        <w:rPr>
          <w:sz w:val="24"/>
        </w:rPr>
      </w:pPr>
      <w:r w:rsidRPr="009E62CE">
        <w:rPr>
          <w:sz w:val="24"/>
        </w:rPr>
        <w:t>                </w:t>
      </w:r>
      <w:proofErr w:type="spellStart"/>
      <w:r w:rsidRPr="009E62CE">
        <w:rPr>
          <w:sz w:val="24"/>
        </w:rPr>
        <w:t>strcpy</w:t>
      </w:r>
      <w:proofErr w:type="spellEnd"/>
      <w:r w:rsidRPr="009E62CE">
        <w:rPr>
          <w:sz w:val="24"/>
        </w:rPr>
        <w:t>(q-&gt;next-&gt;num, q-&gt;next-&gt;next-&gt;num);</w:t>
      </w:r>
    </w:p>
    <w:p w14:paraId="39DF1AEB" w14:textId="77777777" w:rsidR="007C72BA" w:rsidRPr="009E62CE" w:rsidRDefault="007C72BA" w:rsidP="007C72BA">
      <w:pPr>
        <w:snapToGrid w:val="0"/>
        <w:spacing w:line="360" w:lineRule="auto"/>
        <w:ind w:leftChars="100" w:left="210" w:firstLine="420"/>
        <w:rPr>
          <w:sz w:val="24"/>
        </w:rPr>
      </w:pPr>
      <w:r w:rsidRPr="009E62CE">
        <w:rPr>
          <w:sz w:val="24"/>
        </w:rPr>
        <w:t>                </w:t>
      </w:r>
      <w:proofErr w:type="spellStart"/>
      <w:r w:rsidRPr="009E62CE">
        <w:rPr>
          <w:sz w:val="24"/>
        </w:rPr>
        <w:t>strcpy</w:t>
      </w:r>
      <w:proofErr w:type="spellEnd"/>
      <w:r w:rsidRPr="009E62CE">
        <w:rPr>
          <w:sz w:val="24"/>
        </w:rPr>
        <w:t>(q-&gt;next-&gt;next-&gt;num, numb);</w:t>
      </w:r>
    </w:p>
    <w:p w14:paraId="3F188EAD" w14:textId="77777777" w:rsidR="007C72BA" w:rsidRPr="009E62CE" w:rsidRDefault="007C72BA" w:rsidP="007C72BA">
      <w:pPr>
        <w:snapToGrid w:val="0"/>
        <w:spacing w:line="360" w:lineRule="auto"/>
        <w:ind w:leftChars="100" w:left="210" w:firstLine="420"/>
        <w:rPr>
          <w:sz w:val="24"/>
        </w:rPr>
      </w:pPr>
      <w:r w:rsidRPr="009E62CE">
        <w:rPr>
          <w:sz w:val="24"/>
        </w:rPr>
        <w:t>                </w:t>
      </w:r>
      <w:proofErr w:type="spellStart"/>
      <w:proofErr w:type="gramStart"/>
      <w:r w:rsidRPr="009E62CE">
        <w:rPr>
          <w:sz w:val="24"/>
        </w:rPr>
        <w:t>strcpy</w:t>
      </w:r>
      <w:proofErr w:type="spellEnd"/>
      <w:r w:rsidRPr="009E62CE">
        <w:rPr>
          <w:sz w:val="24"/>
        </w:rPr>
        <w:t>(</w:t>
      </w:r>
      <w:proofErr w:type="spellStart"/>
      <w:proofErr w:type="gramEnd"/>
      <w:r w:rsidRPr="009E62CE">
        <w:rPr>
          <w:sz w:val="24"/>
        </w:rPr>
        <w:t>nam</w:t>
      </w:r>
      <w:proofErr w:type="spellEnd"/>
      <w:r w:rsidRPr="009E62CE">
        <w:rPr>
          <w:sz w:val="24"/>
        </w:rPr>
        <w:t>, q-&gt;next-&gt;name);</w:t>
      </w:r>
    </w:p>
    <w:p w14:paraId="2C264C81" w14:textId="77777777" w:rsidR="007C72BA" w:rsidRPr="009E62CE" w:rsidRDefault="007C72BA" w:rsidP="007C72BA">
      <w:pPr>
        <w:snapToGrid w:val="0"/>
        <w:spacing w:line="360" w:lineRule="auto"/>
        <w:ind w:leftChars="100" w:left="210" w:firstLine="420"/>
        <w:rPr>
          <w:sz w:val="24"/>
        </w:rPr>
      </w:pPr>
      <w:r w:rsidRPr="009E62CE">
        <w:rPr>
          <w:sz w:val="24"/>
        </w:rPr>
        <w:t>                </w:t>
      </w:r>
      <w:proofErr w:type="spellStart"/>
      <w:r w:rsidRPr="009E62CE">
        <w:rPr>
          <w:sz w:val="24"/>
        </w:rPr>
        <w:t>strcpy</w:t>
      </w:r>
      <w:proofErr w:type="spellEnd"/>
      <w:r w:rsidRPr="009E62CE">
        <w:rPr>
          <w:sz w:val="24"/>
        </w:rPr>
        <w:t>(q-&gt;next-&gt;name, q-&gt;next-&gt;next-&gt;name);</w:t>
      </w:r>
    </w:p>
    <w:p w14:paraId="5451B98B" w14:textId="77777777" w:rsidR="007C72BA" w:rsidRPr="009E62CE" w:rsidRDefault="007C72BA" w:rsidP="007C72BA">
      <w:pPr>
        <w:snapToGrid w:val="0"/>
        <w:spacing w:line="360" w:lineRule="auto"/>
        <w:ind w:leftChars="100" w:left="210" w:firstLine="420"/>
        <w:rPr>
          <w:sz w:val="24"/>
        </w:rPr>
      </w:pPr>
      <w:r w:rsidRPr="009E62CE">
        <w:rPr>
          <w:sz w:val="24"/>
        </w:rPr>
        <w:t>                </w:t>
      </w:r>
      <w:proofErr w:type="spellStart"/>
      <w:r w:rsidRPr="009E62CE">
        <w:rPr>
          <w:sz w:val="24"/>
        </w:rPr>
        <w:t>strcpy</w:t>
      </w:r>
      <w:proofErr w:type="spellEnd"/>
      <w:r w:rsidRPr="009E62CE">
        <w:rPr>
          <w:sz w:val="24"/>
        </w:rPr>
        <w:t>(q-&gt;next-&gt;next-&gt;name, </w:t>
      </w:r>
      <w:proofErr w:type="spellStart"/>
      <w:r w:rsidRPr="009E62CE">
        <w:rPr>
          <w:sz w:val="24"/>
        </w:rPr>
        <w:t>nam</w:t>
      </w:r>
      <w:proofErr w:type="spellEnd"/>
      <w:r w:rsidRPr="009E62CE">
        <w:rPr>
          <w:sz w:val="24"/>
        </w:rPr>
        <w:t>);</w:t>
      </w:r>
    </w:p>
    <w:p w14:paraId="5E47EAAD" w14:textId="77777777" w:rsidR="007C72BA" w:rsidRPr="009E62CE" w:rsidRDefault="007C72BA" w:rsidP="007C72BA">
      <w:pPr>
        <w:snapToGrid w:val="0"/>
        <w:spacing w:line="360" w:lineRule="auto"/>
        <w:ind w:leftChars="100" w:left="210" w:firstLine="420"/>
        <w:rPr>
          <w:sz w:val="24"/>
        </w:rPr>
      </w:pPr>
      <w:r w:rsidRPr="009E62CE">
        <w:rPr>
          <w:sz w:val="24"/>
        </w:rPr>
        <w:t>                for (int k = 0; k &lt; 4; k++) {</w:t>
      </w:r>
    </w:p>
    <w:p w14:paraId="0802DF3E" w14:textId="77777777" w:rsidR="007C72BA" w:rsidRPr="009E62CE" w:rsidRDefault="007C72BA" w:rsidP="007C72BA">
      <w:pPr>
        <w:snapToGrid w:val="0"/>
        <w:spacing w:line="360" w:lineRule="auto"/>
        <w:ind w:leftChars="100" w:left="210" w:firstLine="420"/>
        <w:rPr>
          <w:sz w:val="24"/>
        </w:rPr>
      </w:pPr>
      <w:r w:rsidRPr="009E62CE">
        <w:rPr>
          <w:sz w:val="24"/>
        </w:rPr>
        <w:t>                    int </w:t>
      </w:r>
      <w:proofErr w:type="spellStart"/>
      <w:r w:rsidRPr="009E62CE">
        <w:rPr>
          <w:sz w:val="24"/>
        </w:rPr>
        <w:t>tmp</w:t>
      </w:r>
      <w:proofErr w:type="spellEnd"/>
      <w:r w:rsidRPr="009E62CE">
        <w:rPr>
          <w:sz w:val="24"/>
        </w:rPr>
        <w:t> = q-&gt;next-&gt;score[k];</w:t>
      </w:r>
    </w:p>
    <w:p w14:paraId="713B12AE" w14:textId="77777777" w:rsidR="007C72BA" w:rsidRPr="009E62CE" w:rsidRDefault="007C72BA" w:rsidP="007C72BA">
      <w:pPr>
        <w:snapToGrid w:val="0"/>
        <w:spacing w:line="360" w:lineRule="auto"/>
        <w:ind w:leftChars="100" w:left="210" w:firstLine="420"/>
        <w:rPr>
          <w:sz w:val="24"/>
        </w:rPr>
      </w:pPr>
      <w:r w:rsidRPr="009E62CE">
        <w:rPr>
          <w:sz w:val="24"/>
        </w:rPr>
        <w:t>                    q-&gt;next-&gt;score[k] = q-&gt;next-&gt;next-&gt;score[k];</w:t>
      </w:r>
    </w:p>
    <w:p w14:paraId="02489028" w14:textId="77777777" w:rsidR="007C72BA" w:rsidRPr="009E62CE" w:rsidRDefault="007C72BA" w:rsidP="007C72BA">
      <w:pPr>
        <w:snapToGrid w:val="0"/>
        <w:spacing w:line="360" w:lineRule="auto"/>
        <w:ind w:leftChars="100" w:left="210" w:firstLine="420"/>
        <w:rPr>
          <w:sz w:val="24"/>
        </w:rPr>
      </w:pPr>
      <w:r w:rsidRPr="009E62CE">
        <w:rPr>
          <w:sz w:val="24"/>
        </w:rPr>
        <w:t>                    q-&gt;next-&gt;next-&gt;score[k] = </w:t>
      </w:r>
      <w:proofErr w:type="spellStart"/>
      <w:r w:rsidRPr="009E62CE">
        <w:rPr>
          <w:sz w:val="24"/>
        </w:rPr>
        <w:t>tmp</w:t>
      </w:r>
      <w:proofErr w:type="spellEnd"/>
      <w:r w:rsidRPr="009E62CE">
        <w:rPr>
          <w:sz w:val="24"/>
        </w:rPr>
        <w:t>;</w:t>
      </w:r>
    </w:p>
    <w:p w14:paraId="34CEF439" w14:textId="77777777" w:rsidR="007C72BA" w:rsidRPr="009E62CE" w:rsidRDefault="007C72BA" w:rsidP="007C72BA">
      <w:pPr>
        <w:snapToGrid w:val="0"/>
        <w:spacing w:line="360" w:lineRule="auto"/>
        <w:ind w:leftChars="100" w:left="210" w:firstLine="420"/>
        <w:rPr>
          <w:sz w:val="24"/>
        </w:rPr>
      </w:pPr>
      <w:r w:rsidRPr="009E62CE">
        <w:rPr>
          <w:sz w:val="24"/>
        </w:rPr>
        <w:t>                }</w:t>
      </w:r>
    </w:p>
    <w:p w14:paraId="027BF033" w14:textId="77777777" w:rsidR="007C72BA" w:rsidRPr="009E62CE" w:rsidRDefault="007C72BA" w:rsidP="007C72BA">
      <w:pPr>
        <w:snapToGrid w:val="0"/>
        <w:spacing w:line="360" w:lineRule="auto"/>
        <w:ind w:leftChars="100" w:left="210" w:firstLine="420"/>
        <w:rPr>
          <w:sz w:val="24"/>
        </w:rPr>
      </w:pPr>
      <w:r w:rsidRPr="009E62CE">
        <w:rPr>
          <w:sz w:val="24"/>
        </w:rPr>
        <w:t>                double tmp2 = q-&gt;next-&gt;</w:t>
      </w:r>
      <w:proofErr w:type="spellStart"/>
      <w:r w:rsidRPr="009E62CE">
        <w:rPr>
          <w:sz w:val="24"/>
        </w:rPr>
        <w:t>avescore</w:t>
      </w:r>
      <w:proofErr w:type="spellEnd"/>
      <w:r w:rsidRPr="009E62CE">
        <w:rPr>
          <w:sz w:val="24"/>
        </w:rPr>
        <w:t>;</w:t>
      </w:r>
    </w:p>
    <w:p w14:paraId="67BA9590" w14:textId="77777777" w:rsidR="007C72BA" w:rsidRPr="009E62CE" w:rsidRDefault="007C72BA" w:rsidP="007C72BA">
      <w:pPr>
        <w:snapToGrid w:val="0"/>
        <w:spacing w:line="360" w:lineRule="auto"/>
        <w:ind w:leftChars="100" w:left="210" w:firstLine="420"/>
        <w:rPr>
          <w:sz w:val="24"/>
        </w:rPr>
      </w:pPr>
      <w:r w:rsidRPr="009E62CE">
        <w:rPr>
          <w:sz w:val="24"/>
        </w:rPr>
        <w:t>                q-&gt;next-&gt;</w:t>
      </w:r>
      <w:proofErr w:type="spellStart"/>
      <w:r w:rsidRPr="009E62CE">
        <w:rPr>
          <w:sz w:val="24"/>
        </w:rPr>
        <w:t>avescore</w:t>
      </w:r>
      <w:proofErr w:type="spellEnd"/>
      <w:r w:rsidRPr="009E62CE">
        <w:rPr>
          <w:sz w:val="24"/>
        </w:rPr>
        <w:t> = q-&gt;next-&gt;next-&gt;</w:t>
      </w:r>
      <w:proofErr w:type="spellStart"/>
      <w:r w:rsidRPr="009E62CE">
        <w:rPr>
          <w:sz w:val="24"/>
        </w:rPr>
        <w:t>avescore</w:t>
      </w:r>
      <w:proofErr w:type="spellEnd"/>
      <w:r w:rsidRPr="009E62CE">
        <w:rPr>
          <w:sz w:val="24"/>
        </w:rPr>
        <w:t>;</w:t>
      </w:r>
    </w:p>
    <w:p w14:paraId="7C08A8A0" w14:textId="77777777" w:rsidR="007C72BA" w:rsidRPr="009E62CE" w:rsidRDefault="007C72BA" w:rsidP="007C72BA">
      <w:pPr>
        <w:snapToGrid w:val="0"/>
        <w:spacing w:line="360" w:lineRule="auto"/>
        <w:ind w:leftChars="100" w:left="210" w:firstLine="420"/>
        <w:rPr>
          <w:sz w:val="24"/>
        </w:rPr>
      </w:pPr>
      <w:r w:rsidRPr="009E62CE">
        <w:rPr>
          <w:sz w:val="24"/>
        </w:rPr>
        <w:t>                q-&gt;next-&gt;next-&gt;</w:t>
      </w:r>
      <w:proofErr w:type="spellStart"/>
      <w:r w:rsidRPr="009E62CE">
        <w:rPr>
          <w:sz w:val="24"/>
        </w:rPr>
        <w:t>avescore</w:t>
      </w:r>
      <w:proofErr w:type="spellEnd"/>
      <w:r w:rsidRPr="009E62CE">
        <w:rPr>
          <w:sz w:val="24"/>
        </w:rPr>
        <w:t> = tmp2;</w:t>
      </w:r>
    </w:p>
    <w:p w14:paraId="733A07DF" w14:textId="77777777" w:rsidR="007C72BA" w:rsidRPr="009E62CE" w:rsidRDefault="007C72BA" w:rsidP="007C72BA">
      <w:pPr>
        <w:snapToGrid w:val="0"/>
        <w:spacing w:line="360" w:lineRule="auto"/>
        <w:ind w:leftChars="100" w:left="210" w:firstLine="420"/>
        <w:rPr>
          <w:sz w:val="24"/>
        </w:rPr>
      </w:pPr>
      <w:r w:rsidRPr="009E62CE">
        <w:rPr>
          <w:sz w:val="24"/>
        </w:rPr>
        <w:t>            }</w:t>
      </w:r>
    </w:p>
    <w:p w14:paraId="144CD8B2" w14:textId="77777777" w:rsidR="007C72BA" w:rsidRPr="009E62CE" w:rsidRDefault="007C72BA" w:rsidP="007C72BA">
      <w:pPr>
        <w:snapToGrid w:val="0"/>
        <w:spacing w:line="360" w:lineRule="auto"/>
        <w:ind w:leftChars="100" w:left="210" w:firstLine="420"/>
        <w:rPr>
          <w:sz w:val="24"/>
        </w:rPr>
      </w:pPr>
      <w:r w:rsidRPr="009E62CE">
        <w:rPr>
          <w:sz w:val="24"/>
        </w:rPr>
        <w:t>        }</w:t>
      </w:r>
    </w:p>
    <w:p w14:paraId="6321E0AE" w14:textId="77777777" w:rsidR="007C72BA" w:rsidRPr="009E62CE" w:rsidRDefault="007C72BA" w:rsidP="007C72BA">
      <w:pPr>
        <w:snapToGrid w:val="0"/>
        <w:spacing w:line="360" w:lineRule="auto"/>
        <w:ind w:leftChars="100" w:left="210" w:firstLine="420"/>
        <w:rPr>
          <w:sz w:val="24"/>
        </w:rPr>
      </w:pPr>
      <w:r w:rsidRPr="009E62CE">
        <w:rPr>
          <w:sz w:val="24"/>
        </w:rPr>
        <w:t>    }</w:t>
      </w:r>
    </w:p>
    <w:p w14:paraId="25B56002" w14:textId="77777777" w:rsidR="007C72BA" w:rsidRPr="009E62CE" w:rsidRDefault="007C72BA" w:rsidP="007C72BA">
      <w:pPr>
        <w:snapToGrid w:val="0"/>
        <w:spacing w:line="360" w:lineRule="auto"/>
        <w:ind w:leftChars="100" w:left="210" w:firstLine="420"/>
        <w:rPr>
          <w:sz w:val="24"/>
        </w:rPr>
      </w:pPr>
      <w:r w:rsidRPr="009E62CE">
        <w:rPr>
          <w:sz w:val="24"/>
        </w:rPr>
        <w:t>    p = *head;</w:t>
      </w:r>
    </w:p>
    <w:p w14:paraId="3A30FCAD" w14:textId="77777777" w:rsidR="007C72BA" w:rsidRPr="009E62CE" w:rsidRDefault="007C72BA" w:rsidP="007C72BA">
      <w:pPr>
        <w:snapToGrid w:val="0"/>
        <w:spacing w:line="360" w:lineRule="auto"/>
        <w:ind w:leftChars="100" w:left="210" w:firstLine="420"/>
        <w:rPr>
          <w:sz w:val="24"/>
        </w:rPr>
      </w:pPr>
      <w:r w:rsidRPr="009E62CE">
        <w:rPr>
          <w:sz w:val="24"/>
        </w:rPr>
        <w:t>    while (p-&gt;next) {</w:t>
      </w:r>
    </w:p>
    <w:p w14:paraId="045A4B6C" w14:textId="77777777" w:rsidR="007C72BA" w:rsidRPr="009E62CE" w:rsidRDefault="007C72BA" w:rsidP="007C72BA">
      <w:pPr>
        <w:snapToGrid w:val="0"/>
        <w:spacing w:line="360" w:lineRule="auto"/>
        <w:ind w:leftChars="100" w:left="210" w:firstLine="420"/>
        <w:rPr>
          <w:sz w:val="24"/>
        </w:rPr>
      </w:pPr>
      <w:r w:rsidRPr="009E62CE">
        <w:rPr>
          <w:sz w:val="24"/>
        </w:rPr>
        <w:t>        </w:t>
      </w:r>
      <w:proofErr w:type="gramStart"/>
      <w:r w:rsidRPr="009E62CE">
        <w:rPr>
          <w:sz w:val="24"/>
        </w:rPr>
        <w:t>printf(</w:t>
      </w:r>
      <w:proofErr w:type="gramEnd"/>
      <w:r w:rsidRPr="009E62CE">
        <w:rPr>
          <w:sz w:val="24"/>
        </w:rPr>
        <w:t>"%s %s %.2lf\n", p-&gt;next-&gt;num, p-&gt;next-&gt;name,p-&gt;next-&gt;avescore);</w:t>
      </w:r>
    </w:p>
    <w:p w14:paraId="170C2828" w14:textId="77777777" w:rsidR="007C72BA" w:rsidRPr="009E62CE" w:rsidRDefault="007C72BA" w:rsidP="007C72BA">
      <w:pPr>
        <w:snapToGrid w:val="0"/>
        <w:spacing w:line="360" w:lineRule="auto"/>
        <w:ind w:leftChars="100" w:left="210" w:firstLine="420"/>
        <w:rPr>
          <w:sz w:val="24"/>
        </w:rPr>
      </w:pPr>
      <w:r w:rsidRPr="009E62CE">
        <w:rPr>
          <w:sz w:val="24"/>
        </w:rPr>
        <w:t>        p = p-&gt;next;</w:t>
      </w:r>
    </w:p>
    <w:p w14:paraId="486D49AB" w14:textId="77777777" w:rsidR="007C72BA" w:rsidRPr="009E62CE" w:rsidRDefault="007C72BA" w:rsidP="007C72BA">
      <w:pPr>
        <w:snapToGrid w:val="0"/>
        <w:spacing w:line="360" w:lineRule="auto"/>
        <w:ind w:leftChars="100" w:left="210" w:firstLine="420"/>
        <w:rPr>
          <w:sz w:val="24"/>
        </w:rPr>
      </w:pPr>
      <w:r w:rsidRPr="009E62CE">
        <w:rPr>
          <w:sz w:val="24"/>
        </w:rPr>
        <w:t>    }</w:t>
      </w:r>
    </w:p>
    <w:p w14:paraId="23AFF55F" w14:textId="77777777" w:rsidR="007C72BA" w:rsidRPr="009E62CE" w:rsidRDefault="007C72BA" w:rsidP="007C72BA">
      <w:pPr>
        <w:snapToGrid w:val="0"/>
        <w:spacing w:line="360" w:lineRule="auto"/>
        <w:ind w:leftChars="100" w:left="210" w:firstLine="420"/>
        <w:rPr>
          <w:sz w:val="24"/>
        </w:rPr>
      </w:pPr>
      <w:r w:rsidRPr="009E62CE">
        <w:rPr>
          <w:sz w:val="24"/>
        </w:rPr>
        <w:t>}</w:t>
      </w:r>
    </w:p>
    <w:p w14:paraId="30650598" w14:textId="77777777" w:rsidR="007C72BA" w:rsidRPr="009E62CE" w:rsidRDefault="007C72BA" w:rsidP="007C72BA">
      <w:pPr>
        <w:snapToGrid w:val="0"/>
        <w:spacing w:line="360" w:lineRule="auto"/>
        <w:ind w:leftChars="100" w:left="210" w:firstLine="420"/>
        <w:rPr>
          <w:sz w:val="24"/>
        </w:rPr>
      </w:pPr>
      <w:r w:rsidRPr="009E62CE">
        <w:rPr>
          <w:sz w:val="24"/>
        </w:rPr>
        <w:t>int main(void) {</w:t>
      </w:r>
    </w:p>
    <w:p w14:paraId="2E946805" w14:textId="77777777" w:rsidR="007C72BA" w:rsidRPr="009E62CE" w:rsidRDefault="007C72BA" w:rsidP="007C72BA">
      <w:pPr>
        <w:snapToGrid w:val="0"/>
        <w:spacing w:line="360" w:lineRule="auto"/>
        <w:ind w:leftChars="100" w:left="210" w:firstLine="420"/>
        <w:rPr>
          <w:sz w:val="24"/>
        </w:rPr>
      </w:pPr>
      <w:r w:rsidRPr="009E62CE">
        <w:rPr>
          <w:sz w:val="24"/>
        </w:rPr>
        <w:t>    int n;</w:t>
      </w:r>
    </w:p>
    <w:p w14:paraId="0E674C74" w14:textId="77777777" w:rsidR="007C72BA" w:rsidRPr="009E62CE" w:rsidRDefault="007C72BA" w:rsidP="007C72BA">
      <w:pPr>
        <w:snapToGrid w:val="0"/>
        <w:spacing w:line="360" w:lineRule="auto"/>
        <w:ind w:leftChars="100" w:left="210" w:firstLine="420"/>
        <w:rPr>
          <w:sz w:val="24"/>
        </w:rPr>
      </w:pPr>
      <w:r w:rsidRPr="009E62CE">
        <w:rPr>
          <w:sz w:val="24"/>
        </w:rPr>
        <w:t>    </w:t>
      </w:r>
      <w:proofErr w:type="spellStart"/>
      <w:r w:rsidRPr="009E62CE">
        <w:rPr>
          <w:sz w:val="24"/>
        </w:rPr>
        <w:t>CNode</w:t>
      </w:r>
      <w:proofErr w:type="spellEnd"/>
      <w:r w:rsidRPr="009E62CE">
        <w:rPr>
          <w:sz w:val="24"/>
        </w:rPr>
        <w:t> head = NULL;</w:t>
      </w:r>
    </w:p>
    <w:p w14:paraId="2BECC04E" w14:textId="77777777" w:rsidR="007C72BA" w:rsidRPr="009E62CE" w:rsidRDefault="007C72BA" w:rsidP="007C72BA">
      <w:pPr>
        <w:snapToGrid w:val="0"/>
        <w:spacing w:line="360" w:lineRule="auto"/>
        <w:ind w:leftChars="100" w:left="210" w:firstLine="420"/>
        <w:rPr>
          <w:sz w:val="24"/>
        </w:rPr>
      </w:pPr>
      <w:r w:rsidRPr="009E62CE">
        <w:rPr>
          <w:sz w:val="24"/>
        </w:rPr>
        <w:t>    while ((</w:t>
      </w:r>
      <w:proofErr w:type="spellStart"/>
      <w:proofErr w:type="gramStart"/>
      <w:r w:rsidRPr="009E62CE">
        <w:rPr>
          <w:sz w:val="24"/>
        </w:rPr>
        <w:t>scanf</w:t>
      </w:r>
      <w:proofErr w:type="spellEnd"/>
      <w:r w:rsidRPr="009E62CE">
        <w:rPr>
          <w:sz w:val="24"/>
        </w:rPr>
        <w:t>(</w:t>
      </w:r>
      <w:proofErr w:type="gramEnd"/>
      <w:r w:rsidRPr="009E62CE">
        <w:rPr>
          <w:sz w:val="24"/>
        </w:rPr>
        <w:t>"%d", &amp;n) != EOF)) {</w:t>
      </w:r>
    </w:p>
    <w:p w14:paraId="349A32B9" w14:textId="77777777" w:rsidR="007C72BA" w:rsidRPr="009E62CE" w:rsidRDefault="007C72BA" w:rsidP="007C72BA">
      <w:pPr>
        <w:snapToGrid w:val="0"/>
        <w:spacing w:line="360" w:lineRule="auto"/>
        <w:ind w:leftChars="100" w:left="210" w:firstLine="420"/>
        <w:rPr>
          <w:sz w:val="24"/>
        </w:rPr>
      </w:pPr>
      <w:r w:rsidRPr="009E62CE">
        <w:rPr>
          <w:sz w:val="24"/>
        </w:rPr>
        <w:t>        if (n == </w:t>
      </w:r>
      <w:proofErr w:type="gramStart"/>
      <w:r w:rsidRPr="009E62CE">
        <w:rPr>
          <w:sz w:val="24"/>
        </w:rPr>
        <w:t>0)break</w:t>
      </w:r>
      <w:proofErr w:type="gramEnd"/>
      <w:r w:rsidRPr="009E62CE">
        <w:rPr>
          <w:sz w:val="24"/>
        </w:rPr>
        <w:t>;</w:t>
      </w:r>
    </w:p>
    <w:p w14:paraId="1A98BA80" w14:textId="77777777" w:rsidR="007C72BA" w:rsidRPr="009E62CE" w:rsidRDefault="007C72BA" w:rsidP="007C72BA">
      <w:pPr>
        <w:snapToGrid w:val="0"/>
        <w:spacing w:line="360" w:lineRule="auto"/>
        <w:ind w:leftChars="100" w:left="210" w:firstLine="420"/>
        <w:rPr>
          <w:sz w:val="24"/>
        </w:rPr>
      </w:pPr>
      <w:r w:rsidRPr="009E62CE">
        <w:rPr>
          <w:sz w:val="24"/>
        </w:rPr>
        <w:t>        switch (n) {</w:t>
      </w:r>
    </w:p>
    <w:p w14:paraId="70378B6D" w14:textId="77777777" w:rsidR="007C72BA" w:rsidRPr="009E62CE" w:rsidRDefault="007C72BA" w:rsidP="007C72BA">
      <w:pPr>
        <w:snapToGrid w:val="0"/>
        <w:spacing w:line="360" w:lineRule="auto"/>
        <w:ind w:leftChars="100" w:left="210" w:firstLine="420"/>
        <w:rPr>
          <w:sz w:val="24"/>
        </w:rPr>
      </w:pPr>
      <w:r w:rsidRPr="009E62CE">
        <w:rPr>
          <w:sz w:val="24"/>
        </w:rPr>
        <w:t>        case </w:t>
      </w:r>
      <w:proofErr w:type="gramStart"/>
      <w:r w:rsidRPr="009E62CE">
        <w:rPr>
          <w:sz w:val="24"/>
        </w:rPr>
        <w:t>1:CreatNode</w:t>
      </w:r>
      <w:proofErr w:type="gramEnd"/>
      <w:r w:rsidRPr="009E62CE">
        <w:rPr>
          <w:sz w:val="24"/>
        </w:rPr>
        <w:t>(&amp;head); break;</w:t>
      </w:r>
    </w:p>
    <w:p w14:paraId="1DECC704" w14:textId="77777777" w:rsidR="007C72BA" w:rsidRPr="009E62CE" w:rsidRDefault="007C72BA" w:rsidP="007C72BA">
      <w:pPr>
        <w:snapToGrid w:val="0"/>
        <w:spacing w:line="360" w:lineRule="auto"/>
        <w:ind w:leftChars="100" w:left="210" w:firstLine="420"/>
        <w:rPr>
          <w:sz w:val="24"/>
        </w:rPr>
      </w:pPr>
      <w:r w:rsidRPr="009E62CE">
        <w:rPr>
          <w:sz w:val="24"/>
        </w:rPr>
        <w:lastRenderedPageBreak/>
        <w:t>        case </w:t>
      </w:r>
      <w:proofErr w:type="gramStart"/>
      <w:r w:rsidRPr="009E62CE">
        <w:rPr>
          <w:sz w:val="24"/>
        </w:rPr>
        <w:t>2:PrintNode</w:t>
      </w:r>
      <w:proofErr w:type="gramEnd"/>
      <w:r w:rsidRPr="009E62CE">
        <w:rPr>
          <w:sz w:val="24"/>
        </w:rPr>
        <w:t>(&amp;head); break;</w:t>
      </w:r>
    </w:p>
    <w:p w14:paraId="1F9BA605" w14:textId="77777777" w:rsidR="007C72BA" w:rsidRPr="009E62CE" w:rsidRDefault="007C72BA" w:rsidP="007C72BA">
      <w:pPr>
        <w:snapToGrid w:val="0"/>
        <w:spacing w:line="360" w:lineRule="auto"/>
        <w:ind w:leftChars="100" w:left="210" w:firstLine="420"/>
        <w:rPr>
          <w:sz w:val="24"/>
        </w:rPr>
      </w:pPr>
      <w:r w:rsidRPr="009E62CE">
        <w:rPr>
          <w:sz w:val="24"/>
        </w:rPr>
        <w:t>        case </w:t>
      </w:r>
      <w:proofErr w:type="gramStart"/>
      <w:r w:rsidRPr="009E62CE">
        <w:rPr>
          <w:sz w:val="24"/>
        </w:rPr>
        <w:t>3:ChangeNode</w:t>
      </w:r>
      <w:proofErr w:type="gramEnd"/>
      <w:r w:rsidRPr="009E62CE">
        <w:rPr>
          <w:sz w:val="24"/>
        </w:rPr>
        <w:t>(&amp;head); break;</w:t>
      </w:r>
    </w:p>
    <w:p w14:paraId="313CBED2" w14:textId="77777777" w:rsidR="007C72BA" w:rsidRPr="009E62CE" w:rsidRDefault="007C72BA" w:rsidP="007C72BA">
      <w:pPr>
        <w:snapToGrid w:val="0"/>
        <w:spacing w:line="360" w:lineRule="auto"/>
        <w:ind w:leftChars="100" w:left="210" w:firstLine="420"/>
        <w:rPr>
          <w:sz w:val="24"/>
        </w:rPr>
      </w:pPr>
      <w:r w:rsidRPr="009E62CE">
        <w:rPr>
          <w:sz w:val="24"/>
        </w:rPr>
        <w:t>        case </w:t>
      </w:r>
      <w:proofErr w:type="gramStart"/>
      <w:r w:rsidRPr="009E62CE">
        <w:rPr>
          <w:sz w:val="24"/>
        </w:rPr>
        <w:t>4:AveNode</w:t>
      </w:r>
      <w:proofErr w:type="gramEnd"/>
      <w:r w:rsidRPr="009E62CE">
        <w:rPr>
          <w:sz w:val="24"/>
        </w:rPr>
        <w:t>(&amp;head); break;</w:t>
      </w:r>
    </w:p>
    <w:p w14:paraId="02715031" w14:textId="77777777" w:rsidR="007C72BA" w:rsidRPr="009E62CE" w:rsidRDefault="007C72BA" w:rsidP="007C72BA">
      <w:pPr>
        <w:snapToGrid w:val="0"/>
        <w:spacing w:line="360" w:lineRule="auto"/>
        <w:ind w:leftChars="100" w:left="210" w:firstLine="420"/>
        <w:rPr>
          <w:sz w:val="24"/>
        </w:rPr>
      </w:pPr>
      <w:r w:rsidRPr="009E62CE">
        <w:rPr>
          <w:sz w:val="24"/>
        </w:rPr>
        <w:t>        case </w:t>
      </w:r>
      <w:proofErr w:type="gramStart"/>
      <w:r w:rsidRPr="009E62CE">
        <w:rPr>
          <w:sz w:val="24"/>
        </w:rPr>
        <w:t>5:SumNode</w:t>
      </w:r>
      <w:proofErr w:type="gramEnd"/>
      <w:r w:rsidRPr="009E62CE">
        <w:rPr>
          <w:sz w:val="24"/>
        </w:rPr>
        <w:t>(&amp;head); break;</w:t>
      </w:r>
    </w:p>
    <w:p w14:paraId="501E095E" w14:textId="77777777" w:rsidR="007C72BA" w:rsidRPr="009E62CE" w:rsidRDefault="007C72BA" w:rsidP="007C72BA">
      <w:pPr>
        <w:snapToGrid w:val="0"/>
        <w:spacing w:line="360" w:lineRule="auto"/>
        <w:ind w:leftChars="100" w:left="210" w:firstLine="420"/>
        <w:rPr>
          <w:sz w:val="24"/>
        </w:rPr>
      </w:pPr>
      <w:r w:rsidRPr="009E62CE">
        <w:rPr>
          <w:sz w:val="24"/>
        </w:rPr>
        <w:t>        case </w:t>
      </w:r>
      <w:proofErr w:type="gramStart"/>
      <w:r w:rsidRPr="009E62CE">
        <w:rPr>
          <w:sz w:val="24"/>
        </w:rPr>
        <w:t>6:SortNode</w:t>
      </w:r>
      <w:proofErr w:type="gramEnd"/>
      <w:r w:rsidRPr="009E62CE">
        <w:rPr>
          <w:sz w:val="24"/>
        </w:rPr>
        <w:t>(&amp;head); break;</w:t>
      </w:r>
    </w:p>
    <w:p w14:paraId="2B5A4361" w14:textId="77777777" w:rsidR="007C72BA" w:rsidRPr="009E62CE" w:rsidRDefault="007C72BA" w:rsidP="007C72BA">
      <w:pPr>
        <w:snapToGrid w:val="0"/>
        <w:spacing w:line="360" w:lineRule="auto"/>
        <w:ind w:leftChars="100" w:left="210" w:firstLine="420"/>
        <w:rPr>
          <w:sz w:val="24"/>
        </w:rPr>
      </w:pPr>
      <w:r w:rsidRPr="009E62CE">
        <w:rPr>
          <w:sz w:val="24"/>
        </w:rPr>
        <w:t>        }</w:t>
      </w:r>
    </w:p>
    <w:p w14:paraId="40D79DC1" w14:textId="77777777" w:rsidR="007C72BA" w:rsidRPr="009E62CE" w:rsidRDefault="007C72BA" w:rsidP="007C72BA">
      <w:pPr>
        <w:snapToGrid w:val="0"/>
        <w:spacing w:line="360" w:lineRule="auto"/>
        <w:ind w:leftChars="100" w:left="210" w:firstLine="420"/>
        <w:rPr>
          <w:sz w:val="24"/>
        </w:rPr>
      </w:pPr>
      <w:r w:rsidRPr="009E62CE">
        <w:rPr>
          <w:sz w:val="24"/>
        </w:rPr>
        <w:t>    }</w:t>
      </w:r>
    </w:p>
    <w:p w14:paraId="2ACBD3D3" w14:textId="77777777" w:rsidR="007C72BA" w:rsidRPr="009E62CE" w:rsidRDefault="007C72BA" w:rsidP="007C72BA">
      <w:pPr>
        <w:snapToGrid w:val="0"/>
        <w:spacing w:line="360" w:lineRule="auto"/>
        <w:ind w:leftChars="100" w:left="210" w:firstLine="420"/>
        <w:rPr>
          <w:sz w:val="24"/>
        </w:rPr>
      </w:pPr>
      <w:r w:rsidRPr="009E62CE">
        <w:rPr>
          <w:sz w:val="24"/>
        </w:rPr>
        <w:t>}</w:t>
      </w:r>
    </w:p>
    <w:p w14:paraId="688A0FE7" w14:textId="77777777" w:rsidR="007C72BA" w:rsidRPr="00885843" w:rsidRDefault="007C72BA" w:rsidP="007C72BA">
      <w:pPr>
        <w:snapToGrid w:val="0"/>
        <w:ind w:firstLine="420"/>
        <w:rPr>
          <w:sz w:val="24"/>
        </w:rPr>
      </w:pPr>
      <w:r w:rsidRPr="00885843">
        <w:rPr>
          <w:sz w:val="24"/>
        </w:rPr>
        <w:t>3</w:t>
      </w:r>
      <w:r w:rsidRPr="00885843">
        <w:rPr>
          <w:rFonts w:hAnsi="宋体"/>
          <w:sz w:val="24"/>
        </w:rPr>
        <w:t>）测试</w:t>
      </w:r>
    </w:p>
    <w:p w14:paraId="13911159" w14:textId="77777777" w:rsidR="007C72BA" w:rsidRDefault="007C72BA" w:rsidP="007C72BA">
      <w:pPr>
        <w:rPr>
          <w:sz w:val="24"/>
        </w:rPr>
      </w:pPr>
      <w:r w:rsidRPr="00885843">
        <w:rPr>
          <w:sz w:val="24"/>
        </w:rPr>
        <w:t xml:space="preserve">  </w:t>
      </w:r>
      <w:r w:rsidRPr="00885843">
        <w:rPr>
          <w:sz w:val="24"/>
        </w:rPr>
        <w:t>（</w:t>
      </w:r>
      <w:r w:rsidRPr="00885843">
        <w:rPr>
          <w:sz w:val="24"/>
        </w:rPr>
        <w:t>a</w:t>
      </w:r>
      <w:r w:rsidRPr="00885843">
        <w:rPr>
          <w:sz w:val="24"/>
        </w:rPr>
        <w:t>）</w:t>
      </w:r>
      <w:r w:rsidRPr="00885843">
        <w:rPr>
          <w:sz w:val="24"/>
        </w:rPr>
        <w:t xml:space="preserve"> </w:t>
      </w:r>
      <w:r w:rsidRPr="00885843">
        <w:rPr>
          <w:sz w:val="24"/>
        </w:rPr>
        <w:t>测试数据：</w:t>
      </w:r>
    </w:p>
    <w:p w14:paraId="3F53438C" w14:textId="77777777" w:rsidR="007C72BA" w:rsidRPr="00494021" w:rsidRDefault="007C72BA" w:rsidP="007C72BA">
      <w:pPr>
        <w:rPr>
          <w:rFonts w:ascii="宋体" w:hAnsi="宋体"/>
          <w:b/>
          <w:bCs/>
          <w:sz w:val="24"/>
        </w:rPr>
      </w:pPr>
      <w:r>
        <w:rPr>
          <w:sz w:val="24"/>
        </w:rPr>
        <w:tab/>
      </w:r>
      <w:r>
        <w:rPr>
          <w:sz w:val="24"/>
        </w:rPr>
        <w:tab/>
      </w:r>
      <w:r w:rsidRPr="00494021">
        <w:rPr>
          <w:rFonts w:ascii="宋体" w:hAnsi="宋体" w:hint="eastAsia"/>
          <w:b/>
          <w:bCs/>
          <w:sz w:val="24"/>
        </w:rPr>
        <w:t>测试输入1：</w:t>
      </w:r>
    </w:p>
    <w:p w14:paraId="78531EE2" w14:textId="77777777" w:rsidR="007C72BA" w:rsidRPr="009E62CE" w:rsidRDefault="007C72BA" w:rsidP="007C72BA">
      <w:pPr>
        <w:ind w:leftChars="400" w:left="840"/>
        <w:rPr>
          <w:sz w:val="24"/>
        </w:rPr>
      </w:pPr>
      <w:r w:rsidRPr="009E62CE">
        <w:rPr>
          <w:sz w:val="24"/>
        </w:rPr>
        <w:t>1</w:t>
      </w:r>
    </w:p>
    <w:p w14:paraId="27D4B9D1" w14:textId="77777777" w:rsidR="007C72BA" w:rsidRPr="009E62CE" w:rsidRDefault="007C72BA" w:rsidP="007C72BA">
      <w:pPr>
        <w:ind w:leftChars="400" w:left="840"/>
        <w:rPr>
          <w:sz w:val="24"/>
        </w:rPr>
      </w:pPr>
      <w:r w:rsidRPr="009E62CE">
        <w:rPr>
          <w:sz w:val="24"/>
        </w:rPr>
        <w:t>5</w:t>
      </w:r>
    </w:p>
    <w:p w14:paraId="26E94831" w14:textId="77777777" w:rsidR="007C72BA" w:rsidRPr="009E62CE" w:rsidRDefault="007C72BA" w:rsidP="007C72BA">
      <w:pPr>
        <w:ind w:leftChars="400" w:left="840"/>
        <w:rPr>
          <w:sz w:val="24"/>
        </w:rPr>
      </w:pPr>
      <w:r w:rsidRPr="009E62CE">
        <w:rPr>
          <w:sz w:val="24"/>
        </w:rPr>
        <w:t>2021001 Jack 90 92 87 95</w:t>
      </w:r>
    </w:p>
    <w:p w14:paraId="5E833B4B" w14:textId="77777777" w:rsidR="007C72BA" w:rsidRPr="009E62CE" w:rsidRDefault="007C72BA" w:rsidP="007C72BA">
      <w:pPr>
        <w:ind w:leftChars="400" w:left="840"/>
        <w:rPr>
          <w:sz w:val="24"/>
        </w:rPr>
      </w:pPr>
      <w:r w:rsidRPr="009E62CE">
        <w:rPr>
          <w:sz w:val="24"/>
        </w:rPr>
        <w:t>2021002 Mike 85 70 75 90</w:t>
      </w:r>
    </w:p>
    <w:p w14:paraId="6B868EA0" w14:textId="77777777" w:rsidR="007C72BA" w:rsidRPr="009E62CE" w:rsidRDefault="007C72BA" w:rsidP="007C72BA">
      <w:pPr>
        <w:ind w:leftChars="400" w:left="840"/>
        <w:rPr>
          <w:sz w:val="24"/>
        </w:rPr>
      </w:pPr>
      <w:r w:rsidRPr="009E62CE">
        <w:rPr>
          <w:sz w:val="24"/>
        </w:rPr>
        <w:t>2021003 Joe 77 86 90 75</w:t>
      </w:r>
    </w:p>
    <w:p w14:paraId="241A7CEC" w14:textId="77777777" w:rsidR="007C72BA" w:rsidRPr="009E62CE" w:rsidRDefault="007C72BA" w:rsidP="007C72BA">
      <w:pPr>
        <w:ind w:leftChars="400" w:left="840"/>
        <w:rPr>
          <w:sz w:val="24"/>
        </w:rPr>
      </w:pPr>
      <w:r w:rsidRPr="009E62CE">
        <w:rPr>
          <w:sz w:val="24"/>
        </w:rPr>
        <w:t>2021004 Andy 95 97 92 95</w:t>
      </w:r>
    </w:p>
    <w:p w14:paraId="273739AF" w14:textId="77777777" w:rsidR="007C72BA" w:rsidRPr="009E62CE" w:rsidRDefault="007C72BA" w:rsidP="007C72BA">
      <w:pPr>
        <w:ind w:leftChars="400" w:left="840"/>
        <w:rPr>
          <w:sz w:val="24"/>
        </w:rPr>
      </w:pPr>
      <w:r w:rsidRPr="009E62CE">
        <w:rPr>
          <w:sz w:val="24"/>
        </w:rPr>
        <w:t>2021005 Rose 90 87 88 89</w:t>
      </w:r>
    </w:p>
    <w:p w14:paraId="0CACC126" w14:textId="77777777" w:rsidR="007C72BA" w:rsidRPr="00494021" w:rsidRDefault="007C72BA" w:rsidP="007C72BA">
      <w:pPr>
        <w:ind w:leftChars="400" w:left="840"/>
        <w:rPr>
          <w:rFonts w:ascii="宋体" w:hAnsi="宋体"/>
          <w:b/>
          <w:bCs/>
          <w:sz w:val="24"/>
        </w:rPr>
      </w:pPr>
      <w:r w:rsidRPr="00494021">
        <w:rPr>
          <w:rFonts w:ascii="宋体" w:hAnsi="宋体" w:hint="eastAsia"/>
          <w:b/>
          <w:bCs/>
          <w:sz w:val="24"/>
        </w:rPr>
        <w:t>预期输出1：</w:t>
      </w:r>
    </w:p>
    <w:p w14:paraId="5A7A88B9" w14:textId="77777777" w:rsidR="007C72BA" w:rsidRPr="009E62CE" w:rsidRDefault="007C72BA" w:rsidP="007C72BA">
      <w:pPr>
        <w:ind w:leftChars="400" w:left="840"/>
        <w:rPr>
          <w:sz w:val="24"/>
        </w:rPr>
      </w:pPr>
      <w:r w:rsidRPr="009E62CE">
        <w:rPr>
          <w:rFonts w:hint="eastAsia"/>
          <w:sz w:val="24"/>
        </w:rPr>
        <w:t>完成了</w:t>
      </w:r>
      <w:r w:rsidRPr="009E62CE">
        <w:rPr>
          <w:rFonts w:hint="eastAsia"/>
          <w:sz w:val="24"/>
        </w:rPr>
        <w:t>5</w:t>
      </w:r>
      <w:r w:rsidRPr="009E62CE">
        <w:rPr>
          <w:rFonts w:hint="eastAsia"/>
          <w:sz w:val="24"/>
        </w:rPr>
        <w:t>位同学的成绩输入。</w:t>
      </w:r>
    </w:p>
    <w:p w14:paraId="29DC0AB5" w14:textId="77777777" w:rsidR="007C72BA" w:rsidRPr="009E62CE" w:rsidRDefault="007C72BA" w:rsidP="007C72BA">
      <w:pPr>
        <w:ind w:leftChars="400" w:left="840"/>
        <w:rPr>
          <w:sz w:val="24"/>
        </w:rPr>
      </w:pPr>
    </w:p>
    <w:p w14:paraId="79939200" w14:textId="77777777" w:rsidR="007C72BA" w:rsidRPr="00494021" w:rsidRDefault="007C72BA" w:rsidP="007C72BA">
      <w:pPr>
        <w:ind w:leftChars="400" w:left="840"/>
        <w:rPr>
          <w:rFonts w:ascii="宋体" w:hAnsi="宋体"/>
          <w:b/>
          <w:bCs/>
          <w:sz w:val="24"/>
        </w:rPr>
      </w:pPr>
      <w:r w:rsidRPr="00494021">
        <w:rPr>
          <w:rFonts w:ascii="宋体" w:hAnsi="宋体" w:hint="eastAsia"/>
          <w:b/>
          <w:bCs/>
          <w:sz w:val="24"/>
        </w:rPr>
        <w:t>测试输入2：</w:t>
      </w:r>
    </w:p>
    <w:p w14:paraId="2D54F872" w14:textId="77777777" w:rsidR="007C72BA" w:rsidRPr="009E62CE" w:rsidRDefault="007C72BA" w:rsidP="007C72BA">
      <w:pPr>
        <w:ind w:leftChars="400" w:left="840"/>
        <w:rPr>
          <w:sz w:val="24"/>
        </w:rPr>
      </w:pPr>
      <w:r w:rsidRPr="009E62CE">
        <w:rPr>
          <w:sz w:val="24"/>
        </w:rPr>
        <w:t>1</w:t>
      </w:r>
    </w:p>
    <w:p w14:paraId="2FCBFD5D" w14:textId="77777777" w:rsidR="007C72BA" w:rsidRPr="009E62CE" w:rsidRDefault="007C72BA" w:rsidP="007C72BA">
      <w:pPr>
        <w:ind w:leftChars="400" w:left="840"/>
        <w:rPr>
          <w:sz w:val="24"/>
        </w:rPr>
      </w:pPr>
      <w:r w:rsidRPr="009E62CE">
        <w:rPr>
          <w:sz w:val="24"/>
        </w:rPr>
        <w:t>5</w:t>
      </w:r>
    </w:p>
    <w:p w14:paraId="3FC3AB5B" w14:textId="77777777" w:rsidR="007C72BA" w:rsidRPr="009E62CE" w:rsidRDefault="007C72BA" w:rsidP="007C72BA">
      <w:pPr>
        <w:ind w:leftChars="400" w:left="840"/>
        <w:rPr>
          <w:sz w:val="24"/>
        </w:rPr>
      </w:pPr>
      <w:r w:rsidRPr="009E62CE">
        <w:rPr>
          <w:sz w:val="24"/>
        </w:rPr>
        <w:t>2021001 Jack 90 92 87 95</w:t>
      </w:r>
    </w:p>
    <w:p w14:paraId="5091A257" w14:textId="77777777" w:rsidR="007C72BA" w:rsidRPr="009E62CE" w:rsidRDefault="007C72BA" w:rsidP="007C72BA">
      <w:pPr>
        <w:ind w:leftChars="400" w:left="840"/>
        <w:rPr>
          <w:sz w:val="24"/>
        </w:rPr>
      </w:pPr>
      <w:r w:rsidRPr="009E62CE">
        <w:rPr>
          <w:sz w:val="24"/>
        </w:rPr>
        <w:t>2021002 Mike 85 70 75 90</w:t>
      </w:r>
    </w:p>
    <w:p w14:paraId="7E0DCD1A" w14:textId="77777777" w:rsidR="007C72BA" w:rsidRPr="009E62CE" w:rsidRDefault="007C72BA" w:rsidP="007C72BA">
      <w:pPr>
        <w:ind w:leftChars="400" w:left="840"/>
        <w:rPr>
          <w:sz w:val="24"/>
        </w:rPr>
      </w:pPr>
      <w:r w:rsidRPr="009E62CE">
        <w:rPr>
          <w:sz w:val="24"/>
        </w:rPr>
        <w:t>2021003 Joe 77 86 90 75</w:t>
      </w:r>
    </w:p>
    <w:p w14:paraId="7282550E" w14:textId="77777777" w:rsidR="007C72BA" w:rsidRPr="009E62CE" w:rsidRDefault="007C72BA" w:rsidP="007C72BA">
      <w:pPr>
        <w:ind w:leftChars="400" w:left="840"/>
        <w:rPr>
          <w:sz w:val="24"/>
        </w:rPr>
      </w:pPr>
      <w:r w:rsidRPr="009E62CE">
        <w:rPr>
          <w:sz w:val="24"/>
        </w:rPr>
        <w:t>2021004 Andy 95 97 92 95</w:t>
      </w:r>
    </w:p>
    <w:p w14:paraId="0D05E89C" w14:textId="77777777" w:rsidR="007C72BA" w:rsidRPr="009E62CE" w:rsidRDefault="007C72BA" w:rsidP="007C72BA">
      <w:pPr>
        <w:ind w:leftChars="400" w:left="840"/>
        <w:rPr>
          <w:sz w:val="24"/>
        </w:rPr>
      </w:pPr>
      <w:r w:rsidRPr="009E62CE">
        <w:rPr>
          <w:sz w:val="24"/>
        </w:rPr>
        <w:t>2021005 Rose 90 87 88 89</w:t>
      </w:r>
    </w:p>
    <w:p w14:paraId="36B95927" w14:textId="77777777" w:rsidR="007C72BA" w:rsidRPr="009E62CE" w:rsidRDefault="007C72BA" w:rsidP="007C72BA">
      <w:pPr>
        <w:ind w:leftChars="400" w:left="840"/>
        <w:rPr>
          <w:sz w:val="24"/>
        </w:rPr>
      </w:pPr>
      <w:r w:rsidRPr="009E62CE">
        <w:rPr>
          <w:sz w:val="24"/>
        </w:rPr>
        <w:t>6</w:t>
      </w:r>
    </w:p>
    <w:p w14:paraId="7F9DF4A5" w14:textId="77777777" w:rsidR="007C72BA" w:rsidRPr="00494021" w:rsidRDefault="007C72BA" w:rsidP="007C72BA">
      <w:pPr>
        <w:ind w:leftChars="400" w:left="840"/>
        <w:rPr>
          <w:rFonts w:ascii="宋体" w:hAnsi="宋体"/>
          <w:b/>
          <w:bCs/>
          <w:sz w:val="24"/>
        </w:rPr>
      </w:pPr>
      <w:r w:rsidRPr="00494021">
        <w:rPr>
          <w:rFonts w:ascii="宋体" w:hAnsi="宋体" w:hint="eastAsia"/>
          <w:b/>
          <w:bCs/>
          <w:sz w:val="24"/>
        </w:rPr>
        <w:t>预期输出2：</w:t>
      </w:r>
    </w:p>
    <w:p w14:paraId="69BF6915" w14:textId="77777777" w:rsidR="007C72BA" w:rsidRPr="009E62CE" w:rsidRDefault="007C72BA" w:rsidP="007C72BA">
      <w:pPr>
        <w:ind w:leftChars="400" w:left="840"/>
        <w:rPr>
          <w:sz w:val="24"/>
        </w:rPr>
      </w:pPr>
      <w:r w:rsidRPr="009E62CE">
        <w:rPr>
          <w:rFonts w:hint="eastAsia"/>
          <w:sz w:val="24"/>
        </w:rPr>
        <w:t>完成了</w:t>
      </w:r>
      <w:r w:rsidRPr="009E62CE">
        <w:rPr>
          <w:rFonts w:hint="eastAsia"/>
          <w:sz w:val="24"/>
        </w:rPr>
        <w:t>5</w:t>
      </w:r>
      <w:r w:rsidRPr="009E62CE">
        <w:rPr>
          <w:rFonts w:hint="eastAsia"/>
          <w:sz w:val="24"/>
        </w:rPr>
        <w:t>位同学的成绩输入。</w:t>
      </w:r>
    </w:p>
    <w:p w14:paraId="6F2F304E" w14:textId="77777777" w:rsidR="007C72BA" w:rsidRPr="009E62CE" w:rsidRDefault="007C72BA" w:rsidP="007C72BA">
      <w:pPr>
        <w:ind w:leftChars="400" w:left="840"/>
        <w:rPr>
          <w:sz w:val="24"/>
        </w:rPr>
      </w:pPr>
      <w:r w:rsidRPr="009E62CE">
        <w:rPr>
          <w:sz w:val="24"/>
        </w:rPr>
        <w:t>2021002 Mike 80.00</w:t>
      </w:r>
    </w:p>
    <w:p w14:paraId="005D0CD6" w14:textId="77777777" w:rsidR="007C72BA" w:rsidRPr="009E62CE" w:rsidRDefault="007C72BA" w:rsidP="007C72BA">
      <w:pPr>
        <w:ind w:leftChars="400" w:left="840"/>
        <w:rPr>
          <w:sz w:val="24"/>
        </w:rPr>
      </w:pPr>
      <w:r w:rsidRPr="009E62CE">
        <w:rPr>
          <w:sz w:val="24"/>
        </w:rPr>
        <w:t>2021003 Joe 82.00</w:t>
      </w:r>
    </w:p>
    <w:p w14:paraId="0CC221D2" w14:textId="77777777" w:rsidR="007C72BA" w:rsidRPr="009E62CE" w:rsidRDefault="007C72BA" w:rsidP="007C72BA">
      <w:pPr>
        <w:ind w:leftChars="400" w:left="840"/>
        <w:rPr>
          <w:sz w:val="24"/>
        </w:rPr>
      </w:pPr>
      <w:r w:rsidRPr="009E62CE">
        <w:rPr>
          <w:sz w:val="24"/>
        </w:rPr>
        <w:t>2021005 Rose 88.50</w:t>
      </w:r>
    </w:p>
    <w:p w14:paraId="0E9831FC" w14:textId="77777777" w:rsidR="007C72BA" w:rsidRPr="009E62CE" w:rsidRDefault="007C72BA" w:rsidP="007C72BA">
      <w:pPr>
        <w:ind w:leftChars="400" w:left="840"/>
        <w:rPr>
          <w:sz w:val="24"/>
        </w:rPr>
      </w:pPr>
      <w:r w:rsidRPr="009E62CE">
        <w:rPr>
          <w:sz w:val="24"/>
        </w:rPr>
        <w:t>2021001 Jack 91.00</w:t>
      </w:r>
    </w:p>
    <w:p w14:paraId="7FC25757" w14:textId="77777777" w:rsidR="007C72BA" w:rsidRPr="009E62CE" w:rsidRDefault="007C72BA" w:rsidP="007C72BA">
      <w:pPr>
        <w:ind w:leftChars="400" w:left="840"/>
        <w:rPr>
          <w:sz w:val="24"/>
        </w:rPr>
      </w:pPr>
      <w:r w:rsidRPr="009E62CE">
        <w:rPr>
          <w:sz w:val="24"/>
        </w:rPr>
        <w:t>2021004 Andy 94.75</w:t>
      </w:r>
    </w:p>
    <w:p w14:paraId="5D9DAE82" w14:textId="77777777" w:rsidR="007C72BA" w:rsidRPr="009E62CE" w:rsidRDefault="007C72BA" w:rsidP="007C72BA">
      <w:pPr>
        <w:ind w:leftChars="400" w:left="840"/>
        <w:rPr>
          <w:sz w:val="24"/>
        </w:rPr>
      </w:pPr>
    </w:p>
    <w:p w14:paraId="053CAA3D" w14:textId="77777777" w:rsidR="007C72BA" w:rsidRPr="00494021" w:rsidRDefault="007C72BA" w:rsidP="007C72BA">
      <w:pPr>
        <w:ind w:leftChars="400" w:left="840"/>
        <w:rPr>
          <w:rFonts w:ascii="宋体" w:hAnsi="宋体"/>
          <w:b/>
          <w:bCs/>
          <w:sz w:val="24"/>
        </w:rPr>
      </w:pPr>
      <w:r w:rsidRPr="00494021">
        <w:rPr>
          <w:rFonts w:ascii="宋体" w:hAnsi="宋体" w:hint="eastAsia"/>
          <w:b/>
          <w:bCs/>
          <w:sz w:val="24"/>
        </w:rPr>
        <w:t>测试输入3：</w:t>
      </w:r>
    </w:p>
    <w:p w14:paraId="035BA70D" w14:textId="77777777" w:rsidR="007C72BA" w:rsidRPr="009E62CE" w:rsidRDefault="007C72BA" w:rsidP="007C72BA">
      <w:pPr>
        <w:ind w:leftChars="400" w:left="840"/>
        <w:rPr>
          <w:sz w:val="24"/>
        </w:rPr>
      </w:pPr>
      <w:r w:rsidRPr="009E62CE">
        <w:rPr>
          <w:sz w:val="24"/>
        </w:rPr>
        <w:t>0</w:t>
      </w:r>
    </w:p>
    <w:p w14:paraId="6E245CBC" w14:textId="77777777" w:rsidR="007C72BA" w:rsidRPr="00494021" w:rsidRDefault="007C72BA" w:rsidP="007C72BA">
      <w:pPr>
        <w:ind w:leftChars="400" w:left="840"/>
        <w:rPr>
          <w:rFonts w:ascii="宋体" w:hAnsi="宋体"/>
          <w:b/>
          <w:bCs/>
          <w:sz w:val="24"/>
        </w:rPr>
      </w:pPr>
      <w:r w:rsidRPr="00494021">
        <w:rPr>
          <w:rFonts w:ascii="宋体" w:hAnsi="宋体" w:hint="eastAsia"/>
          <w:b/>
          <w:bCs/>
          <w:sz w:val="24"/>
        </w:rPr>
        <w:t>预期输出3：</w:t>
      </w:r>
    </w:p>
    <w:p w14:paraId="04068F49" w14:textId="77777777" w:rsidR="007C72BA" w:rsidRDefault="007C72BA" w:rsidP="007C72BA">
      <w:pPr>
        <w:ind w:leftChars="400" w:left="840"/>
        <w:rPr>
          <w:sz w:val="24"/>
        </w:rPr>
      </w:pPr>
      <w:r w:rsidRPr="009E62CE">
        <w:rPr>
          <w:rFonts w:hint="eastAsia"/>
          <w:sz w:val="24"/>
        </w:rPr>
        <w:t>（退出）</w:t>
      </w:r>
    </w:p>
    <w:p w14:paraId="0AB3A815" w14:textId="77777777" w:rsidR="007C72BA" w:rsidRPr="00885843" w:rsidRDefault="007C72BA" w:rsidP="007C72BA">
      <w:pPr>
        <w:rPr>
          <w:sz w:val="24"/>
        </w:rPr>
      </w:pPr>
      <w:r w:rsidRPr="00885843">
        <w:rPr>
          <w:sz w:val="24"/>
        </w:rPr>
        <w:lastRenderedPageBreak/>
        <w:t>（</w:t>
      </w:r>
      <w:r w:rsidRPr="00885843">
        <w:rPr>
          <w:sz w:val="24"/>
        </w:rPr>
        <w:t>b</w:t>
      </w:r>
      <w:r w:rsidRPr="00885843">
        <w:rPr>
          <w:sz w:val="24"/>
        </w:rPr>
        <w:t>）</w:t>
      </w:r>
      <w:r w:rsidRPr="00885843">
        <w:rPr>
          <w:sz w:val="24"/>
        </w:rPr>
        <w:t xml:space="preserve"> </w:t>
      </w:r>
      <w:bookmarkStart w:id="40" w:name="_Hlk90992891"/>
      <w:r w:rsidRPr="00885843">
        <w:rPr>
          <w:rFonts w:hAnsi="宋体"/>
          <w:sz w:val="24"/>
        </w:rPr>
        <w:t>对应测试数据的运行结果截图</w:t>
      </w:r>
      <w:bookmarkEnd w:id="40"/>
    </w:p>
    <w:p w14:paraId="2943E8D3" w14:textId="77777777" w:rsidR="007C72BA" w:rsidRDefault="007C72BA" w:rsidP="007C72BA">
      <w:pPr>
        <w:ind w:firstLineChars="200" w:firstLine="420"/>
      </w:pPr>
      <w:r>
        <w:rPr>
          <w:noProof/>
        </w:rPr>
        <w:drawing>
          <wp:inline distT="0" distB="0" distL="0" distR="0" wp14:anchorId="35B37DEA" wp14:editId="41F242C3">
            <wp:extent cx="4968671" cy="2819644"/>
            <wp:effectExtent l="0" t="0" r="381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968671" cy="2819644"/>
                    </a:xfrm>
                    <a:prstGeom prst="rect">
                      <a:avLst/>
                    </a:prstGeom>
                  </pic:spPr>
                </pic:pic>
              </a:graphicData>
            </a:graphic>
          </wp:inline>
        </w:drawing>
      </w:r>
    </w:p>
    <w:p w14:paraId="2D47AD29" w14:textId="77777777" w:rsidR="007C72BA" w:rsidRDefault="007C72BA" w:rsidP="007C72BA">
      <w:pPr>
        <w:snapToGrid w:val="0"/>
        <w:spacing w:line="360" w:lineRule="auto"/>
        <w:rPr>
          <w:sz w:val="24"/>
        </w:rPr>
      </w:pPr>
    </w:p>
    <w:p w14:paraId="31CAD4D0" w14:textId="77777777" w:rsidR="007C72BA" w:rsidRDefault="007C72BA" w:rsidP="007C72BA">
      <w:pPr>
        <w:snapToGrid w:val="0"/>
        <w:spacing w:line="360" w:lineRule="auto"/>
        <w:rPr>
          <w:sz w:val="24"/>
        </w:rPr>
      </w:pPr>
      <w:r w:rsidRPr="002E5FBA">
        <w:rPr>
          <w:sz w:val="24"/>
        </w:rPr>
        <w:t>（</w:t>
      </w:r>
      <w:r>
        <w:rPr>
          <w:sz w:val="24"/>
        </w:rPr>
        <w:t>3</w:t>
      </w:r>
      <w:r w:rsidRPr="002E5FBA">
        <w:rPr>
          <w:sz w:val="24"/>
        </w:rPr>
        <w:t>）</w:t>
      </w:r>
      <w:r w:rsidRPr="00494021">
        <w:rPr>
          <w:rFonts w:hint="eastAsia"/>
          <w:sz w:val="24"/>
        </w:rPr>
        <w:t>对程序设计题第（</w:t>
      </w:r>
      <w:r w:rsidRPr="00494021">
        <w:rPr>
          <w:rFonts w:hint="eastAsia"/>
          <w:sz w:val="24"/>
        </w:rPr>
        <w:t>2</w:t>
      </w:r>
      <w:r w:rsidRPr="00494021">
        <w:rPr>
          <w:rFonts w:hint="eastAsia"/>
          <w:sz w:val="24"/>
        </w:rPr>
        <w:t>）题，进一步写出用交换结点指针域的方法升序排序的函数。</w:t>
      </w:r>
    </w:p>
    <w:p w14:paraId="4D52FE03" w14:textId="77777777" w:rsidR="007C72BA" w:rsidRPr="008E2B3F" w:rsidRDefault="007C72BA" w:rsidP="007C72BA">
      <w:pPr>
        <w:snapToGrid w:val="0"/>
        <w:spacing w:line="360" w:lineRule="auto"/>
        <w:rPr>
          <w:b/>
          <w:bCs/>
          <w:sz w:val="24"/>
        </w:rPr>
      </w:pPr>
      <w:r w:rsidRPr="008E2B3F">
        <w:rPr>
          <w:b/>
          <w:bCs/>
          <w:sz w:val="24"/>
        </w:rPr>
        <w:t>解答：</w:t>
      </w:r>
    </w:p>
    <w:p w14:paraId="03E799C0" w14:textId="77777777" w:rsidR="007C72BA" w:rsidRDefault="007C72BA" w:rsidP="007C72BA">
      <w:pPr>
        <w:pStyle w:val="af6"/>
        <w:numPr>
          <w:ilvl w:val="0"/>
          <w:numId w:val="4"/>
        </w:numPr>
        <w:snapToGrid w:val="0"/>
        <w:spacing w:line="300" w:lineRule="auto"/>
        <w:ind w:firstLineChars="0"/>
        <w:rPr>
          <w:sz w:val="24"/>
        </w:rPr>
      </w:pPr>
      <w:r w:rsidRPr="00423FA7">
        <w:rPr>
          <w:sz w:val="24"/>
        </w:rPr>
        <w:t>解题思路：</w:t>
      </w:r>
    </w:p>
    <w:p w14:paraId="67021A5D" w14:textId="77777777" w:rsidR="007C72BA" w:rsidRPr="00495AAC" w:rsidRDefault="007C72BA" w:rsidP="007C72BA">
      <w:pPr>
        <w:pStyle w:val="af6"/>
        <w:snapToGrid w:val="0"/>
        <w:spacing w:line="300" w:lineRule="auto"/>
        <w:ind w:left="780" w:firstLineChars="0" w:firstLine="0"/>
        <w:rPr>
          <w:sz w:val="24"/>
        </w:rPr>
      </w:pPr>
      <w:r>
        <w:rPr>
          <w:rFonts w:hint="eastAsia"/>
          <w:sz w:val="24"/>
        </w:rPr>
        <w:t>更改上一题中的</w:t>
      </w:r>
      <w:proofErr w:type="spellStart"/>
      <w:r>
        <w:rPr>
          <w:rFonts w:hint="eastAsia"/>
          <w:sz w:val="24"/>
        </w:rPr>
        <w:t>S</w:t>
      </w:r>
      <w:r>
        <w:rPr>
          <w:sz w:val="24"/>
        </w:rPr>
        <w:t>ortNode</w:t>
      </w:r>
      <w:proofErr w:type="spellEnd"/>
      <w:r>
        <w:rPr>
          <w:rFonts w:hint="eastAsia"/>
          <w:sz w:val="24"/>
        </w:rPr>
        <w:t>函数，使用冒泡排序，定义</w:t>
      </w:r>
      <w:proofErr w:type="gramStart"/>
      <w:r>
        <w:rPr>
          <w:rFonts w:hint="eastAsia"/>
          <w:sz w:val="24"/>
        </w:rPr>
        <w:t>一</w:t>
      </w:r>
      <w:proofErr w:type="gramEnd"/>
      <w:r>
        <w:rPr>
          <w:rFonts w:hint="eastAsia"/>
          <w:sz w:val="24"/>
        </w:rPr>
        <w:t>指针</w:t>
      </w:r>
      <w:r>
        <w:rPr>
          <w:rFonts w:hint="eastAsia"/>
          <w:sz w:val="24"/>
        </w:rPr>
        <w:t>p</w:t>
      </w:r>
      <w:r>
        <w:rPr>
          <w:rFonts w:hint="eastAsia"/>
          <w:sz w:val="24"/>
        </w:rPr>
        <w:t>指向头结点，如果</w:t>
      </w:r>
      <w:r>
        <w:rPr>
          <w:rFonts w:hint="eastAsia"/>
          <w:sz w:val="24"/>
        </w:rPr>
        <w:t>p</w:t>
      </w:r>
      <w:r>
        <w:rPr>
          <w:sz w:val="24"/>
        </w:rPr>
        <w:t>-&gt;next-&gt;</w:t>
      </w:r>
      <w:proofErr w:type="spellStart"/>
      <w:r>
        <w:rPr>
          <w:sz w:val="24"/>
        </w:rPr>
        <w:t>avescore</w:t>
      </w:r>
      <w:proofErr w:type="spellEnd"/>
      <w:r>
        <w:rPr>
          <w:rFonts w:hint="eastAsia"/>
          <w:sz w:val="24"/>
        </w:rPr>
        <w:t>大于</w:t>
      </w:r>
      <w:r>
        <w:rPr>
          <w:sz w:val="24"/>
        </w:rPr>
        <w:t>p-&gt;next-&gt;next-&gt;</w:t>
      </w:r>
      <w:proofErr w:type="spellStart"/>
      <w:r>
        <w:rPr>
          <w:sz w:val="24"/>
        </w:rPr>
        <w:t>avescore</w:t>
      </w:r>
      <w:proofErr w:type="spellEnd"/>
      <w:r>
        <w:rPr>
          <w:rFonts w:hint="eastAsia"/>
          <w:sz w:val="24"/>
        </w:rPr>
        <w:t>，将这两个结点进行交换：找到第一个结点的前驱，使其指向该结点的后继；使该结点的后继指向第二个结点的后继；最后让第二个结点的后继指向第一个节点。</w:t>
      </w:r>
    </w:p>
    <w:p w14:paraId="56BA43CA" w14:textId="77777777" w:rsidR="007C72BA" w:rsidRPr="008E2B3F" w:rsidRDefault="007C72BA" w:rsidP="007C72BA">
      <w:pPr>
        <w:snapToGrid w:val="0"/>
        <w:spacing w:line="300" w:lineRule="auto"/>
        <w:rPr>
          <w:sz w:val="24"/>
        </w:rPr>
      </w:pPr>
      <w:r w:rsidRPr="008E2B3F">
        <w:rPr>
          <w:sz w:val="24"/>
        </w:rPr>
        <w:t xml:space="preserve">  </w:t>
      </w:r>
      <w:r>
        <w:rPr>
          <w:sz w:val="24"/>
        </w:rPr>
        <w:t xml:space="preserve"> </w:t>
      </w:r>
      <w:r w:rsidRPr="008E2B3F">
        <w:rPr>
          <w:sz w:val="24"/>
        </w:rPr>
        <w:t>2</w:t>
      </w:r>
      <w:r w:rsidRPr="008E2B3F">
        <w:rPr>
          <w:sz w:val="24"/>
        </w:rPr>
        <w:t>）程序清单</w:t>
      </w:r>
    </w:p>
    <w:p w14:paraId="42C78CB3" w14:textId="77777777" w:rsidR="007C72BA" w:rsidRPr="00494021" w:rsidRDefault="007C72BA" w:rsidP="007C72BA">
      <w:pPr>
        <w:snapToGrid w:val="0"/>
        <w:spacing w:line="360" w:lineRule="auto"/>
        <w:ind w:leftChars="100" w:left="210" w:firstLine="420"/>
        <w:rPr>
          <w:sz w:val="24"/>
        </w:rPr>
      </w:pPr>
      <w:r w:rsidRPr="00494021">
        <w:rPr>
          <w:sz w:val="24"/>
        </w:rPr>
        <w:t>#include &lt;</w:t>
      </w:r>
      <w:proofErr w:type="spellStart"/>
      <w:r w:rsidRPr="00494021">
        <w:rPr>
          <w:sz w:val="24"/>
        </w:rPr>
        <w:t>stdio.h</w:t>
      </w:r>
      <w:proofErr w:type="spellEnd"/>
      <w:r w:rsidRPr="00494021">
        <w:rPr>
          <w:sz w:val="24"/>
        </w:rPr>
        <w:t>&gt;</w:t>
      </w:r>
    </w:p>
    <w:p w14:paraId="7C6D9394" w14:textId="77777777" w:rsidR="007C72BA" w:rsidRPr="00494021" w:rsidRDefault="007C72BA" w:rsidP="007C72BA">
      <w:pPr>
        <w:snapToGrid w:val="0"/>
        <w:spacing w:line="360" w:lineRule="auto"/>
        <w:ind w:leftChars="100" w:left="210" w:firstLine="420"/>
        <w:rPr>
          <w:sz w:val="24"/>
        </w:rPr>
      </w:pPr>
      <w:r w:rsidRPr="00494021">
        <w:rPr>
          <w:sz w:val="24"/>
        </w:rPr>
        <w:t>#include &lt;</w:t>
      </w:r>
      <w:proofErr w:type="spellStart"/>
      <w:r w:rsidRPr="00494021">
        <w:rPr>
          <w:sz w:val="24"/>
        </w:rPr>
        <w:t>stdlib.h</w:t>
      </w:r>
      <w:proofErr w:type="spellEnd"/>
      <w:r w:rsidRPr="00494021">
        <w:rPr>
          <w:sz w:val="24"/>
        </w:rPr>
        <w:t>&gt;</w:t>
      </w:r>
    </w:p>
    <w:p w14:paraId="12C38BD4" w14:textId="77777777" w:rsidR="007C72BA" w:rsidRPr="00494021" w:rsidRDefault="007C72BA" w:rsidP="007C72BA">
      <w:pPr>
        <w:snapToGrid w:val="0"/>
        <w:spacing w:line="360" w:lineRule="auto"/>
        <w:ind w:leftChars="100" w:left="210" w:firstLine="420"/>
        <w:rPr>
          <w:sz w:val="24"/>
        </w:rPr>
      </w:pPr>
      <w:r w:rsidRPr="00494021">
        <w:rPr>
          <w:sz w:val="24"/>
        </w:rPr>
        <w:t>#include &lt;</w:t>
      </w:r>
      <w:proofErr w:type="spellStart"/>
      <w:r w:rsidRPr="00494021">
        <w:rPr>
          <w:sz w:val="24"/>
        </w:rPr>
        <w:t>string.h</w:t>
      </w:r>
      <w:proofErr w:type="spellEnd"/>
      <w:r w:rsidRPr="00494021">
        <w:rPr>
          <w:sz w:val="24"/>
        </w:rPr>
        <w:t>&gt;</w:t>
      </w:r>
    </w:p>
    <w:p w14:paraId="72D80F9E" w14:textId="77777777" w:rsidR="007C72BA" w:rsidRPr="00494021" w:rsidRDefault="007C72BA" w:rsidP="007C72BA">
      <w:pPr>
        <w:snapToGrid w:val="0"/>
        <w:spacing w:line="360" w:lineRule="auto"/>
        <w:ind w:leftChars="100" w:left="210" w:firstLine="420"/>
        <w:rPr>
          <w:sz w:val="24"/>
        </w:rPr>
      </w:pPr>
      <w:r w:rsidRPr="00494021">
        <w:rPr>
          <w:sz w:val="24"/>
        </w:rPr>
        <w:t>typedef struct Node {</w:t>
      </w:r>
    </w:p>
    <w:p w14:paraId="65DC04CD" w14:textId="77777777" w:rsidR="007C72BA" w:rsidRPr="00494021" w:rsidRDefault="007C72BA" w:rsidP="007C72BA">
      <w:pPr>
        <w:snapToGrid w:val="0"/>
        <w:spacing w:line="360" w:lineRule="auto"/>
        <w:ind w:leftChars="100" w:left="210" w:firstLine="420"/>
        <w:rPr>
          <w:sz w:val="24"/>
        </w:rPr>
      </w:pPr>
      <w:r w:rsidRPr="00494021">
        <w:rPr>
          <w:sz w:val="24"/>
        </w:rPr>
        <w:tab/>
        <w:t xml:space="preserve">char </w:t>
      </w:r>
      <w:proofErr w:type="gramStart"/>
      <w:r w:rsidRPr="00494021">
        <w:rPr>
          <w:sz w:val="24"/>
        </w:rPr>
        <w:t>num[</w:t>
      </w:r>
      <w:proofErr w:type="gramEnd"/>
      <w:r w:rsidRPr="00494021">
        <w:rPr>
          <w:sz w:val="24"/>
        </w:rPr>
        <w:t>100], name[100];</w:t>
      </w:r>
    </w:p>
    <w:p w14:paraId="44B11599" w14:textId="77777777" w:rsidR="007C72BA" w:rsidRPr="00494021" w:rsidRDefault="007C72BA" w:rsidP="007C72BA">
      <w:pPr>
        <w:snapToGrid w:val="0"/>
        <w:spacing w:line="360" w:lineRule="auto"/>
        <w:ind w:leftChars="100" w:left="210" w:firstLine="420"/>
        <w:rPr>
          <w:sz w:val="24"/>
        </w:rPr>
      </w:pPr>
      <w:r w:rsidRPr="00494021">
        <w:rPr>
          <w:sz w:val="24"/>
        </w:rPr>
        <w:tab/>
        <w:t xml:space="preserve">int </w:t>
      </w:r>
      <w:proofErr w:type="gramStart"/>
      <w:r w:rsidRPr="00494021">
        <w:rPr>
          <w:sz w:val="24"/>
        </w:rPr>
        <w:t>score[</w:t>
      </w:r>
      <w:proofErr w:type="gramEnd"/>
      <w:r w:rsidRPr="00494021">
        <w:rPr>
          <w:sz w:val="24"/>
        </w:rPr>
        <w:t>4];</w:t>
      </w:r>
    </w:p>
    <w:p w14:paraId="5896625A" w14:textId="77777777" w:rsidR="007C72BA" w:rsidRPr="00494021" w:rsidRDefault="007C72BA" w:rsidP="007C72BA">
      <w:pPr>
        <w:snapToGrid w:val="0"/>
        <w:spacing w:line="360" w:lineRule="auto"/>
        <w:ind w:leftChars="100" w:left="210" w:firstLine="420"/>
        <w:rPr>
          <w:sz w:val="24"/>
        </w:rPr>
      </w:pPr>
      <w:r w:rsidRPr="00494021">
        <w:rPr>
          <w:sz w:val="24"/>
        </w:rPr>
        <w:tab/>
        <w:t xml:space="preserve">double </w:t>
      </w:r>
      <w:proofErr w:type="spellStart"/>
      <w:r w:rsidRPr="00494021">
        <w:rPr>
          <w:sz w:val="24"/>
        </w:rPr>
        <w:t>avescore</w:t>
      </w:r>
      <w:proofErr w:type="spellEnd"/>
      <w:r w:rsidRPr="00494021">
        <w:rPr>
          <w:sz w:val="24"/>
        </w:rPr>
        <w:t>;</w:t>
      </w:r>
    </w:p>
    <w:p w14:paraId="1C47F362" w14:textId="77777777" w:rsidR="007C72BA" w:rsidRPr="00494021" w:rsidRDefault="007C72BA" w:rsidP="007C72BA">
      <w:pPr>
        <w:snapToGrid w:val="0"/>
        <w:spacing w:line="360" w:lineRule="auto"/>
        <w:ind w:leftChars="100" w:left="210" w:firstLine="420"/>
        <w:rPr>
          <w:sz w:val="24"/>
        </w:rPr>
      </w:pPr>
      <w:r w:rsidRPr="00494021">
        <w:rPr>
          <w:sz w:val="24"/>
        </w:rPr>
        <w:tab/>
        <w:t>struct Node* next;</w:t>
      </w:r>
    </w:p>
    <w:p w14:paraId="0F50C488" w14:textId="77777777" w:rsidR="007C72BA" w:rsidRPr="00494021" w:rsidRDefault="007C72BA" w:rsidP="007C72BA">
      <w:pPr>
        <w:snapToGrid w:val="0"/>
        <w:spacing w:line="360" w:lineRule="auto"/>
        <w:ind w:leftChars="100" w:left="210" w:firstLine="420"/>
        <w:rPr>
          <w:sz w:val="24"/>
        </w:rPr>
      </w:pPr>
      <w:proofErr w:type="gramStart"/>
      <w:r w:rsidRPr="00494021">
        <w:rPr>
          <w:sz w:val="24"/>
        </w:rPr>
        <w:t>}Node</w:t>
      </w:r>
      <w:proofErr w:type="gramEnd"/>
      <w:r w:rsidRPr="00494021">
        <w:rPr>
          <w:sz w:val="24"/>
        </w:rPr>
        <w:t xml:space="preserve">, * </w:t>
      </w:r>
      <w:proofErr w:type="spellStart"/>
      <w:r w:rsidRPr="00494021">
        <w:rPr>
          <w:sz w:val="24"/>
        </w:rPr>
        <w:t>CNode</w:t>
      </w:r>
      <w:proofErr w:type="spellEnd"/>
      <w:r w:rsidRPr="00494021">
        <w:rPr>
          <w:sz w:val="24"/>
        </w:rPr>
        <w:t>;</w:t>
      </w:r>
    </w:p>
    <w:p w14:paraId="2890454A" w14:textId="77777777" w:rsidR="007C72BA" w:rsidRPr="00494021" w:rsidRDefault="007C72BA" w:rsidP="007C72BA">
      <w:pPr>
        <w:snapToGrid w:val="0"/>
        <w:spacing w:line="360" w:lineRule="auto"/>
        <w:ind w:leftChars="100" w:left="210" w:firstLine="420"/>
        <w:rPr>
          <w:sz w:val="24"/>
        </w:rPr>
      </w:pPr>
    </w:p>
    <w:p w14:paraId="41BEDDFB" w14:textId="77777777" w:rsidR="007C72BA" w:rsidRPr="00494021" w:rsidRDefault="007C72BA" w:rsidP="007C72BA">
      <w:pPr>
        <w:snapToGrid w:val="0"/>
        <w:spacing w:line="360" w:lineRule="auto"/>
        <w:ind w:leftChars="100" w:left="210" w:firstLine="420"/>
        <w:rPr>
          <w:sz w:val="24"/>
        </w:rPr>
      </w:pPr>
      <w:r w:rsidRPr="00494021">
        <w:rPr>
          <w:sz w:val="24"/>
        </w:rPr>
        <w:t xml:space="preserve">void </w:t>
      </w:r>
      <w:proofErr w:type="spellStart"/>
      <w:proofErr w:type="gramStart"/>
      <w:r w:rsidRPr="00494021">
        <w:rPr>
          <w:sz w:val="24"/>
        </w:rPr>
        <w:t>CreatNode</w:t>
      </w:r>
      <w:proofErr w:type="spellEnd"/>
      <w:r w:rsidRPr="00494021">
        <w:rPr>
          <w:sz w:val="24"/>
        </w:rPr>
        <w:t>(</w:t>
      </w:r>
      <w:proofErr w:type="spellStart"/>
      <w:proofErr w:type="gramEnd"/>
      <w:r w:rsidRPr="00494021">
        <w:rPr>
          <w:sz w:val="24"/>
        </w:rPr>
        <w:t>CNode</w:t>
      </w:r>
      <w:proofErr w:type="spellEnd"/>
      <w:r w:rsidRPr="00494021">
        <w:rPr>
          <w:sz w:val="24"/>
        </w:rPr>
        <w:t xml:space="preserve"> *head) {</w:t>
      </w:r>
    </w:p>
    <w:p w14:paraId="5256C591" w14:textId="77777777" w:rsidR="007C72BA" w:rsidRPr="00494021" w:rsidRDefault="007C72BA" w:rsidP="007C72BA">
      <w:pPr>
        <w:snapToGrid w:val="0"/>
        <w:spacing w:line="360" w:lineRule="auto"/>
        <w:ind w:leftChars="100" w:left="210" w:firstLine="420"/>
        <w:rPr>
          <w:sz w:val="24"/>
        </w:rPr>
      </w:pPr>
      <w:r w:rsidRPr="00494021">
        <w:rPr>
          <w:sz w:val="24"/>
        </w:rPr>
        <w:lastRenderedPageBreak/>
        <w:tab/>
        <w:t xml:space="preserve">int qua, </w:t>
      </w:r>
      <w:proofErr w:type="spellStart"/>
      <w:r w:rsidRPr="00494021">
        <w:rPr>
          <w:sz w:val="24"/>
        </w:rPr>
        <w:t>i</w:t>
      </w:r>
      <w:proofErr w:type="spellEnd"/>
      <w:r w:rsidRPr="00494021">
        <w:rPr>
          <w:sz w:val="24"/>
        </w:rPr>
        <w:t>, j;</w:t>
      </w:r>
    </w:p>
    <w:p w14:paraId="65E62E48" w14:textId="77777777" w:rsidR="007C72BA" w:rsidRPr="00494021" w:rsidRDefault="007C72BA" w:rsidP="007C72BA">
      <w:pPr>
        <w:snapToGrid w:val="0"/>
        <w:spacing w:line="360" w:lineRule="auto"/>
        <w:ind w:leftChars="100" w:left="210" w:firstLine="420"/>
        <w:rPr>
          <w:sz w:val="24"/>
        </w:rPr>
      </w:pPr>
      <w:r w:rsidRPr="00494021">
        <w:rPr>
          <w:sz w:val="24"/>
        </w:rPr>
        <w:tab/>
      </w:r>
      <w:proofErr w:type="spellStart"/>
      <w:proofErr w:type="gramStart"/>
      <w:r w:rsidRPr="00494021">
        <w:rPr>
          <w:sz w:val="24"/>
        </w:rPr>
        <w:t>scanf</w:t>
      </w:r>
      <w:proofErr w:type="spellEnd"/>
      <w:r w:rsidRPr="00494021">
        <w:rPr>
          <w:sz w:val="24"/>
        </w:rPr>
        <w:t>(</w:t>
      </w:r>
      <w:proofErr w:type="gramEnd"/>
      <w:r w:rsidRPr="00494021">
        <w:rPr>
          <w:sz w:val="24"/>
        </w:rPr>
        <w:t>"%d", &amp;qua);</w:t>
      </w:r>
    </w:p>
    <w:p w14:paraId="4A8A5B7E" w14:textId="77777777" w:rsidR="007C72BA" w:rsidRPr="00494021" w:rsidRDefault="007C72BA" w:rsidP="007C72BA">
      <w:pPr>
        <w:snapToGrid w:val="0"/>
        <w:spacing w:line="360" w:lineRule="auto"/>
        <w:ind w:leftChars="100" w:left="210" w:firstLine="420"/>
        <w:rPr>
          <w:sz w:val="24"/>
        </w:rPr>
      </w:pPr>
      <w:r w:rsidRPr="00494021">
        <w:rPr>
          <w:sz w:val="24"/>
        </w:rPr>
        <w:tab/>
      </w:r>
      <w:proofErr w:type="spellStart"/>
      <w:r w:rsidRPr="00494021">
        <w:rPr>
          <w:sz w:val="24"/>
        </w:rPr>
        <w:t>CNode</w:t>
      </w:r>
      <w:proofErr w:type="spellEnd"/>
      <w:r w:rsidRPr="00494021">
        <w:rPr>
          <w:sz w:val="24"/>
        </w:rPr>
        <w:t xml:space="preserve"> </w:t>
      </w:r>
      <w:proofErr w:type="gramStart"/>
      <w:r w:rsidRPr="00494021">
        <w:rPr>
          <w:sz w:val="24"/>
        </w:rPr>
        <w:t>p ,</w:t>
      </w:r>
      <w:proofErr w:type="gramEnd"/>
      <w:r w:rsidRPr="00494021">
        <w:rPr>
          <w:sz w:val="24"/>
        </w:rPr>
        <w:t xml:space="preserve"> tail;</w:t>
      </w:r>
    </w:p>
    <w:p w14:paraId="38E4DAB9" w14:textId="77777777" w:rsidR="007C72BA" w:rsidRPr="00494021" w:rsidRDefault="007C72BA" w:rsidP="007C72BA">
      <w:pPr>
        <w:snapToGrid w:val="0"/>
        <w:spacing w:line="360" w:lineRule="auto"/>
        <w:ind w:leftChars="100" w:left="210" w:firstLine="420"/>
        <w:rPr>
          <w:sz w:val="24"/>
        </w:rPr>
      </w:pPr>
      <w:r w:rsidRPr="00494021">
        <w:rPr>
          <w:sz w:val="24"/>
        </w:rPr>
        <w:tab/>
        <w:t>p = (</w:t>
      </w:r>
      <w:proofErr w:type="spellStart"/>
      <w:r w:rsidRPr="00494021">
        <w:rPr>
          <w:sz w:val="24"/>
        </w:rPr>
        <w:t>CNode</w:t>
      </w:r>
      <w:proofErr w:type="spellEnd"/>
      <w:r w:rsidRPr="00494021">
        <w:rPr>
          <w:sz w:val="24"/>
        </w:rPr>
        <w:t>)malloc(</w:t>
      </w:r>
      <w:proofErr w:type="spellStart"/>
      <w:proofErr w:type="gramStart"/>
      <w:r w:rsidRPr="00494021">
        <w:rPr>
          <w:sz w:val="24"/>
        </w:rPr>
        <w:t>sizeof</w:t>
      </w:r>
      <w:proofErr w:type="spellEnd"/>
      <w:r w:rsidRPr="00494021">
        <w:rPr>
          <w:sz w:val="24"/>
        </w:rPr>
        <w:t>(</w:t>
      </w:r>
      <w:proofErr w:type="gramEnd"/>
      <w:r w:rsidRPr="00494021">
        <w:rPr>
          <w:sz w:val="24"/>
        </w:rPr>
        <w:t>Node));</w:t>
      </w:r>
    </w:p>
    <w:p w14:paraId="3EA7BEE7" w14:textId="77777777" w:rsidR="007C72BA" w:rsidRPr="00494021" w:rsidRDefault="007C72BA" w:rsidP="007C72BA">
      <w:pPr>
        <w:snapToGrid w:val="0"/>
        <w:spacing w:line="360" w:lineRule="auto"/>
        <w:ind w:leftChars="100" w:left="210" w:firstLine="420"/>
        <w:rPr>
          <w:sz w:val="24"/>
        </w:rPr>
      </w:pPr>
      <w:r w:rsidRPr="00494021">
        <w:rPr>
          <w:sz w:val="24"/>
        </w:rPr>
        <w:tab/>
        <w:t>*head = p;</w:t>
      </w:r>
    </w:p>
    <w:p w14:paraId="445379A3" w14:textId="77777777" w:rsidR="007C72BA" w:rsidRPr="00494021" w:rsidRDefault="007C72BA" w:rsidP="007C72BA">
      <w:pPr>
        <w:snapToGrid w:val="0"/>
        <w:spacing w:line="360" w:lineRule="auto"/>
        <w:ind w:leftChars="100" w:left="210" w:firstLine="420"/>
        <w:rPr>
          <w:sz w:val="24"/>
        </w:rPr>
      </w:pPr>
      <w:r w:rsidRPr="00494021">
        <w:rPr>
          <w:sz w:val="24"/>
        </w:rPr>
        <w:tab/>
        <w:t>for (</w:t>
      </w:r>
      <w:proofErr w:type="spellStart"/>
      <w:r w:rsidRPr="00494021">
        <w:rPr>
          <w:sz w:val="24"/>
        </w:rPr>
        <w:t>i</w:t>
      </w:r>
      <w:proofErr w:type="spellEnd"/>
      <w:r w:rsidRPr="00494021">
        <w:rPr>
          <w:sz w:val="24"/>
        </w:rPr>
        <w:t xml:space="preserve"> = 0; </w:t>
      </w:r>
      <w:proofErr w:type="spellStart"/>
      <w:r w:rsidRPr="00494021">
        <w:rPr>
          <w:sz w:val="24"/>
        </w:rPr>
        <w:t>i</w:t>
      </w:r>
      <w:proofErr w:type="spellEnd"/>
      <w:r w:rsidRPr="00494021">
        <w:rPr>
          <w:sz w:val="24"/>
        </w:rPr>
        <w:t xml:space="preserve"> &lt; qua; </w:t>
      </w:r>
      <w:proofErr w:type="spellStart"/>
      <w:r w:rsidRPr="00494021">
        <w:rPr>
          <w:sz w:val="24"/>
        </w:rPr>
        <w:t>i</w:t>
      </w:r>
      <w:proofErr w:type="spellEnd"/>
      <w:r w:rsidRPr="00494021">
        <w:rPr>
          <w:sz w:val="24"/>
        </w:rPr>
        <w:t>++) {</w:t>
      </w:r>
    </w:p>
    <w:p w14:paraId="516E3443" w14:textId="77777777" w:rsidR="007C72BA" w:rsidRPr="00494021" w:rsidRDefault="007C72BA" w:rsidP="007C72BA">
      <w:pPr>
        <w:snapToGrid w:val="0"/>
        <w:spacing w:line="360" w:lineRule="auto"/>
        <w:ind w:leftChars="100" w:left="210" w:firstLine="420"/>
        <w:rPr>
          <w:sz w:val="24"/>
        </w:rPr>
      </w:pPr>
      <w:r w:rsidRPr="00494021">
        <w:rPr>
          <w:sz w:val="24"/>
        </w:rPr>
        <w:tab/>
      </w:r>
      <w:r w:rsidRPr="00494021">
        <w:rPr>
          <w:sz w:val="24"/>
        </w:rPr>
        <w:tab/>
        <w:t>tail = (</w:t>
      </w:r>
      <w:proofErr w:type="spellStart"/>
      <w:r w:rsidRPr="00494021">
        <w:rPr>
          <w:sz w:val="24"/>
        </w:rPr>
        <w:t>CNode</w:t>
      </w:r>
      <w:proofErr w:type="spellEnd"/>
      <w:r w:rsidRPr="00494021">
        <w:rPr>
          <w:sz w:val="24"/>
        </w:rPr>
        <w:t>)malloc(</w:t>
      </w:r>
      <w:proofErr w:type="spellStart"/>
      <w:proofErr w:type="gramStart"/>
      <w:r w:rsidRPr="00494021">
        <w:rPr>
          <w:sz w:val="24"/>
        </w:rPr>
        <w:t>sizeof</w:t>
      </w:r>
      <w:proofErr w:type="spellEnd"/>
      <w:r w:rsidRPr="00494021">
        <w:rPr>
          <w:sz w:val="24"/>
        </w:rPr>
        <w:t>(</w:t>
      </w:r>
      <w:proofErr w:type="gramEnd"/>
      <w:r w:rsidRPr="00494021">
        <w:rPr>
          <w:sz w:val="24"/>
        </w:rPr>
        <w:t>Node));</w:t>
      </w:r>
    </w:p>
    <w:p w14:paraId="0BD7C436" w14:textId="77777777" w:rsidR="007C72BA" w:rsidRPr="00494021" w:rsidRDefault="007C72BA" w:rsidP="007C72BA">
      <w:pPr>
        <w:snapToGrid w:val="0"/>
        <w:spacing w:line="360" w:lineRule="auto"/>
        <w:ind w:leftChars="100" w:left="210" w:firstLine="420"/>
        <w:rPr>
          <w:sz w:val="24"/>
        </w:rPr>
      </w:pPr>
      <w:r w:rsidRPr="00494021">
        <w:rPr>
          <w:sz w:val="24"/>
        </w:rPr>
        <w:tab/>
      </w:r>
      <w:r w:rsidRPr="00494021">
        <w:rPr>
          <w:sz w:val="24"/>
        </w:rPr>
        <w:tab/>
      </w:r>
      <w:proofErr w:type="spellStart"/>
      <w:proofErr w:type="gramStart"/>
      <w:r w:rsidRPr="00494021">
        <w:rPr>
          <w:sz w:val="24"/>
        </w:rPr>
        <w:t>scanf</w:t>
      </w:r>
      <w:proofErr w:type="spellEnd"/>
      <w:r w:rsidRPr="00494021">
        <w:rPr>
          <w:sz w:val="24"/>
        </w:rPr>
        <w:t>(</w:t>
      </w:r>
      <w:proofErr w:type="gramEnd"/>
      <w:r w:rsidRPr="00494021">
        <w:rPr>
          <w:sz w:val="24"/>
        </w:rPr>
        <w:t>"%s", &amp;tail-&gt;num);</w:t>
      </w:r>
    </w:p>
    <w:p w14:paraId="6F8F053C" w14:textId="77777777" w:rsidR="007C72BA" w:rsidRPr="00494021" w:rsidRDefault="007C72BA" w:rsidP="007C72BA">
      <w:pPr>
        <w:snapToGrid w:val="0"/>
        <w:spacing w:line="360" w:lineRule="auto"/>
        <w:ind w:leftChars="100" w:left="210" w:firstLine="420"/>
        <w:rPr>
          <w:sz w:val="24"/>
        </w:rPr>
      </w:pPr>
      <w:r w:rsidRPr="00494021">
        <w:rPr>
          <w:sz w:val="24"/>
        </w:rPr>
        <w:tab/>
      </w:r>
      <w:r w:rsidRPr="00494021">
        <w:rPr>
          <w:sz w:val="24"/>
        </w:rPr>
        <w:tab/>
      </w:r>
      <w:proofErr w:type="spellStart"/>
      <w:proofErr w:type="gramStart"/>
      <w:r w:rsidRPr="00494021">
        <w:rPr>
          <w:sz w:val="24"/>
        </w:rPr>
        <w:t>scanf</w:t>
      </w:r>
      <w:proofErr w:type="spellEnd"/>
      <w:r w:rsidRPr="00494021">
        <w:rPr>
          <w:sz w:val="24"/>
        </w:rPr>
        <w:t>(</w:t>
      </w:r>
      <w:proofErr w:type="gramEnd"/>
      <w:r w:rsidRPr="00494021">
        <w:rPr>
          <w:sz w:val="24"/>
        </w:rPr>
        <w:t>"%s", &amp;tail-&gt;name);</w:t>
      </w:r>
    </w:p>
    <w:p w14:paraId="5CC8C2C9" w14:textId="77777777" w:rsidR="007C72BA" w:rsidRPr="00494021" w:rsidRDefault="007C72BA" w:rsidP="007C72BA">
      <w:pPr>
        <w:snapToGrid w:val="0"/>
        <w:spacing w:line="360" w:lineRule="auto"/>
        <w:ind w:leftChars="100" w:left="210" w:firstLine="420"/>
        <w:rPr>
          <w:sz w:val="24"/>
        </w:rPr>
      </w:pPr>
      <w:r w:rsidRPr="00494021">
        <w:rPr>
          <w:sz w:val="24"/>
        </w:rPr>
        <w:tab/>
      </w:r>
      <w:r w:rsidRPr="00494021">
        <w:rPr>
          <w:sz w:val="24"/>
        </w:rPr>
        <w:tab/>
        <w:t xml:space="preserve">for (j = 0; j &lt; 4; </w:t>
      </w:r>
      <w:proofErr w:type="spellStart"/>
      <w:r w:rsidRPr="00494021">
        <w:rPr>
          <w:sz w:val="24"/>
        </w:rPr>
        <w:t>j++</w:t>
      </w:r>
      <w:proofErr w:type="spellEnd"/>
      <w:r w:rsidRPr="00494021">
        <w:rPr>
          <w:sz w:val="24"/>
        </w:rPr>
        <w:t>)</w:t>
      </w:r>
    </w:p>
    <w:p w14:paraId="1CE579C1" w14:textId="77777777" w:rsidR="007C72BA" w:rsidRPr="00494021" w:rsidRDefault="007C72BA" w:rsidP="007C72BA">
      <w:pPr>
        <w:snapToGrid w:val="0"/>
        <w:spacing w:line="360" w:lineRule="auto"/>
        <w:ind w:leftChars="100" w:left="210" w:firstLine="420"/>
        <w:rPr>
          <w:sz w:val="24"/>
        </w:rPr>
      </w:pPr>
      <w:r w:rsidRPr="00494021">
        <w:rPr>
          <w:sz w:val="24"/>
        </w:rPr>
        <w:tab/>
      </w:r>
      <w:r w:rsidRPr="00494021">
        <w:rPr>
          <w:sz w:val="24"/>
        </w:rPr>
        <w:tab/>
      </w:r>
      <w:r w:rsidRPr="00494021">
        <w:rPr>
          <w:sz w:val="24"/>
        </w:rPr>
        <w:tab/>
      </w:r>
      <w:proofErr w:type="spellStart"/>
      <w:proofErr w:type="gramStart"/>
      <w:r w:rsidRPr="00494021">
        <w:rPr>
          <w:sz w:val="24"/>
        </w:rPr>
        <w:t>scanf</w:t>
      </w:r>
      <w:proofErr w:type="spellEnd"/>
      <w:r w:rsidRPr="00494021">
        <w:rPr>
          <w:sz w:val="24"/>
        </w:rPr>
        <w:t>(</w:t>
      </w:r>
      <w:proofErr w:type="gramEnd"/>
      <w:r w:rsidRPr="00494021">
        <w:rPr>
          <w:sz w:val="24"/>
        </w:rPr>
        <w:t>"%d", &amp;tail-&gt;score[j]);</w:t>
      </w:r>
    </w:p>
    <w:p w14:paraId="2A7CA7B3" w14:textId="77777777" w:rsidR="007C72BA" w:rsidRPr="00494021" w:rsidRDefault="007C72BA" w:rsidP="007C72BA">
      <w:pPr>
        <w:snapToGrid w:val="0"/>
        <w:spacing w:line="360" w:lineRule="auto"/>
        <w:ind w:leftChars="100" w:left="210" w:firstLine="420"/>
        <w:rPr>
          <w:sz w:val="24"/>
        </w:rPr>
      </w:pPr>
      <w:r w:rsidRPr="00494021">
        <w:rPr>
          <w:sz w:val="24"/>
        </w:rPr>
        <w:tab/>
      </w:r>
      <w:r w:rsidRPr="00494021">
        <w:rPr>
          <w:sz w:val="24"/>
        </w:rPr>
        <w:tab/>
        <w:t>tail-&gt;</w:t>
      </w:r>
      <w:proofErr w:type="spellStart"/>
      <w:r w:rsidRPr="00494021">
        <w:rPr>
          <w:sz w:val="24"/>
        </w:rPr>
        <w:t>avescore</w:t>
      </w:r>
      <w:proofErr w:type="spellEnd"/>
      <w:r w:rsidRPr="00494021">
        <w:rPr>
          <w:sz w:val="24"/>
        </w:rPr>
        <w:t xml:space="preserve"> = (tail-&gt;</w:t>
      </w:r>
      <w:proofErr w:type="gramStart"/>
      <w:r w:rsidRPr="00494021">
        <w:rPr>
          <w:sz w:val="24"/>
        </w:rPr>
        <w:t>score[</w:t>
      </w:r>
      <w:proofErr w:type="gramEnd"/>
      <w:r w:rsidRPr="00494021">
        <w:rPr>
          <w:sz w:val="24"/>
        </w:rPr>
        <w:t>0] + tail-&gt;score[1] + tail-&gt;score[2] + tail-&gt;score[3]) / 4.0;</w:t>
      </w:r>
    </w:p>
    <w:p w14:paraId="0B3A358E" w14:textId="77777777" w:rsidR="007C72BA" w:rsidRPr="00494021" w:rsidRDefault="007C72BA" w:rsidP="007C72BA">
      <w:pPr>
        <w:snapToGrid w:val="0"/>
        <w:spacing w:line="360" w:lineRule="auto"/>
        <w:ind w:leftChars="100" w:left="210" w:firstLine="420"/>
        <w:rPr>
          <w:sz w:val="24"/>
        </w:rPr>
      </w:pPr>
      <w:r w:rsidRPr="00494021">
        <w:rPr>
          <w:sz w:val="24"/>
        </w:rPr>
        <w:tab/>
      </w:r>
      <w:r w:rsidRPr="00494021">
        <w:rPr>
          <w:sz w:val="24"/>
        </w:rPr>
        <w:tab/>
        <w:t>p-&gt;next = tail;</w:t>
      </w:r>
    </w:p>
    <w:p w14:paraId="53252C8D" w14:textId="77777777" w:rsidR="007C72BA" w:rsidRPr="00494021" w:rsidRDefault="007C72BA" w:rsidP="007C72BA">
      <w:pPr>
        <w:snapToGrid w:val="0"/>
        <w:spacing w:line="360" w:lineRule="auto"/>
        <w:ind w:leftChars="100" w:left="210" w:firstLine="420"/>
        <w:rPr>
          <w:sz w:val="24"/>
        </w:rPr>
      </w:pPr>
      <w:r w:rsidRPr="00494021">
        <w:rPr>
          <w:sz w:val="24"/>
        </w:rPr>
        <w:tab/>
      </w:r>
      <w:r w:rsidRPr="00494021">
        <w:rPr>
          <w:sz w:val="24"/>
        </w:rPr>
        <w:tab/>
        <w:t>p = tail;</w:t>
      </w:r>
    </w:p>
    <w:p w14:paraId="542AFE41" w14:textId="77777777" w:rsidR="007C72BA" w:rsidRPr="00494021" w:rsidRDefault="007C72BA" w:rsidP="007C72BA">
      <w:pPr>
        <w:snapToGrid w:val="0"/>
        <w:spacing w:line="360" w:lineRule="auto"/>
        <w:ind w:leftChars="100" w:left="210" w:firstLine="420"/>
        <w:rPr>
          <w:sz w:val="24"/>
        </w:rPr>
      </w:pPr>
      <w:r w:rsidRPr="00494021">
        <w:rPr>
          <w:sz w:val="24"/>
        </w:rPr>
        <w:tab/>
        <w:t>}</w:t>
      </w:r>
    </w:p>
    <w:p w14:paraId="1068E613" w14:textId="77777777" w:rsidR="007C72BA" w:rsidRPr="00494021" w:rsidRDefault="007C72BA" w:rsidP="007C72BA">
      <w:pPr>
        <w:snapToGrid w:val="0"/>
        <w:spacing w:line="360" w:lineRule="auto"/>
        <w:ind w:leftChars="100" w:left="210" w:firstLine="420"/>
        <w:rPr>
          <w:sz w:val="24"/>
        </w:rPr>
      </w:pPr>
      <w:r w:rsidRPr="00494021">
        <w:rPr>
          <w:sz w:val="24"/>
        </w:rPr>
        <w:tab/>
        <w:t>tail-&gt;next = NULL;</w:t>
      </w:r>
    </w:p>
    <w:p w14:paraId="234F0DF1" w14:textId="77777777" w:rsidR="007C72BA" w:rsidRPr="00494021" w:rsidRDefault="007C72BA" w:rsidP="007C72BA">
      <w:pPr>
        <w:snapToGrid w:val="0"/>
        <w:spacing w:line="360" w:lineRule="auto"/>
        <w:ind w:leftChars="100" w:left="210" w:firstLine="420"/>
        <w:rPr>
          <w:sz w:val="24"/>
        </w:rPr>
      </w:pPr>
      <w:r w:rsidRPr="00494021">
        <w:rPr>
          <w:rFonts w:hint="eastAsia"/>
          <w:sz w:val="24"/>
        </w:rPr>
        <w:tab/>
      </w:r>
      <w:proofErr w:type="spellStart"/>
      <w:r w:rsidRPr="00494021">
        <w:rPr>
          <w:rFonts w:hint="eastAsia"/>
          <w:sz w:val="24"/>
        </w:rPr>
        <w:t>printf</w:t>
      </w:r>
      <w:proofErr w:type="spellEnd"/>
      <w:r w:rsidRPr="00494021">
        <w:rPr>
          <w:rFonts w:hint="eastAsia"/>
          <w:sz w:val="24"/>
        </w:rPr>
        <w:t>("</w:t>
      </w:r>
      <w:r w:rsidRPr="00494021">
        <w:rPr>
          <w:rFonts w:hint="eastAsia"/>
          <w:sz w:val="24"/>
        </w:rPr>
        <w:t>完成了</w:t>
      </w:r>
      <w:r w:rsidRPr="00494021">
        <w:rPr>
          <w:rFonts w:hint="eastAsia"/>
          <w:sz w:val="24"/>
        </w:rPr>
        <w:t>%d</w:t>
      </w:r>
      <w:r w:rsidRPr="00494021">
        <w:rPr>
          <w:rFonts w:hint="eastAsia"/>
          <w:sz w:val="24"/>
        </w:rPr>
        <w:t>位同学的成绩输入。</w:t>
      </w:r>
      <w:r w:rsidRPr="00494021">
        <w:rPr>
          <w:rFonts w:hint="eastAsia"/>
          <w:sz w:val="24"/>
        </w:rPr>
        <w:t>\</w:t>
      </w:r>
      <w:proofErr w:type="spellStart"/>
      <w:r w:rsidRPr="00494021">
        <w:rPr>
          <w:rFonts w:hint="eastAsia"/>
          <w:sz w:val="24"/>
        </w:rPr>
        <w:t>n",qua</w:t>
      </w:r>
      <w:proofErr w:type="spellEnd"/>
      <w:r w:rsidRPr="00494021">
        <w:rPr>
          <w:rFonts w:hint="eastAsia"/>
          <w:sz w:val="24"/>
        </w:rPr>
        <w:t>);</w:t>
      </w:r>
    </w:p>
    <w:p w14:paraId="2AD6A261" w14:textId="77777777" w:rsidR="007C72BA" w:rsidRPr="00494021" w:rsidRDefault="007C72BA" w:rsidP="007C72BA">
      <w:pPr>
        <w:snapToGrid w:val="0"/>
        <w:spacing w:line="360" w:lineRule="auto"/>
        <w:ind w:leftChars="100" w:left="210" w:firstLine="420"/>
        <w:rPr>
          <w:sz w:val="24"/>
        </w:rPr>
      </w:pPr>
      <w:r w:rsidRPr="00494021">
        <w:rPr>
          <w:sz w:val="24"/>
        </w:rPr>
        <w:t>}</w:t>
      </w:r>
    </w:p>
    <w:p w14:paraId="07203630" w14:textId="77777777" w:rsidR="007C72BA" w:rsidRPr="00494021" w:rsidRDefault="007C72BA" w:rsidP="007C72BA">
      <w:pPr>
        <w:snapToGrid w:val="0"/>
        <w:spacing w:line="360" w:lineRule="auto"/>
        <w:ind w:leftChars="100" w:left="210" w:firstLine="420"/>
        <w:rPr>
          <w:sz w:val="24"/>
        </w:rPr>
      </w:pPr>
    </w:p>
    <w:p w14:paraId="79CB85D5" w14:textId="77777777" w:rsidR="007C72BA" w:rsidRPr="00494021" w:rsidRDefault="007C72BA" w:rsidP="007C72BA">
      <w:pPr>
        <w:snapToGrid w:val="0"/>
        <w:spacing w:line="360" w:lineRule="auto"/>
        <w:ind w:leftChars="100" w:left="210" w:firstLine="420"/>
        <w:rPr>
          <w:sz w:val="24"/>
        </w:rPr>
      </w:pPr>
      <w:r w:rsidRPr="00494021">
        <w:rPr>
          <w:sz w:val="24"/>
        </w:rPr>
        <w:t xml:space="preserve">void </w:t>
      </w:r>
      <w:proofErr w:type="spellStart"/>
      <w:proofErr w:type="gramStart"/>
      <w:r w:rsidRPr="00494021">
        <w:rPr>
          <w:sz w:val="24"/>
        </w:rPr>
        <w:t>PrintNode</w:t>
      </w:r>
      <w:proofErr w:type="spellEnd"/>
      <w:r w:rsidRPr="00494021">
        <w:rPr>
          <w:sz w:val="24"/>
        </w:rPr>
        <w:t>(</w:t>
      </w:r>
      <w:proofErr w:type="spellStart"/>
      <w:proofErr w:type="gramEnd"/>
      <w:r w:rsidRPr="00494021">
        <w:rPr>
          <w:sz w:val="24"/>
        </w:rPr>
        <w:t>CNode</w:t>
      </w:r>
      <w:proofErr w:type="spellEnd"/>
      <w:r w:rsidRPr="00494021">
        <w:rPr>
          <w:sz w:val="24"/>
        </w:rPr>
        <w:t>* head) {</w:t>
      </w:r>
    </w:p>
    <w:p w14:paraId="0FDA37A4" w14:textId="77777777" w:rsidR="007C72BA" w:rsidRPr="00494021" w:rsidRDefault="007C72BA" w:rsidP="007C72BA">
      <w:pPr>
        <w:snapToGrid w:val="0"/>
        <w:spacing w:line="360" w:lineRule="auto"/>
        <w:ind w:leftChars="100" w:left="210" w:firstLine="420"/>
        <w:rPr>
          <w:sz w:val="24"/>
        </w:rPr>
      </w:pPr>
      <w:r w:rsidRPr="00494021">
        <w:rPr>
          <w:sz w:val="24"/>
        </w:rPr>
        <w:tab/>
      </w:r>
      <w:proofErr w:type="spellStart"/>
      <w:r w:rsidRPr="00494021">
        <w:rPr>
          <w:sz w:val="24"/>
        </w:rPr>
        <w:t>CNode</w:t>
      </w:r>
      <w:proofErr w:type="spellEnd"/>
      <w:r w:rsidRPr="00494021">
        <w:rPr>
          <w:sz w:val="24"/>
        </w:rPr>
        <w:t xml:space="preserve"> p = *head;</w:t>
      </w:r>
    </w:p>
    <w:p w14:paraId="41953A69" w14:textId="77777777" w:rsidR="007C72BA" w:rsidRPr="00494021" w:rsidRDefault="007C72BA" w:rsidP="007C72BA">
      <w:pPr>
        <w:snapToGrid w:val="0"/>
        <w:spacing w:line="360" w:lineRule="auto"/>
        <w:ind w:leftChars="100" w:left="210" w:firstLine="420"/>
        <w:rPr>
          <w:sz w:val="24"/>
        </w:rPr>
      </w:pPr>
      <w:r w:rsidRPr="00494021">
        <w:rPr>
          <w:sz w:val="24"/>
        </w:rPr>
        <w:tab/>
        <w:t>while (p-&gt;next) {</w:t>
      </w:r>
    </w:p>
    <w:p w14:paraId="14EEB1F4" w14:textId="77777777" w:rsidR="007C72BA" w:rsidRPr="00494021" w:rsidRDefault="007C72BA" w:rsidP="007C72BA">
      <w:pPr>
        <w:snapToGrid w:val="0"/>
        <w:spacing w:line="360" w:lineRule="auto"/>
        <w:ind w:leftChars="100" w:left="210" w:firstLine="420"/>
        <w:rPr>
          <w:sz w:val="24"/>
        </w:rPr>
      </w:pPr>
      <w:r w:rsidRPr="00494021">
        <w:rPr>
          <w:sz w:val="24"/>
        </w:rPr>
        <w:tab/>
      </w:r>
      <w:r w:rsidRPr="00494021">
        <w:rPr>
          <w:sz w:val="24"/>
        </w:rPr>
        <w:tab/>
      </w:r>
      <w:proofErr w:type="spellStart"/>
      <w:proofErr w:type="gramStart"/>
      <w:r w:rsidRPr="00494021">
        <w:rPr>
          <w:sz w:val="24"/>
        </w:rPr>
        <w:t>printf</w:t>
      </w:r>
      <w:proofErr w:type="spellEnd"/>
      <w:r w:rsidRPr="00494021">
        <w:rPr>
          <w:sz w:val="24"/>
        </w:rPr>
        <w:t>(</w:t>
      </w:r>
      <w:proofErr w:type="gramEnd"/>
      <w:r w:rsidRPr="00494021">
        <w:rPr>
          <w:sz w:val="24"/>
        </w:rPr>
        <w:t>"%s %s ", p-&gt;next-&gt;num, p-&gt;next-&gt;name);</w:t>
      </w:r>
    </w:p>
    <w:p w14:paraId="242D8F05" w14:textId="77777777" w:rsidR="007C72BA" w:rsidRPr="00494021" w:rsidRDefault="007C72BA" w:rsidP="007C72BA">
      <w:pPr>
        <w:snapToGrid w:val="0"/>
        <w:spacing w:line="360" w:lineRule="auto"/>
        <w:ind w:leftChars="100" w:left="210" w:firstLine="420"/>
        <w:rPr>
          <w:sz w:val="24"/>
        </w:rPr>
      </w:pPr>
      <w:r w:rsidRPr="00494021">
        <w:rPr>
          <w:sz w:val="24"/>
        </w:rPr>
        <w:tab/>
      </w:r>
      <w:r w:rsidRPr="00494021">
        <w:rPr>
          <w:sz w:val="24"/>
        </w:rPr>
        <w:tab/>
        <w:t xml:space="preserve">for (int </w:t>
      </w:r>
      <w:proofErr w:type="spellStart"/>
      <w:r w:rsidRPr="00494021">
        <w:rPr>
          <w:sz w:val="24"/>
        </w:rPr>
        <w:t>i</w:t>
      </w:r>
      <w:proofErr w:type="spellEnd"/>
      <w:r w:rsidRPr="00494021">
        <w:rPr>
          <w:sz w:val="24"/>
        </w:rPr>
        <w:t xml:space="preserve"> = 0; </w:t>
      </w:r>
      <w:proofErr w:type="spellStart"/>
      <w:r w:rsidRPr="00494021">
        <w:rPr>
          <w:sz w:val="24"/>
        </w:rPr>
        <w:t>i</w:t>
      </w:r>
      <w:proofErr w:type="spellEnd"/>
      <w:r w:rsidRPr="00494021">
        <w:rPr>
          <w:sz w:val="24"/>
        </w:rPr>
        <w:t xml:space="preserve"> &lt; 4; </w:t>
      </w:r>
      <w:proofErr w:type="spellStart"/>
      <w:r w:rsidRPr="00494021">
        <w:rPr>
          <w:sz w:val="24"/>
        </w:rPr>
        <w:t>i</w:t>
      </w:r>
      <w:proofErr w:type="spellEnd"/>
      <w:r w:rsidRPr="00494021">
        <w:rPr>
          <w:sz w:val="24"/>
        </w:rPr>
        <w:t>++)</w:t>
      </w:r>
    </w:p>
    <w:p w14:paraId="02D48132" w14:textId="77777777" w:rsidR="007C72BA" w:rsidRPr="00494021" w:rsidRDefault="007C72BA" w:rsidP="007C72BA">
      <w:pPr>
        <w:snapToGrid w:val="0"/>
        <w:spacing w:line="360" w:lineRule="auto"/>
        <w:ind w:leftChars="100" w:left="210" w:firstLine="420"/>
        <w:rPr>
          <w:sz w:val="24"/>
        </w:rPr>
      </w:pPr>
      <w:r w:rsidRPr="00494021">
        <w:rPr>
          <w:sz w:val="24"/>
        </w:rPr>
        <w:tab/>
      </w:r>
      <w:r w:rsidRPr="00494021">
        <w:rPr>
          <w:sz w:val="24"/>
        </w:rPr>
        <w:tab/>
      </w:r>
      <w:r w:rsidRPr="00494021">
        <w:rPr>
          <w:sz w:val="24"/>
        </w:rPr>
        <w:tab/>
      </w:r>
      <w:proofErr w:type="spellStart"/>
      <w:proofErr w:type="gramStart"/>
      <w:r w:rsidRPr="00494021">
        <w:rPr>
          <w:sz w:val="24"/>
        </w:rPr>
        <w:t>printf</w:t>
      </w:r>
      <w:proofErr w:type="spellEnd"/>
      <w:r w:rsidRPr="00494021">
        <w:rPr>
          <w:sz w:val="24"/>
        </w:rPr>
        <w:t>(</w:t>
      </w:r>
      <w:proofErr w:type="gramEnd"/>
      <w:r w:rsidRPr="00494021">
        <w:rPr>
          <w:sz w:val="24"/>
        </w:rPr>
        <w:t>"%d ", p-&gt;next-&gt;score[</w:t>
      </w:r>
      <w:proofErr w:type="spellStart"/>
      <w:r w:rsidRPr="00494021">
        <w:rPr>
          <w:sz w:val="24"/>
        </w:rPr>
        <w:t>i</w:t>
      </w:r>
      <w:proofErr w:type="spellEnd"/>
      <w:r w:rsidRPr="00494021">
        <w:rPr>
          <w:sz w:val="24"/>
        </w:rPr>
        <w:t>]);</w:t>
      </w:r>
    </w:p>
    <w:p w14:paraId="2D6D0E7E" w14:textId="77777777" w:rsidR="007C72BA" w:rsidRPr="00494021" w:rsidRDefault="007C72BA" w:rsidP="007C72BA">
      <w:pPr>
        <w:snapToGrid w:val="0"/>
        <w:spacing w:line="360" w:lineRule="auto"/>
        <w:ind w:leftChars="100" w:left="210" w:firstLine="420"/>
        <w:rPr>
          <w:sz w:val="24"/>
        </w:rPr>
      </w:pPr>
      <w:r w:rsidRPr="00494021">
        <w:rPr>
          <w:sz w:val="24"/>
        </w:rPr>
        <w:tab/>
      </w:r>
      <w:r w:rsidRPr="00494021">
        <w:rPr>
          <w:sz w:val="24"/>
        </w:rPr>
        <w:tab/>
        <w:t>p = p-&gt;next;</w:t>
      </w:r>
    </w:p>
    <w:p w14:paraId="4BD1BB83" w14:textId="77777777" w:rsidR="007C72BA" w:rsidRPr="00494021" w:rsidRDefault="007C72BA" w:rsidP="007C72BA">
      <w:pPr>
        <w:snapToGrid w:val="0"/>
        <w:spacing w:line="360" w:lineRule="auto"/>
        <w:ind w:leftChars="100" w:left="210" w:firstLine="420"/>
        <w:rPr>
          <w:sz w:val="24"/>
        </w:rPr>
      </w:pPr>
      <w:r w:rsidRPr="00494021">
        <w:rPr>
          <w:sz w:val="24"/>
        </w:rPr>
        <w:tab/>
      </w:r>
      <w:r w:rsidRPr="00494021">
        <w:rPr>
          <w:sz w:val="24"/>
        </w:rPr>
        <w:tab/>
      </w:r>
      <w:proofErr w:type="spellStart"/>
      <w:r w:rsidRPr="00494021">
        <w:rPr>
          <w:sz w:val="24"/>
        </w:rPr>
        <w:t>printf</w:t>
      </w:r>
      <w:proofErr w:type="spellEnd"/>
      <w:r w:rsidRPr="00494021">
        <w:rPr>
          <w:sz w:val="24"/>
        </w:rPr>
        <w:t>("\n");</w:t>
      </w:r>
    </w:p>
    <w:p w14:paraId="481362DC" w14:textId="77777777" w:rsidR="007C72BA" w:rsidRPr="00494021" w:rsidRDefault="007C72BA" w:rsidP="007C72BA">
      <w:pPr>
        <w:snapToGrid w:val="0"/>
        <w:spacing w:line="360" w:lineRule="auto"/>
        <w:ind w:leftChars="100" w:left="210" w:firstLine="420"/>
        <w:rPr>
          <w:sz w:val="24"/>
        </w:rPr>
      </w:pPr>
      <w:r w:rsidRPr="00494021">
        <w:rPr>
          <w:sz w:val="24"/>
        </w:rPr>
        <w:tab/>
        <w:t>}</w:t>
      </w:r>
    </w:p>
    <w:p w14:paraId="2AC47CB2" w14:textId="77777777" w:rsidR="007C72BA" w:rsidRPr="00494021" w:rsidRDefault="007C72BA" w:rsidP="007C72BA">
      <w:pPr>
        <w:snapToGrid w:val="0"/>
        <w:spacing w:line="360" w:lineRule="auto"/>
        <w:ind w:leftChars="100" w:left="210" w:firstLine="420"/>
        <w:rPr>
          <w:sz w:val="24"/>
        </w:rPr>
      </w:pPr>
      <w:r w:rsidRPr="00494021">
        <w:rPr>
          <w:sz w:val="24"/>
        </w:rPr>
        <w:t>}</w:t>
      </w:r>
    </w:p>
    <w:p w14:paraId="4EF08C49" w14:textId="77777777" w:rsidR="007C72BA" w:rsidRPr="00494021" w:rsidRDefault="007C72BA" w:rsidP="007C72BA">
      <w:pPr>
        <w:snapToGrid w:val="0"/>
        <w:spacing w:line="360" w:lineRule="auto"/>
        <w:ind w:leftChars="100" w:left="210" w:firstLine="420"/>
        <w:rPr>
          <w:sz w:val="24"/>
        </w:rPr>
      </w:pPr>
    </w:p>
    <w:p w14:paraId="7D429B44" w14:textId="77777777" w:rsidR="007C72BA" w:rsidRPr="00494021" w:rsidRDefault="007C72BA" w:rsidP="007C72BA">
      <w:pPr>
        <w:snapToGrid w:val="0"/>
        <w:spacing w:line="360" w:lineRule="auto"/>
        <w:ind w:leftChars="100" w:left="210" w:firstLine="420"/>
        <w:rPr>
          <w:sz w:val="24"/>
        </w:rPr>
      </w:pPr>
      <w:r w:rsidRPr="00494021">
        <w:rPr>
          <w:sz w:val="24"/>
        </w:rPr>
        <w:t xml:space="preserve">void </w:t>
      </w:r>
      <w:proofErr w:type="spellStart"/>
      <w:proofErr w:type="gramStart"/>
      <w:r w:rsidRPr="00494021">
        <w:rPr>
          <w:sz w:val="24"/>
        </w:rPr>
        <w:t>ChangeNode</w:t>
      </w:r>
      <w:proofErr w:type="spellEnd"/>
      <w:r w:rsidRPr="00494021">
        <w:rPr>
          <w:sz w:val="24"/>
        </w:rPr>
        <w:t>(</w:t>
      </w:r>
      <w:proofErr w:type="spellStart"/>
      <w:proofErr w:type="gramEnd"/>
      <w:r w:rsidRPr="00494021">
        <w:rPr>
          <w:sz w:val="24"/>
        </w:rPr>
        <w:t>CNode</w:t>
      </w:r>
      <w:proofErr w:type="spellEnd"/>
      <w:r w:rsidRPr="00494021">
        <w:rPr>
          <w:sz w:val="24"/>
        </w:rPr>
        <w:t>* head) {</w:t>
      </w:r>
    </w:p>
    <w:p w14:paraId="7F4B7C3B" w14:textId="77777777" w:rsidR="007C72BA" w:rsidRPr="00494021" w:rsidRDefault="007C72BA" w:rsidP="007C72BA">
      <w:pPr>
        <w:snapToGrid w:val="0"/>
        <w:spacing w:line="360" w:lineRule="auto"/>
        <w:ind w:leftChars="100" w:left="210" w:firstLine="420"/>
        <w:rPr>
          <w:sz w:val="24"/>
        </w:rPr>
      </w:pPr>
      <w:r w:rsidRPr="00494021">
        <w:rPr>
          <w:sz w:val="24"/>
        </w:rPr>
        <w:tab/>
      </w:r>
      <w:proofErr w:type="spellStart"/>
      <w:r w:rsidRPr="00494021">
        <w:rPr>
          <w:sz w:val="24"/>
        </w:rPr>
        <w:t>CNode</w:t>
      </w:r>
      <w:proofErr w:type="spellEnd"/>
      <w:r w:rsidRPr="00494021">
        <w:rPr>
          <w:sz w:val="24"/>
        </w:rPr>
        <w:t xml:space="preserve"> p = *head;</w:t>
      </w:r>
    </w:p>
    <w:p w14:paraId="0DE9DF71" w14:textId="77777777" w:rsidR="007C72BA" w:rsidRPr="00494021" w:rsidRDefault="007C72BA" w:rsidP="007C72BA">
      <w:pPr>
        <w:snapToGrid w:val="0"/>
        <w:spacing w:line="360" w:lineRule="auto"/>
        <w:ind w:leftChars="100" w:left="210" w:firstLine="420"/>
        <w:rPr>
          <w:sz w:val="24"/>
        </w:rPr>
      </w:pPr>
      <w:r w:rsidRPr="00494021">
        <w:rPr>
          <w:sz w:val="24"/>
        </w:rPr>
        <w:lastRenderedPageBreak/>
        <w:tab/>
        <w:t xml:space="preserve">char </w:t>
      </w:r>
      <w:proofErr w:type="gramStart"/>
      <w:r w:rsidRPr="00494021">
        <w:rPr>
          <w:sz w:val="24"/>
        </w:rPr>
        <w:t>num[</w:t>
      </w:r>
      <w:proofErr w:type="gramEnd"/>
      <w:r w:rsidRPr="00494021">
        <w:rPr>
          <w:sz w:val="24"/>
        </w:rPr>
        <w:t>100];</w:t>
      </w:r>
    </w:p>
    <w:p w14:paraId="602DBD34" w14:textId="77777777" w:rsidR="007C72BA" w:rsidRPr="00494021" w:rsidRDefault="007C72BA" w:rsidP="007C72BA">
      <w:pPr>
        <w:snapToGrid w:val="0"/>
        <w:spacing w:line="360" w:lineRule="auto"/>
        <w:ind w:leftChars="100" w:left="210" w:firstLine="420"/>
        <w:rPr>
          <w:sz w:val="24"/>
        </w:rPr>
      </w:pPr>
      <w:r w:rsidRPr="00494021">
        <w:rPr>
          <w:sz w:val="24"/>
        </w:rPr>
        <w:tab/>
        <w:t>int k = -1;</w:t>
      </w:r>
    </w:p>
    <w:p w14:paraId="55C054D9" w14:textId="77777777" w:rsidR="007C72BA" w:rsidRPr="00494021" w:rsidRDefault="007C72BA" w:rsidP="007C72BA">
      <w:pPr>
        <w:snapToGrid w:val="0"/>
        <w:spacing w:line="360" w:lineRule="auto"/>
        <w:ind w:leftChars="100" w:left="210" w:firstLine="420"/>
        <w:rPr>
          <w:sz w:val="24"/>
        </w:rPr>
      </w:pPr>
      <w:r w:rsidRPr="00494021">
        <w:rPr>
          <w:sz w:val="24"/>
        </w:rPr>
        <w:tab/>
      </w:r>
      <w:proofErr w:type="spellStart"/>
      <w:proofErr w:type="gramStart"/>
      <w:r w:rsidRPr="00494021">
        <w:rPr>
          <w:sz w:val="24"/>
        </w:rPr>
        <w:t>scanf</w:t>
      </w:r>
      <w:proofErr w:type="spellEnd"/>
      <w:r w:rsidRPr="00494021">
        <w:rPr>
          <w:sz w:val="24"/>
        </w:rPr>
        <w:t>(</w:t>
      </w:r>
      <w:proofErr w:type="gramEnd"/>
      <w:r w:rsidRPr="00494021">
        <w:rPr>
          <w:sz w:val="24"/>
        </w:rPr>
        <w:t>"%s", &amp;num);</w:t>
      </w:r>
    </w:p>
    <w:p w14:paraId="4E83E452" w14:textId="77777777" w:rsidR="007C72BA" w:rsidRPr="00494021" w:rsidRDefault="007C72BA" w:rsidP="007C72BA">
      <w:pPr>
        <w:snapToGrid w:val="0"/>
        <w:spacing w:line="360" w:lineRule="auto"/>
        <w:ind w:leftChars="100" w:left="210" w:firstLine="420"/>
        <w:rPr>
          <w:sz w:val="24"/>
        </w:rPr>
      </w:pPr>
      <w:r w:rsidRPr="00494021">
        <w:rPr>
          <w:sz w:val="24"/>
        </w:rPr>
        <w:tab/>
        <w:t>while (p-&gt;next) {</w:t>
      </w:r>
    </w:p>
    <w:p w14:paraId="34DAEF50" w14:textId="77777777" w:rsidR="007C72BA" w:rsidRPr="00494021" w:rsidRDefault="007C72BA" w:rsidP="007C72BA">
      <w:pPr>
        <w:snapToGrid w:val="0"/>
        <w:spacing w:line="360" w:lineRule="auto"/>
        <w:ind w:leftChars="100" w:left="210" w:firstLine="420"/>
        <w:rPr>
          <w:sz w:val="24"/>
        </w:rPr>
      </w:pPr>
      <w:r w:rsidRPr="00494021">
        <w:rPr>
          <w:sz w:val="24"/>
        </w:rPr>
        <w:tab/>
      </w:r>
      <w:r w:rsidRPr="00494021">
        <w:rPr>
          <w:sz w:val="24"/>
        </w:rPr>
        <w:tab/>
        <w:t xml:space="preserve">if </w:t>
      </w:r>
      <w:proofErr w:type="gramStart"/>
      <w:r w:rsidRPr="00494021">
        <w:rPr>
          <w:sz w:val="24"/>
        </w:rPr>
        <w:t>(!</w:t>
      </w:r>
      <w:proofErr w:type="spellStart"/>
      <w:r w:rsidRPr="00494021">
        <w:rPr>
          <w:sz w:val="24"/>
        </w:rPr>
        <w:t>strcmp</w:t>
      </w:r>
      <w:proofErr w:type="spellEnd"/>
      <w:proofErr w:type="gramEnd"/>
      <w:r w:rsidRPr="00494021">
        <w:rPr>
          <w:sz w:val="24"/>
        </w:rPr>
        <w:t>(p-&gt;next-&gt;num, num)) {</w:t>
      </w:r>
    </w:p>
    <w:p w14:paraId="4E1B9B84" w14:textId="77777777" w:rsidR="007C72BA" w:rsidRPr="00494021" w:rsidRDefault="007C72BA" w:rsidP="007C72BA">
      <w:pPr>
        <w:snapToGrid w:val="0"/>
        <w:spacing w:line="360" w:lineRule="auto"/>
        <w:ind w:leftChars="100" w:left="210" w:firstLine="420"/>
        <w:rPr>
          <w:sz w:val="24"/>
        </w:rPr>
      </w:pPr>
      <w:r w:rsidRPr="00494021">
        <w:rPr>
          <w:sz w:val="24"/>
        </w:rPr>
        <w:tab/>
      </w:r>
      <w:r w:rsidRPr="00494021">
        <w:rPr>
          <w:sz w:val="24"/>
        </w:rPr>
        <w:tab/>
      </w:r>
      <w:r w:rsidRPr="00494021">
        <w:rPr>
          <w:sz w:val="24"/>
        </w:rPr>
        <w:tab/>
      </w:r>
      <w:proofErr w:type="spellStart"/>
      <w:proofErr w:type="gramStart"/>
      <w:r w:rsidRPr="00494021">
        <w:rPr>
          <w:sz w:val="24"/>
        </w:rPr>
        <w:t>scanf</w:t>
      </w:r>
      <w:proofErr w:type="spellEnd"/>
      <w:r w:rsidRPr="00494021">
        <w:rPr>
          <w:sz w:val="24"/>
        </w:rPr>
        <w:t>(</w:t>
      </w:r>
      <w:proofErr w:type="gramEnd"/>
      <w:r w:rsidRPr="00494021">
        <w:rPr>
          <w:sz w:val="24"/>
        </w:rPr>
        <w:t>"%d", &amp;k);</w:t>
      </w:r>
    </w:p>
    <w:p w14:paraId="1429ED6C" w14:textId="77777777" w:rsidR="007C72BA" w:rsidRPr="00494021" w:rsidRDefault="007C72BA" w:rsidP="007C72BA">
      <w:pPr>
        <w:snapToGrid w:val="0"/>
        <w:spacing w:line="360" w:lineRule="auto"/>
        <w:ind w:leftChars="100" w:left="210" w:firstLine="420"/>
        <w:rPr>
          <w:sz w:val="24"/>
        </w:rPr>
      </w:pPr>
      <w:r w:rsidRPr="00494021">
        <w:rPr>
          <w:sz w:val="24"/>
        </w:rPr>
        <w:tab/>
      </w:r>
      <w:r w:rsidRPr="00494021">
        <w:rPr>
          <w:sz w:val="24"/>
        </w:rPr>
        <w:tab/>
      </w:r>
      <w:r w:rsidRPr="00494021">
        <w:rPr>
          <w:sz w:val="24"/>
        </w:rPr>
        <w:tab/>
        <w:t>break;</w:t>
      </w:r>
    </w:p>
    <w:p w14:paraId="2786133D" w14:textId="77777777" w:rsidR="007C72BA" w:rsidRPr="00494021" w:rsidRDefault="007C72BA" w:rsidP="007C72BA">
      <w:pPr>
        <w:snapToGrid w:val="0"/>
        <w:spacing w:line="360" w:lineRule="auto"/>
        <w:ind w:leftChars="100" w:left="210" w:firstLine="420"/>
        <w:rPr>
          <w:sz w:val="24"/>
        </w:rPr>
      </w:pPr>
      <w:r w:rsidRPr="00494021">
        <w:rPr>
          <w:sz w:val="24"/>
        </w:rPr>
        <w:tab/>
      </w:r>
      <w:r w:rsidRPr="00494021">
        <w:rPr>
          <w:sz w:val="24"/>
        </w:rPr>
        <w:tab/>
        <w:t>}</w:t>
      </w:r>
    </w:p>
    <w:p w14:paraId="5D9CDE2E" w14:textId="77777777" w:rsidR="007C72BA" w:rsidRPr="00494021" w:rsidRDefault="007C72BA" w:rsidP="007C72BA">
      <w:pPr>
        <w:snapToGrid w:val="0"/>
        <w:spacing w:line="360" w:lineRule="auto"/>
        <w:ind w:leftChars="100" w:left="210" w:firstLine="420"/>
        <w:rPr>
          <w:sz w:val="24"/>
        </w:rPr>
      </w:pPr>
      <w:r w:rsidRPr="00494021">
        <w:rPr>
          <w:sz w:val="24"/>
        </w:rPr>
        <w:tab/>
      </w:r>
      <w:r w:rsidRPr="00494021">
        <w:rPr>
          <w:sz w:val="24"/>
        </w:rPr>
        <w:tab/>
        <w:t>p = p-&gt;next;</w:t>
      </w:r>
    </w:p>
    <w:p w14:paraId="66046E70" w14:textId="77777777" w:rsidR="007C72BA" w:rsidRPr="00494021" w:rsidRDefault="007C72BA" w:rsidP="007C72BA">
      <w:pPr>
        <w:snapToGrid w:val="0"/>
        <w:spacing w:line="360" w:lineRule="auto"/>
        <w:ind w:leftChars="100" w:left="210" w:firstLine="420"/>
        <w:rPr>
          <w:sz w:val="24"/>
        </w:rPr>
      </w:pPr>
      <w:r w:rsidRPr="00494021">
        <w:rPr>
          <w:sz w:val="24"/>
        </w:rPr>
        <w:tab/>
        <w:t>}</w:t>
      </w:r>
    </w:p>
    <w:p w14:paraId="530DB5D3" w14:textId="77777777" w:rsidR="007C72BA" w:rsidRPr="00494021" w:rsidRDefault="007C72BA" w:rsidP="007C72BA">
      <w:pPr>
        <w:snapToGrid w:val="0"/>
        <w:spacing w:line="360" w:lineRule="auto"/>
        <w:ind w:leftChars="100" w:left="210" w:firstLine="420"/>
        <w:rPr>
          <w:sz w:val="24"/>
        </w:rPr>
      </w:pPr>
      <w:r w:rsidRPr="00494021">
        <w:rPr>
          <w:sz w:val="24"/>
        </w:rPr>
        <w:tab/>
        <w:t>if (k == 0)</w:t>
      </w:r>
    </w:p>
    <w:p w14:paraId="50053226" w14:textId="77777777" w:rsidR="007C72BA" w:rsidRPr="00494021" w:rsidRDefault="007C72BA" w:rsidP="007C72BA">
      <w:pPr>
        <w:snapToGrid w:val="0"/>
        <w:spacing w:line="360" w:lineRule="auto"/>
        <w:ind w:leftChars="100" w:left="210" w:firstLine="420"/>
        <w:rPr>
          <w:sz w:val="24"/>
        </w:rPr>
      </w:pPr>
      <w:r w:rsidRPr="00494021">
        <w:rPr>
          <w:sz w:val="24"/>
        </w:rPr>
        <w:tab/>
      </w:r>
      <w:r w:rsidRPr="00494021">
        <w:rPr>
          <w:sz w:val="24"/>
        </w:rPr>
        <w:tab/>
      </w:r>
      <w:proofErr w:type="spellStart"/>
      <w:proofErr w:type="gramStart"/>
      <w:r w:rsidRPr="00494021">
        <w:rPr>
          <w:sz w:val="24"/>
        </w:rPr>
        <w:t>scanf</w:t>
      </w:r>
      <w:proofErr w:type="spellEnd"/>
      <w:r w:rsidRPr="00494021">
        <w:rPr>
          <w:sz w:val="24"/>
        </w:rPr>
        <w:t>(</w:t>
      </w:r>
      <w:proofErr w:type="gramEnd"/>
      <w:r w:rsidRPr="00494021">
        <w:rPr>
          <w:sz w:val="24"/>
        </w:rPr>
        <w:t>"%s", &amp;p-&gt;next-&gt;name);</w:t>
      </w:r>
    </w:p>
    <w:p w14:paraId="7261B51E" w14:textId="77777777" w:rsidR="007C72BA" w:rsidRPr="00494021" w:rsidRDefault="007C72BA" w:rsidP="007C72BA">
      <w:pPr>
        <w:snapToGrid w:val="0"/>
        <w:spacing w:line="360" w:lineRule="auto"/>
        <w:ind w:leftChars="100" w:left="210" w:firstLine="420"/>
        <w:rPr>
          <w:sz w:val="24"/>
        </w:rPr>
      </w:pPr>
      <w:r w:rsidRPr="00494021">
        <w:rPr>
          <w:sz w:val="24"/>
        </w:rPr>
        <w:tab/>
        <w:t>if (k &gt; 0) {</w:t>
      </w:r>
    </w:p>
    <w:p w14:paraId="296E2D85" w14:textId="77777777" w:rsidR="007C72BA" w:rsidRPr="00494021" w:rsidRDefault="007C72BA" w:rsidP="007C72BA">
      <w:pPr>
        <w:snapToGrid w:val="0"/>
        <w:spacing w:line="360" w:lineRule="auto"/>
        <w:ind w:leftChars="100" w:left="210" w:firstLine="420"/>
        <w:rPr>
          <w:sz w:val="24"/>
        </w:rPr>
      </w:pPr>
      <w:r w:rsidRPr="00494021">
        <w:rPr>
          <w:sz w:val="24"/>
        </w:rPr>
        <w:tab/>
      </w:r>
      <w:r w:rsidRPr="00494021">
        <w:rPr>
          <w:sz w:val="24"/>
        </w:rPr>
        <w:tab/>
      </w:r>
      <w:proofErr w:type="spellStart"/>
      <w:proofErr w:type="gramStart"/>
      <w:r w:rsidRPr="00494021">
        <w:rPr>
          <w:sz w:val="24"/>
        </w:rPr>
        <w:t>scanf</w:t>
      </w:r>
      <w:proofErr w:type="spellEnd"/>
      <w:r w:rsidRPr="00494021">
        <w:rPr>
          <w:sz w:val="24"/>
        </w:rPr>
        <w:t>(</w:t>
      </w:r>
      <w:proofErr w:type="gramEnd"/>
      <w:r w:rsidRPr="00494021">
        <w:rPr>
          <w:sz w:val="24"/>
        </w:rPr>
        <w:t>"%d", &amp;p-&gt;next-&gt;score[k - 1]);</w:t>
      </w:r>
    </w:p>
    <w:p w14:paraId="02D51745" w14:textId="77777777" w:rsidR="007C72BA" w:rsidRPr="00494021" w:rsidRDefault="007C72BA" w:rsidP="007C72BA">
      <w:pPr>
        <w:snapToGrid w:val="0"/>
        <w:spacing w:line="360" w:lineRule="auto"/>
        <w:ind w:leftChars="100" w:left="210" w:firstLine="420"/>
        <w:rPr>
          <w:sz w:val="24"/>
        </w:rPr>
      </w:pPr>
      <w:r w:rsidRPr="00494021">
        <w:rPr>
          <w:sz w:val="24"/>
        </w:rPr>
        <w:tab/>
      </w:r>
      <w:r w:rsidRPr="00494021">
        <w:rPr>
          <w:sz w:val="24"/>
        </w:rPr>
        <w:tab/>
        <w:t>p-&gt;next-&gt;</w:t>
      </w:r>
      <w:proofErr w:type="spellStart"/>
      <w:r w:rsidRPr="00494021">
        <w:rPr>
          <w:sz w:val="24"/>
        </w:rPr>
        <w:t>avescore</w:t>
      </w:r>
      <w:proofErr w:type="spellEnd"/>
      <w:r w:rsidRPr="00494021">
        <w:rPr>
          <w:sz w:val="24"/>
        </w:rPr>
        <w:t xml:space="preserve"> = (p-&gt;next-&gt;</w:t>
      </w:r>
      <w:proofErr w:type="gramStart"/>
      <w:r w:rsidRPr="00494021">
        <w:rPr>
          <w:sz w:val="24"/>
        </w:rPr>
        <w:t>score[</w:t>
      </w:r>
      <w:proofErr w:type="gramEnd"/>
      <w:r w:rsidRPr="00494021">
        <w:rPr>
          <w:sz w:val="24"/>
        </w:rPr>
        <w:t>0] + p-&gt;next-&gt;score[1] + p-&gt;next-&gt;score[2] + p-&gt;next-&gt;score[3]) / 4.0;</w:t>
      </w:r>
    </w:p>
    <w:p w14:paraId="43EA5E46" w14:textId="77777777" w:rsidR="007C72BA" w:rsidRPr="00494021" w:rsidRDefault="007C72BA" w:rsidP="007C72BA">
      <w:pPr>
        <w:snapToGrid w:val="0"/>
        <w:spacing w:line="360" w:lineRule="auto"/>
        <w:ind w:leftChars="100" w:left="210" w:firstLine="420"/>
        <w:rPr>
          <w:sz w:val="24"/>
        </w:rPr>
      </w:pPr>
      <w:r w:rsidRPr="00494021">
        <w:rPr>
          <w:sz w:val="24"/>
        </w:rPr>
        <w:tab/>
        <w:t>}</w:t>
      </w:r>
    </w:p>
    <w:p w14:paraId="112F83B8" w14:textId="77777777" w:rsidR="007C72BA" w:rsidRPr="00494021" w:rsidRDefault="007C72BA" w:rsidP="007C72BA">
      <w:pPr>
        <w:snapToGrid w:val="0"/>
        <w:spacing w:line="360" w:lineRule="auto"/>
        <w:ind w:leftChars="100" w:left="210" w:firstLine="420"/>
        <w:rPr>
          <w:sz w:val="24"/>
        </w:rPr>
      </w:pPr>
      <w:r w:rsidRPr="00494021">
        <w:rPr>
          <w:sz w:val="24"/>
        </w:rPr>
        <w:tab/>
      </w:r>
      <w:proofErr w:type="spellStart"/>
      <w:proofErr w:type="gramStart"/>
      <w:r w:rsidRPr="00494021">
        <w:rPr>
          <w:sz w:val="24"/>
        </w:rPr>
        <w:t>printf</w:t>
      </w:r>
      <w:proofErr w:type="spellEnd"/>
      <w:r w:rsidRPr="00494021">
        <w:rPr>
          <w:sz w:val="24"/>
        </w:rPr>
        <w:t>(</w:t>
      </w:r>
      <w:proofErr w:type="gramEnd"/>
      <w:r w:rsidRPr="00494021">
        <w:rPr>
          <w:sz w:val="24"/>
        </w:rPr>
        <w:t>"%s %s ", p-&gt;next-&gt;num, p-&gt;next-&gt;name);</w:t>
      </w:r>
    </w:p>
    <w:p w14:paraId="66DCDD9E" w14:textId="77777777" w:rsidR="007C72BA" w:rsidRPr="00494021" w:rsidRDefault="007C72BA" w:rsidP="007C72BA">
      <w:pPr>
        <w:snapToGrid w:val="0"/>
        <w:spacing w:line="360" w:lineRule="auto"/>
        <w:ind w:leftChars="100" w:left="210" w:firstLine="420"/>
        <w:rPr>
          <w:sz w:val="24"/>
        </w:rPr>
      </w:pPr>
      <w:r w:rsidRPr="00494021">
        <w:rPr>
          <w:sz w:val="24"/>
        </w:rPr>
        <w:tab/>
        <w:t xml:space="preserve">for (int </w:t>
      </w:r>
      <w:proofErr w:type="spellStart"/>
      <w:r w:rsidRPr="00494021">
        <w:rPr>
          <w:sz w:val="24"/>
        </w:rPr>
        <w:t>i</w:t>
      </w:r>
      <w:proofErr w:type="spellEnd"/>
      <w:r w:rsidRPr="00494021">
        <w:rPr>
          <w:sz w:val="24"/>
        </w:rPr>
        <w:t xml:space="preserve"> = 0; </w:t>
      </w:r>
      <w:proofErr w:type="spellStart"/>
      <w:r w:rsidRPr="00494021">
        <w:rPr>
          <w:sz w:val="24"/>
        </w:rPr>
        <w:t>i</w:t>
      </w:r>
      <w:proofErr w:type="spellEnd"/>
      <w:r w:rsidRPr="00494021">
        <w:rPr>
          <w:sz w:val="24"/>
        </w:rPr>
        <w:t xml:space="preserve"> &lt; 4; </w:t>
      </w:r>
      <w:proofErr w:type="spellStart"/>
      <w:r w:rsidRPr="00494021">
        <w:rPr>
          <w:sz w:val="24"/>
        </w:rPr>
        <w:t>i</w:t>
      </w:r>
      <w:proofErr w:type="spellEnd"/>
      <w:r w:rsidRPr="00494021">
        <w:rPr>
          <w:sz w:val="24"/>
        </w:rPr>
        <w:t>++)</w:t>
      </w:r>
    </w:p>
    <w:p w14:paraId="422EE3F2" w14:textId="77777777" w:rsidR="007C72BA" w:rsidRPr="00494021" w:rsidRDefault="007C72BA" w:rsidP="007C72BA">
      <w:pPr>
        <w:snapToGrid w:val="0"/>
        <w:spacing w:line="360" w:lineRule="auto"/>
        <w:ind w:leftChars="100" w:left="210" w:firstLine="420"/>
        <w:rPr>
          <w:sz w:val="24"/>
        </w:rPr>
      </w:pPr>
      <w:r w:rsidRPr="00494021">
        <w:rPr>
          <w:sz w:val="24"/>
        </w:rPr>
        <w:tab/>
      </w:r>
      <w:r w:rsidRPr="00494021">
        <w:rPr>
          <w:sz w:val="24"/>
        </w:rPr>
        <w:tab/>
      </w:r>
      <w:proofErr w:type="spellStart"/>
      <w:proofErr w:type="gramStart"/>
      <w:r w:rsidRPr="00494021">
        <w:rPr>
          <w:sz w:val="24"/>
        </w:rPr>
        <w:t>printf</w:t>
      </w:r>
      <w:proofErr w:type="spellEnd"/>
      <w:r w:rsidRPr="00494021">
        <w:rPr>
          <w:sz w:val="24"/>
        </w:rPr>
        <w:t>(</w:t>
      </w:r>
      <w:proofErr w:type="gramEnd"/>
      <w:r w:rsidRPr="00494021">
        <w:rPr>
          <w:sz w:val="24"/>
        </w:rPr>
        <w:t>"%d ", p-&gt;next-&gt;score[</w:t>
      </w:r>
      <w:proofErr w:type="spellStart"/>
      <w:r w:rsidRPr="00494021">
        <w:rPr>
          <w:sz w:val="24"/>
        </w:rPr>
        <w:t>i</w:t>
      </w:r>
      <w:proofErr w:type="spellEnd"/>
      <w:r w:rsidRPr="00494021">
        <w:rPr>
          <w:sz w:val="24"/>
        </w:rPr>
        <w:t>]);</w:t>
      </w:r>
    </w:p>
    <w:p w14:paraId="1BEB83D2" w14:textId="77777777" w:rsidR="007C72BA" w:rsidRPr="00494021" w:rsidRDefault="007C72BA" w:rsidP="007C72BA">
      <w:pPr>
        <w:snapToGrid w:val="0"/>
        <w:spacing w:line="360" w:lineRule="auto"/>
        <w:ind w:leftChars="100" w:left="210" w:firstLine="420"/>
        <w:rPr>
          <w:sz w:val="24"/>
        </w:rPr>
      </w:pPr>
      <w:r w:rsidRPr="00494021">
        <w:rPr>
          <w:sz w:val="24"/>
        </w:rPr>
        <w:tab/>
      </w:r>
      <w:proofErr w:type="spellStart"/>
      <w:r w:rsidRPr="00494021">
        <w:rPr>
          <w:sz w:val="24"/>
        </w:rPr>
        <w:t>printf</w:t>
      </w:r>
      <w:proofErr w:type="spellEnd"/>
      <w:r w:rsidRPr="00494021">
        <w:rPr>
          <w:sz w:val="24"/>
        </w:rPr>
        <w:t>("\n");</w:t>
      </w:r>
    </w:p>
    <w:p w14:paraId="352CDF04" w14:textId="77777777" w:rsidR="007C72BA" w:rsidRPr="00494021" w:rsidRDefault="007C72BA" w:rsidP="007C72BA">
      <w:pPr>
        <w:snapToGrid w:val="0"/>
        <w:spacing w:line="360" w:lineRule="auto"/>
        <w:ind w:leftChars="100" w:left="210" w:firstLine="420"/>
        <w:rPr>
          <w:sz w:val="24"/>
        </w:rPr>
      </w:pPr>
      <w:r w:rsidRPr="00494021">
        <w:rPr>
          <w:sz w:val="24"/>
        </w:rPr>
        <w:t>}</w:t>
      </w:r>
    </w:p>
    <w:p w14:paraId="15745A1F" w14:textId="77777777" w:rsidR="007C72BA" w:rsidRPr="00494021" w:rsidRDefault="007C72BA" w:rsidP="007C72BA">
      <w:pPr>
        <w:snapToGrid w:val="0"/>
        <w:spacing w:line="360" w:lineRule="auto"/>
        <w:ind w:leftChars="100" w:left="210" w:firstLine="420"/>
        <w:rPr>
          <w:sz w:val="24"/>
        </w:rPr>
      </w:pPr>
      <w:r w:rsidRPr="00494021">
        <w:rPr>
          <w:sz w:val="24"/>
        </w:rPr>
        <w:t xml:space="preserve">void </w:t>
      </w:r>
      <w:proofErr w:type="spellStart"/>
      <w:proofErr w:type="gramStart"/>
      <w:r w:rsidRPr="00494021">
        <w:rPr>
          <w:sz w:val="24"/>
        </w:rPr>
        <w:t>AveNode</w:t>
      </w:r>
      <w:proofErr w:type="spellEnd"/>
      <w:r w:rsidRPr="00494021">
        <w:rPr>
          <w:sz w:val="24"/>
        </w:rPr>
        <w:t>(</w:t>
      </w:r>
      <w:proofErr w:type="spellStart"/>
      <w:proofErr w:type="gramEnd"/>
      <w:r w:rsidRPr="00494021">
        <w:rPr>
          <w:sz w:val="24"/>
        </w:rPr>
        <w:t>CNode</w:t>
      </w:r>
      <w:proofErr w:type="spellEnd"/>
      <w:r w:rsidRPr="00494021">
        <w:rPr>
          <w:sz w:val="24"/>
        </w:rPr>
        <w:t>* head) {</w:t>
      </w:r>
    </w:p>
    <w:p w14:paraId="2BB21D8C" w14:textId="77777777" w:rsidR="007C72BA" w:rsidRPr="00494021" w:rsidRDefault="007C72BA" w:rsidP="007C72BA">
      <w:pPr>
        <w:snapToGrid w:val="0"/>
        <w:spacing w:line="360" w:lineRule="auto"/>
        <w:ind w:leftChars="100" w:left="210" w:firstLine="420"/>
        <w:rPr>
          <w:sz w:val="24"/>
        </w:rPr>
      </w:pPr>
      <w:r w:rsidRPr="00494021">
        <w:rPr>
          <w:sz w:val="24"/>
        </w:rPr>
        <w:tab/>
      </w:r>
      <w:proofErr w:type="spellStart"/>
      <w:r w:rsidRPr="00494021">
        <w:rPr>
          <w:sz w:val="24"/>
        </w:rPr>
        <w:t>CNode</w:t>
      </w:r>
      <w:proofErr w:type="spellEnd"/>
      <w:r w:rsidRPr="00494021">
        <w:rPr>
          <w:sz w:val="24"/>
        </w:rPr>
        <w:t xml:space="preserve"> p = *head;</w:t>
      </w:r>
    </w:p>
    <w:p w14:paraId="6B2445DE" w14:textId="77777777" w:rsidR="007C72BA" w:rsidRPr="00494021" w:rsidRDefault="007C72BA" w:rsidP="007C72BA">
      <w:pPr>
        <w:snapToGrid w:val="0"/>
        <w:spacing w:line="360" w:lineRule="auto"/>
        <w:ind w:leftChars="100" w:left="210" w:firstLine="420"/>
        <w:rPr>
          <w:sz w:val="24"/>
        </w:rPr>
      </w:pPr>
      <w:r w:rsidRPr="00494021">
        <w:rPr>
          <w:sz w:val="24"/>
        </w:rPr>
        <w:tab/>
        <w:t>while(p-&gt;next) {</w:t>
      </w:r>
    </w:p>
    <w:p w14:paraId="699956D3" w14:textId="77777777" w:rsidR="007C72BA" w:rsidRPr="00494021" w:rsidRDefault="007C72BA" w:rsidP="007C72BA">
      <w:pPr>
        <w:snapToGrid w:val="0"/>
        <w:spacing w:line="360" w:lineRule="auto"/>
        <w:ind w:leftChars="100" w:left="210" w:firstLine="420"/>
        <w:rPr>
          <w:sz w:val="24"/>
        </w:rPr>
      </w:pPr>
      <w:r w:rsidRPr="00494021">
        <w:rPr>
          <w:sz w:val="24"/>
        </w:rPr>
        <w:tab/>
      </w:r>
      <w:r w:rsidRPr="00494021">
        <w:rPr>
          <w:sz w:val="24"/>
        </w:rPr>
        <w:tab/>
      </w:r>
      <w:proofErr w:type="spellStart"/>
      <w:proofErr w:type="gramStart"/>
      <w:r w:rsidRPr="00494021">
        <w:rPr>
          <w:sz w:val="24"/>
        </w:rPr>
        <w:t>printf</w:t>
      </w:r>
      <w:proofErr w:type="spellEnd"/>
      <w:r w:rsidRPr="00494021">
        <w:rPr>
          <w:sz w:val="24"/>
        </w:rPr>
        <w:t>(</w:t>
      </w:r>
      <w:proofErr w:type="gramEnd"/>
      <w:r w:rsidRPr="00494021">
        <w:rPr>
          <w:sz w:val="24"/>
        </w:rPr>
        <w:t>"%s %s %.2lf\n", p-&gt;next-&gt;num, p-&gt;next-&gt;name, p-&gt;next-&gt;</w:t>
      </w:r>
      <w:proofErr w:type="spellStart"/>
      <w:r w:rsidRPr="00494021">
        <w:rPr>
          <w:sz w:val="24"/>
        </w:rPr>
        <w:t>avescore</w:t>
      </w:r>
      <w:proofErr w:type="spellEnd"/>
      <w:r w:rsidRPr="00494021">
        <w:rPr>
          <w:sz w:val="24"/>
        </w:rPr>
        <w:t>);</w:t>
      </w:r>
    </w:p>
    <w:p w14:paraId="3AA4BC30" w14:textId="77777777" w:rsidR="007C72BA" w:rsidRPr="00494021" w:rsidRDefault="007C72BA" w:rsidP="007C72BA">
      <w:pPr>
        <w:snapToGrid w:val="0"/>
        <w:spacing w:line="360" w:lineRule="auto"/>
        <w:ind w:leftChars="100" w:left="210" w:firstLine="420"/>
        <w:rPr>
          <w:sz w:val="24"/>
        </w:rPr>
      </w:pPr>
      <w:r w:rsidRPr="00494021">
        <w:rPr>
          <w:sz w:val="24"/>
        </w:rPr>
        <w:tab/>
      </w:r>
      <w:r w:rsidRPr="00494021">
        <w:rPr>
          <w:sz w:val="24"/>
        </w:rPr>
        <w:tab/>
        <w:t>p = p-&gt;next;</w:t>
      </w:r>
    </w:p>
    <w:p w14:paraId="5CD4479D" w14:textId="77777777" w:rsidR="007C72BA" w:rsidRPr="00494021" w:rsidRDefault="007C72BA" w:rsidP="007C72BA">
      <w:pPr>
        <w:snapToGrid w:val="0"/>
        <w:spacing w:line="360" w:lineRule="auto"/>
        <w:ind w:leftChars="100" w:left="210" w:firstLine="420"/>
        <w:rPr>
          <w:sz w:val="24"/>
        </w:rPr>
      </w:pPr>
      <w:r w:rsidRPr="00494021">
        <w:rPr>
          <w:sz w:val="24"/>
        </w:rPr>
        <w:tab/>
        <w:t>}</w:t>
      </w:r>
    </w:p>
    <w:p w14:paraId="56CC4B7E" w14:textId="77777777" w:rsidR="007C72BA" w:rsidRPr="00494021" w:rsidRDefault="007C72BA" w:rsidP="007C72BA">
      <w:pPr>
        <w:snapToGrid w:val="0"/>
        <w:spacing w:line="360" w:lineRule="auto"/>
        <w:ind w:leftChars="100" w:left="210" w:firstLine="420"/>
        <w:rPr>
          <w:sz w:val="24"/>
        </w:rPr>
      </w:pPr>
      <w:r w:rsidRPr="00494021">
        <w:rPr>
          <w:sz w:val="24"/>
        </w:rPr>
        <w:t>}</w:t>
      </w:r>
    </w:p>
    <w:p w14:paraId="76790B78" w14:textId="77777777" w:rsidR="007C72BA" w:rsidRPr="00494021" w:rsidRDefault="007C72BA" w:rsidP="007C72BA">
      <w:pPr>
        <w:snapToGrid w:val="0"/>
        <w:spacing w:line="360" w:lineRule="auto"/>
        <w:ind w:leftChars="100" w:left="210" w:firstLine="420"/>
        <w:rPr>
          <w:sz w:val="24"/>
        </w:rPr>
      </w:pPr>
    </w:p>
    <w:p w14:paraId="1CB9ED9C" w14:textId="77777777" w:rsidR="007C72BA" w:rsidRPr="00494021" w:rsidRDefault="007C72BA" w:rsidP="007C72BA">
      <w:pPr>
        <w:snapToGrid w:val="0"/>
        <w:spacing w:line="360" w:lineRule="auto"/>
        <w:ind w:leftChars="100" w:left="210" w:firstLine="420"/>
        <w:rPr>
          <w:sz w:val="24"/>
        </w:rPr>
      </w:pPr>
      <w:r w:rsidRPr="00494021">
        <w:rPr>
          <w:sz w:val="24"/>
        </w:rPr>
        <w:t xml:space="preserve">void </w:t>
      </w:r>
      <w:proofErr w:type="spellStart"/>
      <w:proofErr w:type="gramStart"/>
      <w:r w:rsidRPr="00494021">
        <w:rPr>
          <w:sz w:val="24"/>
        </w:rPr>
        <w:t>SumNode</w:t>
      </w:r>
      <w:proofErr w:type="spellEnd"/>
      <w:r w:rsidRPr="00494021">
        <w:rPr>
          <w:sz w:val="24"/>
        </w:rPr>
        <w:t>(</w:t>
      </w:r>
      <w:proofErr w:type="spellStart"/>
      <w:proofErr w:type="gramEnd"/>
      <w:r w:rsidRPr="00494021">
        <w:rPr>
          <w:sz w:val="24"/>
        </w:rPr>
        <w:t>CNode</w:t>
      </w:r>
      <w:proofErr w:type="spellEnd"/>
      <w:r w:rsidRPr="00494021">
        <w:rPr>
          <w:sz w:val="24"/>
        </w:rPr>
        <w:t>* head) {</w:t>
      </w:r>
    </w:p>
    <w:p w14:paraId="23DD4C9F" w14:textId="77777777" w:rsidR="007C72BA" w:rsidRPr="00494021" w:rsidRDefault="007C72BA" w:rsidP="007C72BA">
      <w:pPr>
        <w:snapToGrid w:val="0"/>
        <w:spacing w:line="360" w:lineRule="auto"/>
        <w:ind w:leftChars="100" w:left="210" w:firstLine="420"/>
        <w:rPr>
          <w:sz w:val="24"/>
        </w:rPr>
      </w:pPr>
      <w:r w:rsidRPr="00494021">
        <w:rPr>
          <w:sz w:val="24"/>
        </w:rPr>
        <w:tab/>
      </w:r>
      <w:proofErr w:type="spellStart"/>
      <w:r w:rsidRPr="00494021">
        <w:rPr>
          <w:sz w:val="24"/>
        </w:rPr>
        <w:t>CNode</w:t>
      </w:r>
      <w:proofErr w:type="spellEnd"/>
      <w:r w:rsidRPr="00494021">
        <w:rPr>
          <w:sz w:val="24"/>
        </w:rPr>
        <w:t xml:space="preserve"> p = *head;</w:t>
      </w:r>
    </w:p>
    <w:p w14:paraId="7BD12628" w14:textId="77777777" w:rsidR="007C72BA" w:rsidRPr="00494021" w:rsidRDefault="007C72BA" w:rsidP="007C72BA">
      <w:pPr>
        <w:snapToGrid w:val="0"/>
        <w:spacing w:line="360" w:lineRule="auto"/>
        <w:ind w:leftChars="100" w:left="210" w:firstLine="420"/>
        <w:rPr>
          <w:sz w:val="24"/>
        </w:rPr>
      </w:pPr>
      <w:r w:rsidRPr="00494021">
        <w:rPr>
          <w:sz w:val="24"/>
        </w:rPr>
        <w:tab/>
        <w:t>while (p-&gt;next) {</w:t>
      </w:r>
    </w:p>
    <w:p w14:paraId="21B1C7CA" w14:textId="77777777" w:rsidR="007C72BA" w:rsidRPr="00494021" w:rsidRDefault="007C72BA" w:rsidP="007C72BA">
      <w:pPr>
        <w:snapToGrid w:val="0"/>
        <w:spacing w:line="360" w:lineRule="auto"/>
        <w:ind w:leftChars="100" w:left="210" w:firstLine="420"/>
        <w:rPr>
          <w:sz w:val="24"/>
        </w:rPr>
      </w:pPr>
      <w:r w:rsidRPr="00494021">
        <w:rPr>
          <w:sz w:val="24"/>
        </w:rPr>
        <w:lastRenderedPageBreak/>
        <w:tab/>
      </w:r>
      <w:r w:rsidRPr="00494021">
        <w:rPr>
          <w:sz w:val="24"/>
        </w:rPr>
        <w:tab/>
      </w:r>
      <w:proofErr w:type="spellStart"/>
      <w:proofErr w:type="gramStart"/>
      <w:r w:rsidRPr="00494021">
        <w:rPr>
          <w:sz w:val="24"/>
        </w:rPr>
        <w:t>printf</w:t>
      </w:r>
      <w:proofErr w:type="spellEnd"/>
      <w:r w:rsidRPr="00494021">
        <w:rPr>
          <w:sz w:val="24"/>
        </w:rPr>
        <w:t>(</w:t>
      </w:r>
      <w:proofErr w:type="gramEnd"/>
      <w:r w:rsidRPr="00494021">
        <w:rPr>
          <w:sz w:val="24"/>
        </w:rPr>
        <w:t>"%s %s ", p-&gt;next-&gt;num, p-&gt;next-&gt;name);</w:t>
      </w:r>
    </w:p>
    <w:p w14:paraId="3C4A6294" w14:textId="77777777" w:rsidR="007C72BA" w:rsidRPr="00494021" w:rsidRDefault="007C72BA" w:rsidP="007C72BA">
      <w:pPr>
        <w:snapToGrid w:val="0"/>
        <w:spacing w:line="360" w:lineRule="auto"/>
        <w:ind w:leftChars="100" w:left="210" w:firstLine="420"/>
        <w:rPr>
          <w:sz w:val="24"/>
        </w:rPr>
      </w:pPr>
      <w:r w:rsidRPr="00494021">
        <w:rPr>
          <w:sz w:val="24"/>
        </w:rPr>
        <w:tab/>
      </w:r>
      <w:r w:rsidRPr="00494021">
        <w:rPr>
          <w:sz w:val="24"/>
        </w:rPr>
        <w:tab/>
        <w:t>double sum = 0;</w:t>
      </w:r>
    </w:p>
    <w:p w14:paraId="0CB4AB93" w14:textId="77777777" w:rsidR="007C72BA" w:rsidRPr="00494021" w:rsidRDefault="007C72BA" w:rsidP="007C72BA">
      <w:pPr>
        <w:snapToGrid w:val="0"/>
        <w:spacing w:line="360" w:lineRule="auto"/>
        <w:ind w:leftChars="100" w:left="210" w:firstLine="420"/>
        <w:rPr>
          <w:sz w:val="24"/>
        </w:rPr>
      </w:pPr>
      <w:r w:rsidRPr="00494021">
        <w:rPr>
          <w:sz w:val="24"/>
        </w:rPr>
        <w:tab/>
      </w:r>
      <w:r w:rsidRPr="00494021">
        <w:rPr>
          <w:sz w:val="24"/>
        </w:rPr>
        <w:tab/>
        <w:t xml:space="preserve">for (int </w:t>
      </w:r>
      <w:proofErr w:type="spellStart"/>
      <w:r w:rsidRPr="00494021">
        <w:rPr>
          <w:sz w:val="24"/>
        </w:rPr>
        <w:t>i</w:t>
      </w:r>
      <w:proofErr w:type="spellEnd"/>
      <w:r w:rsidRPr="00494021">
        <w:rPr>
          <w:sz w:val="24"/>
        </w:rPr>
        <w:t xml:space="preserve"> = 0; </w:t>
      </w:r>
      <w:proofErr w:type="spellStart"/>
      <w:r w:rsidRPr="00494021">
        <w:rPr>
          <w:sz w:val="24"/>
        </w:rPr>
        <w:t>i</w:t>
      </w:r>
      <w:proofErr w:type="spellEnd"/>
      <w:r w:rsidRPr="00494021">
        <w:rPr>
          <w:sz w:val="24"/>
        </w:rPr>
        <w:t xml:space="preserve"> &lt; 4; </w:t>
      </w:r>
      <w:proofErr w:type="spellStart"/>
      <w:r w:rsidRPr="00494021">
        <w:rPr>
          <w:sz w:val="24"/>
        </w:rPr>
        <w:t>i</w:t>
      </w:r>
      <w:proofErr w:type="spellEnd"/>
      <w:r w:rsidRPr="00494021">
        <w:rPr>
          <w:sz w:val="24"/>
        </w:rPr>
        <w:t>++)</w:t>
      </w:r>
    </w:p>
    <w:p w14:paraId="0A26D7C9" w14:textId="77777777" w:rsidR="007C72BA" w:rsidRPr="00494021" w:rsidRDefault="007C72BA" w:rsidP="007C72BA">
      <w:pPr>
        <w:snapToGrid w:val="0"/>
        <w:spacing w:line="360" w:lineRule="auto"/>
        <w:ind w:leftChars="100" w:left="210" w:firstLine="420"/>
        <w:rPr>
          <w:sz w:val="24"/>
        </w:rPr>
      </w:pPr>
      <w:r w:rsidRPr="00494021">
        <w:rPr>
          <w:sz w:val="24"/>
        </w:rPr>
        <w:tab/>
      </w:r>
      <w:r w:rsidRPr="00494021">
        <w:rPr>
          <w:sz w:val="24"/>
        </w:rPr>
        <w:tab/>
      </w:r>
      <w:r w:rsidRPr="00494021">
        <w:rPr>
          <w:sz w:val="24"/>
        </w:rPr>
        <w:tab/>
        <w:t>sum += p-&gt;next-&gt;score[</w:t>
      </w:r>
      <w:proofErr w:type="spellStart"/>
      <w:r w:rsidRPr="00494021">
        <w:rPr>
          <w:sz w:val="24"/>
        </w:rPr>
        <w:t>i</w:t>
      </w:r>
      <w:proofErr w:type="spellEnd"/>
      <w:r w:rsidRPr="00494021">
        <w:rPr>
          <w:sz w:val="24"/>
        </w:rPr>
        <w:t>];</w:t>
      </w:r>
    </w:p>
    <w:p w14:paraId="0F30E209" w14:textId="77777777" w:rsidR="007C72BA" w:rsidRPr="00494021" w:rsidRDefault="007C72BA" w:rsidP="007C72BA">
      <w:pPr>
        <w:snapToGrid w:val="0"/>
        <w:spacing w:line="360" w:lineRule="auto"/>
        <w:ind w:leftChars="100" w:left="210" w:firstLine="420"/>
        <w:rPr>
          <w:sz w:val="24"/>
        </w:rPr>
      </w:pPr>
      <w:r w:rsidRPr="00494021">
        <w:rPr>
          <w:sz w:val="24"/>
        </w:rPr>
        <w:tab/>
      </w:r>
      <w:r w:rsidRPr="00494021">
        <w:rPr>
          <w:sz w:val="24"/>
        </w:rPr>
        <w:tab/>
      </w:r>
      <w:proofErr w:type="spellStart"/>
      <w:proofErr w:type="gramStart"/>
      <w:r w:rsidRPr="00494021">
        <w:rPr>
          <w:sz w:val="24"/>
        </w:rPr>
        <w:t>printf</w:t>
      </w:r>
      <w:proofErr w:type="spellEnd"/>
      <w:r w:rsidRPr="00494021">
        <w:rPr>
          <w:sz w:val="24"/>
        </w:rPr>
        <w:t>(</w:t>
      </w:r>
      <w:proofErr w:type="gramEnd"/>
      <w:r w:rsidRPr="00494021">
        <w:rPr>
          <w:sz w:val="24"/>
        </w:rPr>
        <w:t>"%.0lf %.2lf\n", sum, p-&gt;next-&gt;</w:t>
      </w:r>
      <w:proofErr w:type="spellStart"/>
      <w:r w:rsidRPr="00494021">
        <w:rPr>
          <w:sz w:val="24"/>
        </w:rPr>
        <w:t>avescore</w:t>
      </w:r>
      <w:proofErr w:type="spellEnd"/>
      <w:r w:rsidRPr="00494021">
        <w:rPr>
          <w:sz w:val="24"/>
        </w:rPr>
        <w:t>);</w:t>
      </w:r>
    </w:p>
    <w:p w14:paraId="615C2698" w14:textId="77777777" w:rsidR="007C72BA" w:rsidRPr="00494021" w:rsidRDefault="007C72BA" w:rsidP="007C72BA">
      <w:pPr>
        <w:snapToGrid w:val="0"/>
        <w:spacing w:line="360" w:lineRule="auto"/>
        <w:ind w:leftChars="100" w:left="210" w:firstLine="420"/>
        <w:rPr>
          <w:sz w:val="24"/>
        </w:rPr>
      </w:pPr>
      <w:r w:rsidRPr="00494021">
        <w:rPr>
          <w:sz w:val="24"/>
        </w:rPr>
        <w:tab/>
      </w:r>
      <w:r w:rsidRPr="00494021">
        <w:rPr>
          <w:sz w:val="24"/>
        </w:rPr>
        <w:tab/>
        <w:t>p = p-&gt;next;</w:t>
      </w:r>
    </w:p>
    <w:p w14:paraId="27417F52" w14:textId="77777777" w:rsidR="007C72BA" w:rsidRPr="00494021" w:rsidRDefault="007C72BA" w:rsidP="007C72BA">
      <w:pPr>
        <w:snapToGrid w:val="0"/>
        <w:spacing w:line="360" w:lineRule="auto"/>
        <w:ind w:leftChars="100" w:left="210" w:firstLine="420"/>
        <w:rPr>
          <w:sz w:val="24"/>
        </w:rPr>
      </w:pPr>
      <w:r w:rsidRPr="00494021">
        <w:rPr>
          <w:sz w:val="24"/>
        </w:rPr>
        <w:tab/>
        <w:t>}</w:t>
      </w:r>
    </w:p>
    <w:p w14:paraId="16BE280F" w14:textId="77777777" w:rsidR="007C72BA" w:rsidRPr="00494021" w:rsidRDefault="007C72BA" w:rsidP="007C72BA">
      <w:pPr>
        <w:snapToGrid w:val="0"/>
        <w:spacing w:line="360" w:lineRule="auto"/>
        <w:ind w:leftChars="100" w:left="210" w:firstLine="420"/>
        <w:rPr>
          <w:sz w:val="24"/>
        </w:rPr>
      </w:pPr>
      <w:r w:rsidRPr="00494021">
        <w:rPr>
          <w:sz w:val="24"/>
        </w:rPr>
        <w:t>}</w:t>
      </w:r>
    </w:p>
    <w:p w14:paraId="181394EE" w14:textId="77777777" w:rsidR="007C72BA" w:rsidRPr="00494021" w:rsidRDefault="007C72BA" w:rsidP="007C72BA">
      <w:pPr>
        <w:snapToGrid w:val="0"/>
        <w:spacing w:line="360" w:lineRule="auto"/>
        <w:ind w:leftChars="100" w:left="210" w:firstLine="420"/>
        <w:rPr>
          <w:sz w:val="24"/>
        </w:rPr>
      </w:pPr>
      <w:r w:rsidRPr="00494021">
        <w:rPr>
          <w:sz w:val="24"/>
        </w:rPr>
        <w:t xml:space="preserve">void </w:t>
      </w:r>
      <w:proofErr w:type="spellStart"/>
      <w:proofErr w:type="gramStart"/>
      <w:r w:rsidRPr="00494021">
        <w:rPr>
          <w:sz w:val="24"/>
        </w:rPr>
        <w:t>SortNode</w:t>
      </w:r>
      <w:proofErr w:type="spellEnd"/>
      <w:r w:rsidRPr="00494021">
        <w:rPr>
          <w:sz w:val="24"/>
        </w:rPr>
        <w:t>(</w:t>
      </w:r>
      <w:proofErr w:type="spellStart"/>
      <w:proofErr w:type="gramEnd"/>
      <w:r w:rsidRPr="00494021">
        <w:rPr>
          <w:sz w:val="24"/>
        </w:rPr>
        <w:t>CNode</w:t>
      </w:r>
      <w:proofErr w:type="spellEnd"/>
      <w:r w:rsidRPr="00494021">
        <w:rPr>
          <w:sz w:val="24"/>
        </w:rPr>
        <w:t>* head) {</w:t>
      </w:r>
    </w:p>
    <w:p w14:paraId="42451AE5" w14:textId="77777777" w:rsidR="007C72BA" w:rsidRPr="00494021" w:rsidRDefault="007C72BA" w:rsidP="007C72BA">
      <w:pPr>
        <w:snapToGrid w:val="0"/>
        <w:spacing w:line="360" w:lineRule="auto"/>
        <w:ind w:leftChars="100" w:left="210" w:firstLine="420"/>
        <w:rPr>
          <w:sz w:val="24"/>
        </w:rPr>
      </w:pPr>
      <w:r w:rsidRPr="00494021">
        <w:rPr>
          <w:sz w:val="24"/>
        </w:rPr>
        <w:tab/>
      </w:r>
      <w:proofErr w:type="spellStart"/>
      <w:r w:rsidRPr="00494021">
        <w:rPr>
          <w:sz w:val="24"/>
        </w:rPr>
        <w:t>CNode</w:t>
      </w:r>
      <w:proofErr w:type="spellEnd"/>
      <w:r w:rsidRPr="00494021">
        <w:rPr>
          <w:sz w:val="24"/>
        </w:rPr>
        <w:t xml:space="preserve"> p = *head, q = *head;</w:t>
      </w:r>
    </w:p>
    <w:p w14:paraId="70259203" w14:textId="77777777" w:rsidR="007C72BA" w:rsidRPr="00494021" w:rsidRDefault="007C72BA" w:rsidP="007C72BA">
      <w:pPr>
        <w:snapToGrid w:val="0"/>
        <w:spacing w:line="360" w:lineRule="auto"/>
        <w:ind w:leftChars="100" w:left="210" w:firstLine="420"/>
        <w:rPr>
          <w:sz w:val="24"/>
        </w:rPr>
      </w:pPr>
      <w:r w:rsidRPr="00494021">
        <w:rPr>
          <w:sz w:val="24"/>
        </w:rPr>
        <w:tab/>
        <w:t>int n = 0;</w:t>
      </w:r>
    </w:p>
    <w:p w14:paraId="6C5F8096" w14:textId="77777777" w:rsidR="007C72BA" w:rsidRPr="00494021" w:rsidRDefault="007C72BA" w:rsidP="007C72BA">
      <w:pPr>
        <w:snapToGrid w:val="0"/>
        <w:spacing w:line="360" w:lineRule="auto"/>
        <w:ind w:leftChars="100" w:left="210" w:firstLine="420"/>
        <w:rPr>
          <w:sz w:val="24"/>
        </w:rPr>
      </w:pPr>
      <w:r w:rsidRPr="00494021">
        <w:rPr>
          <w:sz w:val="24"/>
        </w:rPr>
        <w:tab/>
        <w:t>while (p-&gt;next) {</w:t>
      </w:r>
    </w:p>
    <w:p w14:paraId="26D4F24E" w14:textId="77777777" w:rsidR="007C72BA" w:rsidRPr="00494021" w:rsidRDefault="007C72BA" w:rsidP="007C72BA">
      <w:pPr>
        <w:snapToGrid w:val="0"/>
        <w:spacing w:line="360" w:lineRule="auto"/>
        <w:ind w:leftChars="100" w:left="210" w:firstLine="420"/>
        <w:rPr>
          <w:sz w:val="24"/>
        </w:rPr>
      </w:pPr>
      <w:r w:rsidRPr="00494021">
        <w:rPr>
          <w:sz w:val="24"/>
        </w:rPr>
        <w:tab/>
      </w:r>
      <w:r w:rsidRPr="00494021">
        <w:rPr>
          <w:sz w:val="24"/>
        </w:rPr>
        <w:tab/>
        <w:t>n++;</w:t>
      </w:r>
    </w:p>
    <w:p w14:paraId="52605EE5" w14:textId="77777777" w:rsidR="007C72BA" w:rsidRPr="00494021" w:rsidRDefault="007C72BA" w:rsidP="007C72BA">
      <w:pPr>
        <w:snapToGrid w:val="0"/>
        <w:spacing w:line="360" w:lineRule="auto"/>
        <w:ind w:leftChars="100" w:left="210" w:firstLine="420"/>
        <w:rPr>
          <w:sz w:val="24"/>
        </w:rPr>
      </w:pPr>
      <w:r w:rsidRPr="00494021">
        <w:rPr>
          <w:sz w:val="24"/>
        </w:rPr>
        <w:tab/>
      </w:r>
      <w:r w:rsidRPr="00494021">
        <w:rPr>
          <w:sz w:val="24"/>
        </w:rPr>
        <w:tab/>
        <w:t>p = p-&gt;next;</w:t>
      </w:r>
    </w:p>
    <w:p w14:paraId="562558BF" w14:textId="77777777" w:rsidR="007C72BA" w:rsidRPr="00494021" w:rsidRDefault="007C72BA" w:rsidP="007C72BA">
      <w:pPr>
        <w:snapToGrid w:val="0"/>
        <w:spacing w:line="360" w:lineRule="auto"/>
        <w:ind w:leftChars="100" w:left="210" w:firstLine="420"/>
        <w:rPr>
          <w:sz w:val="24"/>
        </w:rPr>
      </w:pPr>
      <w:r w:rsidRPr="00494021">
        <w:rPr>
          <w:sz w:val="24"/>
        </w:rPr>
        <w:tab/>
        <w:t>}</w:t>
      </w:r>
    </w:p>
    <w:p w14:paraId="71CA8441" w14:textId="77777777" w:rsidR="007C72BA" w:rsidRPr="00494021" w:rsidRDefault="007C72BA" w:rsidP="007C72BA">
      <w:pPr>
        <w:snapToGrid w:val="0"/>
        <w:spacing w:line="360" w:lineRule="auto"/>
        <w:ind w:leftChars="100" w:left="210" w:firstLine="420"/>
        <w:rPr>
          <w:sz w:val="24"/>
        </w:rPr>
      </w:pPr>
      <w:r w:rsidRPr="00494021">
        <w:rPr>
          <w:sz w:val="24"/>
        </w:rPr>
        <w:tab/>
        <w:t xml:space="preserve">for (int </w:t>
      </w:r>
      <w:proofErr w:type="spellStart"/>
      <w:r w:rsidRPr="00494021">
        <w:rPr>
          <w:sz w:val="24"/>
        </w:rPr>
        <w:t>i</w:t>
      </w:r>
      <w:proofErr w:type="spellEnd"/>
      <w:r w:rsidRPr="00494021">
        <w:rPr>
          <w:sz w:val="24"/>
        </w:rPr>
        <w:t xml:space="preserve"> = 0; </w:t>
      </w:r>
      <w:proofErr w:type="spellStart"/>
      <w:r w:rsidRPr="00494021">
        <w:rPr>
          <w:sz w:val="24"/>
        </w:rPr>
        <w:t>i</w:t>
      </w:r>
      <w:proofErr w:type="spellEnd"/>
      <w:r w:rsidRPr="00494021">
        <w:rPr>
          <w:sz w:val="24"/>
        </w:rPr>
        <w:t xml:space="preserve"> &lt; n - 1; </w:t>
      </w:r>
      <w:proofErr w:type="spellStart"/>
      <w:r w:rsidRPr="00494021">
        <w:rPr>
          <w:sz w:val="24"/>
        </w:rPr>
        <w:t>i</w:t>
      </w:r>
      <w:proofErr w:type="spellEnd"/>
      <w:r w:rsidRPr="00494021">
        <w:rPr>
          <w:sz w:val="24"/>
        </w:rPr>
        <w:t>++, q = *head) {</w:t>
      </w:r>
    </w:p>
    <w:p w14:paraId="0140AEE6" w14:textId="77777777" w:rsidR="007C72BA" w:rsidRPr="00494021" w:rsidRDefault="007C72BA" w:rsidP="007C72BA">
      <w:pPr>
        <w:snapToGrid w:val="0"/>
        <w:spacing w:line="360" w:lineRule="auto"/>
        <w:ind w:leftChars="100" w:left="210" w:firstLine="420"/>
        <w:rPr>
          <w:sz w:val="24"/>
        </w:rPr>
      </w:pPr>
      <w:r w:rsidRPr="00494021">
        <w:rPr>
          <w:sz w:val="24"/>
        </w:rPr>
        <w:tab/>
      </w:r>
      <w:r w:rsidRPr="00494021">
        <w:rPr>
          <w:sz w:val="24"/>
        </w:rPr>
        <w:tab/>
        <w:t xml:space="preserve">for (int j = 0; j &lt; n - 1 - </w:t>
      </w:r>
      <w:proofErr w:type="spellStart"/>
      <w:r w:rsidRPr="00494021">
        <w:rPr>
          <w:sz w:val="24"/>
        </w:rPr>
        <w:t>i</w:t>
      </w:r>
      <w:proofErr w:type="spellEnd"/>
      <w:r w:rsidRPr="00494021">
        <w:rPr>
          <w:sz w:val="24"/>
        </w:rPr>
        <w:t xml:space="preserve">; </w:t>
      </w:r>
      <w:proofErr w:type="spellStart"/>
      <w:r w:rsidRPr="00494021">
        <w:rPr>
          <w:sz w:val="24"/>
        </w:rPr>
        <w:t>j++</w:t>
      </w:r>
      <w:proofErr w:type="spellEnd"/>
      <w:r w:rsidRPr="00494021">
        <w:rPr>
          <w:sz w:val="24"/>
        </w:rPr>
        <w:t>, q = q-&gt;next) {</w:t>
      </w:r>
    </w:p>
    <w:p w14:paraId="298255A5" w14:textId="77777777" w:rsidR="007C72BA" w:rsidRPr="00494021" w:rsidRDefault="007C72BA" w:rsidP="007C72BA">
      <w:pPr>
        <w:snapToGrid w:val="0"/>
        <w:spacing w:line="360" w:lineRule="auto"/>
        <w:ind w:leftChars="100" w:left="210" w:firstLine="420"/>
        <w:rPr>
          <w:sz w:val="24"/>
        </w:rPr>
      </w:pPr>
      <w:r w:rsidRPr="00494021">
        <w:rPr>
          <w:sz w:val="24"/>
        </w:rPr>
        <w:tab/>
      </w:r>
      <w:r w:rsidRPr="00494021">
        <w:rPr>
          <w:sz w:val="24"/>
        </w:rPr>
        <w:tab/>
      </w:r>
      <w:r w:rsidRPr="00494021">
        <w:rPr>
          <w:sz w:val="24"/>
        </w:rPr>
        <w:tab/>
        <w:t>if (q-&gt;next-&gt;</w:t>
      </w:r>
      <w:proofErr w:type="spellStart"/>
      <w:r w:rsidRPr="00494021">
        <w:rPr>
          <w:sz w:val="24"/>
        </w:rPr>
        <w:t>avescore</w:t>
      </w:r>
      <w:proofErr w:type="spellEnd"/>
      <w:r w:rsidRPr="00494021">
        <w:rPr>
          <w:sz w:val="24"/>
        </w:rPr>
        <w:t xml:space="preserve"> &gt; q-&gt;next-&gt;next-&gt;</w:t>
      </w:r>
      <w:proofErr w:type="spellStart"/>
      <w:r w:rsidRPr="00494021">
        <w:rPr>
          <w:sz w:val="24"/>
        </w:rPr>
        <w:t>avescore</w:t>
      </w:r>
      <w:proofErr w:type="spellEnd"/>
      <w:r w:rsidRPr="00494021">
        <w:rPr>
          <w:sz w:val="24"/>
        </w:rPr>
        <w:t>) {</w:t>
      </w:r>
    </w:p>
    <w:p w14:paraId="081C553E" w14:textId="77777777" w:rsidR="007C72BA" w:rsidRPr="00494021" w:rsidRDefault="007C72BA" w:rsidP="007C72BA">
      <w:pPr>
        <w:snapToGrid w:val="0"/>
        <w:spacing w:line="360" w:lineRule="auto"/>
        <w:ind w:leftChars="100" w:left="210" w:firstLine="420"/>
        <w:rPr>
          <w:sz w:val="24"/>
        </w:rPr>
      </w:pPr>
      <w:r w:rsidRPr="00494021">
        <w:rPr>
          <w:sz w:val="24"/>
        </w:rPr>
        <w:tab/>
      </w:r>
      <w:r w:rsidRPr="00494021">
        <w:rPr>
          <w:sz w:val="24"/>
        </w:rPr>
        <w:tab/>
      </w:r>
      <w:r w:rsidRPr="00494021">
        <w:rPr>
          <w:sz w:val="24"/>
        </w:rPr>
        <w:tab/>
      </w:r>
      <w:r w:rsidRPr="00494021">
        <w:rPr>
          <w:sz w:val="24"/>
        </w:rPr>
        <w:tab/>
      </w:r>
      <w:proofErr w:type="spellStart"/>
      <w:r w:rsidRPr="00494021">
        <w:rPr>
          <w:sz w:val="24"/>
        </w:rPr>
        <w:t>CNode</w:t>
      </w:r>
      <w:proofErr w:type="spellEnd"/>
      <w:r w:rsidRPr="00494021">
        <w:rPr>
          <w:sz w:val="24"/>
        </w:rPr>
        <w:t xml:space="preserve"> k = q-&gt;next, m = k-&gt;next;</w:t>
      </w:r>
    </w:p>
    <w:p w14:paraId="41FED047" w14:textId="77777777" w:rsidR="007C72BA" w:rsidRPr="00494021" w:rsidRDefault="007C72BA" w:rsidP="007C72BA">
      <w:pPr>
        <w:snapToGrid w:val="0"/>
        <w:spacing w:line="360" w:lineRule="auto"/>
        <w:ind w:leftChars="100" w:left="210" w:firstLine="420"/>
        <w:rPr>
          <w:sz w:val="24"/>
        </w:rPr>
      </w:pPr>
      <w:r w:rsidRPr="00494021">
        <w:rPr>
          <w:sz w:val="24"/>
        </w:rPr>
        <w:tab/>
      </w:r>
      <w:r w:rsidRPr="00494021">
        <w:rPr>
          <w:sz w:val="24"/>
        </w:rPr>
        <w:tab/>
      </w:r>
      <w:r w:rsidRPr="00494021">
        <w:rPr>
          <w:sz w:val="24"/>
        </w:rPr>
        <w:tab/>
      </w:r>
      <w:r w:rsidRPr="00494021">
        <w:rPr>
          <w:sz w:val="24"/>
        </w:rPr>
        <w:tab/>
        <w:t>q-&gt;next = m;</w:t>
      </w:r>
    </w:p>
    <w:p w14:paraId="6788FE15" w14:textId="77777777" w:rsidR="007C72BA" w:rsidRPr="00494021" w:rsidRDefault="007C72BA" w:rsidP="007C72BA">
      <w:pPr>
        <w:snapToGrid w:val="0"/>
        <w:spacing w:line="360" w:lineRule="auto"/>
        <w:ind w:leftChars="100" w:left="210" w:firstLine="420"/>
        <w:rPr>
          <w:sz w:val="24"/>
        </w:rPr>
      </w:pPr>
      <w:r w:rsidRPr="00494021">
        <w:rPr>
          <w:sz w:val="24"/>
        </w:rPr>
        <w:tab/>
      </w:r>
      <w:r w:rsidRPr="00494021">
        <w:rPr>
          <w:sz w:val="24"/>
        </w:rPr>
        <w:tab/>
      </w:r>
      <w:r w:rsidRPr="00494021">
        <w:rPr>
          <w:sz w:val="24"/>
        </w:rPr>
        <w:tab/>
      </w:r>
      <w:r w:rsidRPr="00494021">
        <w:rPr>
          <w:sz w:val="24"/>
        </w:rPr>
        <w:tab/>
        <w:t>k-&gt;next = m-&gt;next;</w:t>
      </w:r>
    </w:p>
    <w:p w14:paraId="0D885C53" w14:textId="77777777" w:rsidR="007C72BA" w:rsidRPr="00494021" w:rsidRDefault="007C72BA" w:rsidP="007C72BA">
      <w:pPr>
        <w:snapToGrid w:val="0"/>
        <w:spacing w:line="360" w:lineRule="auto"/>
        <w:ind w:leftChars="100" w:left="210" w:firstLine="420"/>
        <w:rPr>
          <w:sz w:val="24"/>
        </w:rPr>
      </w:pPr>
      <w:r w:rsidRPr="00494021">
        <w:rPr>
          <w:sz w:val="24"/>
        </w:rPr>
        <w:tab/>
      </w:r>
      <w:r w:rsidRPr="00494021">
        <w:rPr>
          <w:sz w:val="24"/>
        </w:rPr>
        <w:tab/>
      </w:r>
      <w:r w:rsidRPr="00494021">
        <w:rPr>
          <w:sz w:val="24"/>
        </w:rPr>
        <w:tab/>
      </w:r>
      <w:r w:rsidRPr="00494021">
        <w:rPr>
          <w:sz w:val="24"/>
        </w:rPr>
        <w:tab/>
        <w:t>m-&gt;next = k;</w:t>
      </w:r>
    </w:p>
    <w:p w14:paraId="434A96D2" w14:textId="77777777" w:rsidR="007C72BA" w:rsidRPr="00494021" w:rsidRDefault="007C72BA" w:rsidP="007C72BA">
      <w:pPr>
        <w:snapToGrid w:val="0"/>
        <w:spacing w:line="360" w:lineRule="auto"/>
        <w:ind w:leftChars="100" w:left="210" w:firstLine="420"/>
        <w:rPr>
          <w:sz w:val="24"/>
        </w:rPr>
      </w:pPr>
      <w:r w:rsidRPr="00494021">
        <w:rPr>
          <w:sz w:val="24"/>
        </w:rPr>
        <w:tab/>
      </w:r>
      <w:r w:rsidRPr="00494021">
        <w:rPr>
          <w:sz w:val="24"/>
        </w:rPr>
        <w:tab/>
      </w:r>
      <w:r w:rsidRPr="00494021">
        <w:rPr>
          <w:sz w:val="24"/>
        </w:rPr>
        <w:tab/>
        <w:t>}</w:t>
      </w:r>
    </w:p>
    <w:p w14:paraId="1F88D8BF" w14:textId="77777777" w:rsidR="007C72BA" w:rsidRPr="00494021" w:rsidRDefault="007C72BA" w:rsidP="007C72BA">
      <w:pPr>
        <w:snapToGrid w:val="0"/>
        <w:spacing w:line="360" w:lineRule="auto"/>
        <w:ind w:leftChars="100" w:left="210" w:firstLine="420"/>
        <w:rPr>
          <w:sz w:val="24"/>
        </w:rPr>
      </w:pPr>
      <w:r w:rsidRPr="00494021">
        <w:rPr>
          <w:sz w:val="24"/>
        </w:rPr>
        <w:tab/>
      </w:r>
      <w:r w:rsidRPr="00494021">
        <w:rPr>
          <w:sz w:val="24"/>
        </w:rPr>
        <w:tab/>
        <w:t>}</w:t>
      </w:r>
    </w:p>
    <w:p w14:paraId="5FEFE4C9" w14:textId="77777777" w:rsidR="007C72BA" w:rsidRPr="00494021" w:rsidRDefault="007C72BA" w:rsidP="007C72BA">
      <w:pPr>
        <w:snapToGrid w:val="0"/>
        <w:spacing w:line="360" w:lineRule="auto"/>
        <w:ind w:leftChars="100" w:left="210" w:firstLine="420"/>
        <w:rPr>
          <w:sz w:val="24"/>
        </w:rPr>
      </w:pPr>
      <w:r w:rsidRPr="00494021">
        <w:rPr>
          <w:sz w:val="24"/>
        </w:rPr>
        <w:tab/>
        <w:t>}</w:t>
      </w:r>
    </w:p>
    <w:p w14:paraId="1128E537" w14:textId="77777777" w:rsidR="007C72BA" w:rsidRPr="00494021" w:rsidRDefault="007C72BA" w:rsidP="007C72BA">
      <w:pPr>
        <w:snapToGrid w:val="0"/>
        <w:spacing w:line="360" w:lineRule="auto"/>
        <w:ind w:leftChars="100" w:left="210" w:firstLine="420"/>
        <w:rPr>
          <w:sz w:val="24"/>
        </w:rPr>
      </w:pPr>
      <w:r w:rsidRPr="00494021">
        <w:rPr>
          <w:sz w:val="24"/>
        </w:rPr>
        <w:tab/>
        <w:t>p = *head;</w:t>
      </w:r>
    </w:p>
    <w:p w14:paraId="68EE1B90" w14:textId="77777777" w:rsidR="007C72BA" w:rsidRPr="00494021" w:rsidRDefault="007C72BA" w:rsidP="007C72BA">
      <w:pPr>
        <w:snapToGrid w:val="0"/>
        <w:spacing w:line="360" w:lineRule="auto"/>
        <w:ind w:leftChars="100" w:left="210" w:firstLine="420"/>
        <w:rPr>
          <w:sz w:val="24"/>
        </w:rPr>
      </w:pPr>
      <w:r w:rsidRPr="00494021">
        <w:rPr>
          <w:sz w:val="24"/>
        </w:rPr>
        <w:tab/>
        <w:t>while (p-&gt;next) {</w:t>
      </w:r>
    </w:p>
    <w:p w14:paraId="11A44014" w14:textId="77777777" w:rsidR="007C72BA" w:rsidRPr="00494021" w:rsidRDefault="007C72BA" w:rsidP="007C72BA">
      <w:pPr>
        <w:snapToGrid w:val="0"/>
        <w:spacing w:line="360" w:lineRule="auto"/>
        <w:ind w:leftChars="100" w:left="210" w:firstLine="420"/>
        <w:rPr>
          <w:sz w:val="24"/>
        </w:rPr>
      </w:pPr>
      <w:r w:rsidRPr="00494021">
        <w:rPr>
          <w:sz w:val="24"/>
        </w:rPr>
        <w:tab/>
      </w:r>
      <w:r w:rsidRPr="00494021">
        <w:rPr>
          <w:sz w:val="24"/>
        </w:rPr>
        <w:tab/>
      </w:r>
      <w:proofErr w:type="spellStart"/>
      <w:proofErr w:type="gramStart"/>
      <w:r w:rsidRPr="00494021">
        <w:rPr>
          <w:sz w:val="24"/>
        </w:rPr>
        <w:t>printf</w:t>
      </w:r>
      <w:proofErr w:type="spellEnd"/>
      <w:r w:rsidRPr="00494021">
        <w:rPr>
          <w:sz w:val="24"/>
        </w:rPr>
        <w:t>(</w:t>
      </w:r>
      <w:proofErr w:type="gramEnd"/>
      <w:r w:rsidRPr="00494021">
        <w:rPr>
          <w:sz w:val="24"/>
        </w:rPr>
        <w:t>"%s %s %.2lf\n", p-&gt;next-&gt;num, p-&gt;next-&gt;name, p-&gt;next-&gt;</w:t>
      </w:r>
      <w:proofErr w:type="spellStart"/>
      <w:r w:rsidRPr="00494021">
        <w:rPr>
          <w:sz w:val="24"/>
        </w:rPr>
        <w:t>avescore</w:t>
      </w:r>
      <w:proofErr w:type="spellEnd"/>
      <w:r w:rsidRPr="00494021">
        <w:rPr>
          <w:sz w:val="24"/>
        </w:rPr>
        <w:t>);</w:t>
      </w:r>
    </w:p>
    <w:p w14:paraId="653AEDCB" w14:textId="77777777" w:rsidR="007C72BA" w:rsidRPr="00494021" w:rsidRDefault="007C72BA" w:rsidP="007C72BA">
      <w:pPr>
        <w:snapToGrid w:val="0"/>
        <w:spacing w:line="360" w:lineRule="auto"/>
        <w:ind w:leftChars="100" w:left="210" w:firstLine="420"/>
        <w:rPr>
          <w:sz w:val="24"/>
        </w:rPr>
      </w:pPr>
      <w:r w:rsidRPr="00494021">
        <w:rPr>
          <w:sz w:val="24"/>
        </w:rPr>
        <w:tab/>
      </w:r>
      <w:r w:rsidRPr="00494021">
        <w:rPr>
          <w:sz w:val="24"/>
        </w:rPr>
        <w:tab/>
        <w:t>p = p-&gt;next;</w:t>
      </w:r>
    </w:p>
    <w:p w14:paraId="20C17D3C" w14:textId="77777777" w:rsidR="007C72BA" w:rsidRPr="00494021" w:rsidRDefault="007C72BA" w:rsidP="007C72BA">
      <w:pPr>
        <w:snapToGrid w:val="0"/>
        <w:spacing w:line="360" w:lineRule="auto"/>
        <w:ind w:leftChars="100" w:left="210" w:firstLine="420"/>
        <w:rPr>
          <w:sz w:val="24"/>
        </w:rPr>
      </w:pPr>
      <w:r w:rsidRPr="00494021">
        <w:rPr>
          <w:sz w:val="24"/>
        </w:rPr>
        <w:tab/>
        <w:t>}</w:t>
      </w:r>
    </w:p>
    <w:p w14:paraId="39EE1D45" w14:textId="77777777" w:rsidR="007C72BA" w:rsidRPr="00494021" w:rsidRDefault="007C72BA" w:rsidP="007C72BA">
      <w:pPr>
        <w:snapToGrid w:val="0"/>
        <w:spacing w:line="360" w:lineRule="auto"/>
        <w:ind w:leftChars="100" w:left="210" w:firstLine="420"/>
        <w:rPr>
          <w:sz w:val="24"/>
        </w:rPr>
      </w:pPr>
      <w:r w:rsidRPr="00494021">
        <w:rPr>
          <w:sz w:val="24"/>
        </w:rPr>
        <w:t>}</w:t>
      </w:r>
    </w:p>
    <w:p w14:paraId="7EE5BBED" w14:textId="77777777" w:rsidR="007C72BA" w:rsidRPr="00494021" w:rsidRDefault="007C72BA" w:rsidP="007C72BA">
      <w:pPr>
        <w:snapToGrid w:val="0"/>
        <w:spacing w:line="360" w:lineRule="auto"/>
        <w:ind w:leftChars="100" w:left="210" w:firstLine="420"/>
        <w:rPr>
          <w:sz w:val="24"/>
        </w:rPr>
      </w:pPr>
    </w:p>
    <w:p w14:paraId="4E676776" w14:textId="77777777" w:rsidR="007C72BA" w:rsidRPr="00494021" w:rsidRDefault="007C72BA" w:rsidP="007C72BA">
      <w:pPr>
        <w:snapToGrid w:val="0"/>
        <w:spacing w:line="360" w:lineRule="auto"/>
        <w:ind w:leftChars="100" w:left="210" w:firstLine="420"/>
        <w:rPr>
          <w:sz w:val="24"/>
        </w:rPr>
      </w:pPr>
      <w:r w:rsidRPr="00494021">
        <w:rPr>
          <w:sz w:val="24"/>
        </w:rPr>
        <w:t>int main(void) {</w:t>
      </w:r>
    </w:p>
    <w:p w14:paraId="6FF8F726" w14:textId="77777777" w:rsidR="007C72BA" w:rsidRPr="00494021" w:rsidRDefault="007C72BA" w:rsidP="007C72BA">
      <w:pPr>
        <w:snapToGrid w:val="0"/>
        <w:spacing w:line="360" w:lineRule="auto"/>
        <w:ind w:leftChars="100" w:left="210" w:firstLine="420"/>
        <w:rPr>
          <w:sz w:val="24"/>
        </w:rPr>
      </w:pPr>
      <w:r w:rsidRPr="00494021">
        <w:rPr>
          <w:sz w:val="24"/>
        </w:rPr>
        <w:lastRenderedPageBreak/>
        <w:tab/>
        <w:t>int n;</w:t>
      </w:r>
    </w:p>
    <w:p w14:paraId="3D2E727A" w14:textId="77777777" w:rsidR="007C72BA" w:rsidRPr="00494021" w:rsidRDefault="007C72BA" w:rsidP="007C72BA">
      <w:pPr>
        <w:snapToGrid w:val="0"/>
        <w:spacing w:line="360" w:lineRule="auto"/>
        <w:ind w:leftChars="100" w:left="210" w:firstLine="420"/>
        <w:rPr>
          <w:sz w:val="24"/>
        </w:rPr>
      </w:pPr>
      <w:r w:rsidRPr="00494021">
        <w:rPr>
          <w:sz w:val="24"/>
        </w:rPr>
        <w:tab/>
      </w:r>
      <w:proofErr w:type="spellStart"/>
      <w:r w:rsidRPr="00494021">
        <w:rPr>
          <w:sz w:val="24"/>
        </w:rPr>
        <w:t>CNode</w:t>
      </w:r>
      <w:proofErr w:type="spellEnd"/>
      <w:r w:rsidRPr="00494021">
        <w:rPr>
          <w:sz w:val="24"/>
        </w:rPr>
        <w:t xml:space="preserve"> head = NULL;</w:t>
      </w:r>
    </w:p>
    <w:p w14:paraId="39EA8DF5" w14:textId="77777777" w:rsidR="007C72BA" w:rsidRPr="00494021" w:rsidRDefault="007C72BA" w:rsidP="007C72BA">
      <w:pPr>
        <w:snapToGrid w:val="0"/>
        <w:spacing w:line="360" w:lineRule="auto"/>
        <w:ind w:leftChars="100" w:left="210" w:firstLine="420"/>
        <w:rPr>
          <w:sz w:val="24"/>
        </w:rPr>
      </w:pPr>
      <w:r w:rsidRPr="00494021">
        <w:rPr>
          <w:sz w:val="24"/>
        </w:rPr>
        <w:tab/>
        <w:t>while ((</w:t>
      </w:r>
      <w:proofErr w:type="spellStart"/>
      <w:proofErr w:type="gramStart"/>
      <w:r w:rsidRPr="00494021">
        <w:rPr>
          <w:sz w:val="24"/>
        </w:rPr>
        <w:t>scanf</w:t>
      </w:r>
      <w:proofErr w:type="spellEnd"/>
      <w:r w:rsidRPr="00494021">
        <w:rPr>
          <w:sz w:val="24"/>
        </w:rPr>
        <w:t>(</w:t>
      </w:r>
      <w:proofErr w:type="gramEnd"/>
      <w:r w:rsidRPr="00494021">
        <w:rPr>
          <w:sz w:val="24"/>
        </w:rPr>
        <w:t>"%d", &amp;n) != EOF)) {</w:t>
      </w:r>
    </w:p>
    <w:p w14:paraId="7654CF76" w14:textId="77777777" w:rsidR="007C72BA" w:rsidRPr="00494021" w:rsidRDefault="007C72BA" w:rsidP="007C72BA">
      <w:pPr>
        <w:snapToGrid w:val="0"/>
        <w:spacing w:line="360" w:lineRule="auto"/>
        <w:ind w:leftChars="100" w:left="210" w:firstLine="420"/>
        <w:rPr>
          <w:sz w:val="24"/>
        </w:rPr>
      </w:pPr>
      <w:r w:rsidRPr="00494021">
        <w:rPr>
          <w:sz w:val="24"/>
        </w:rPr>
        <w:tab/>
      </w:r>
      <w:r w:rsidRPr="00494021">
        <w:rPr>
          <w:sz w:val="24"/>
        </w:rPr>
        <w:tab/>
        <w:t xml:space="preserve">if (n == </w:t>
      </w:r>
      <w:proofErr w:type="gramStart"/>
      <w:r w:rsidRPr="00494021">
        <w:rPr>
          <w:sz w:val="24"/>
        </w:rPr>
        <w:t>0)break</w:t>
      </w:r>
      <w:proofErr w:type="gramEnd"/>
      <w:r w:rsidRPr="00494021">
        <w:rPr>
          <w:sz w:val="24"/>
        </w:rPr>
        <w:t>;</w:t>
      </w:r>
    </w:p>
    <w:p w14:paraId="2EA7CB71" w14:textId="77777777" w:rsidR="007C72BA" w:rsidRPr="00494021" w:rsidRDefault="007C72BA" w:rsidP="007C72BA">
      <w:pPr>
        <w:snapToGrid w:val="0"/>
        <w:spacing w:line="360" w:lineRule="auto"/>
        <w:ind w:leftChars="100" w:left="210" w:firstLine="420"/>
        <w:rPr>
          <w:sz w:val="24"/>
        </w:rPr>
      </w:pPr>
      <w:r w:rsidRPr="00494021">
        <w:rPr>
          <w:sz w:val="24"/>
        </w:rPr>
        <w:tab/>
      </w:r>
      <w:r w:rsidRPr="00494021">
        <w:rPr>
          <w:sz w:val="24"/>
        </w:rPr>
        <w:tab/>
        <w:t>switch (n) {</w:t>
      </w:r>
    </w:p>
    <w:p w14:paraId="76348557" w14:textId="77777777" w:rsidR="007C72BA" w:rsidRPr="00494021" w:rsidRDefault="007C72BA" w:rsidP="007C72BA">
      <w:pPr>
        <w:snapToGrid w:val="0"/>
        <w:spacing w:line="360" w:lineRule="auto"/>
        <w:ind w:leftChars="100" w:left="210" w:firstLine="420"/>
        <w:rPr>
          <w:sz w:val="24"/>
        </w:rPr>
      </w:pPr>
      <w:r w:rsidRPr="00494021">
        <w:rPr>
          <w:sz w:val="24"/>
        </w:rPr>
        <w:tab/>
      </w:r>
      <w:r w:rsidRPr="00494021">
        <w:rPr>
          <w:sz w:val="24"/>
        </w:rPr>
        <w:tab/>
        <w:t xml:space="preserve">case </w:t>
      </w:r>
      <w:proofErr w:type="gramStart"/>
      <w:r w:rsidRPr="00494021">
        <w:rPr>
          <w:sz w:val="24"/>
        </w:rPr>
        <w:t>1:CreatNode</w:t>
      </w:r>
      <w:proofErr w:type="gramEnd"/>
      <w:r w:rsidRPr="00494021">
        <w:rPr>
          <w:sz w:val="24"/>
        </w:rPr>
        <w:t>(&amp;head); break;</w:t>
      </w:r>
    </w:p>
    <w:p w14:paraId="57EC4BE5" w14:textId="77777777" w:rsidR="007C72BA" w:rsidRPr="00494021" w:rsidRDefault="007C72BA" w:rsidP="007C72BA">
      <w:pPr>
        <w:snapToGrid w:val="0"/>
        <w:spacing w:line="360" w:lineRule="auto"/>
        <w:ind w:leftChars="100" w:left="210" w:firstLine="420"/>
        <w:rPr>
          <w:sz w:val="24"/>
        </w:rPr>
      </w:pPr>
      <w:r w:rsidRPr="00494021">
        <w:rPr>
          <w:sz w:val="24"/>
        </w:rPr>
        <w:tab/>
      </w:r>
      <w:r w:rsidRPr="00494021">
        <w:rPr>
          <w:sz w:val="24"/>
        </w:rPr>
        <w:tab/>
        <w:t xml:space="preserve">case </w:t>
      </w:r>
      <w:proofErr w:type="gramStart"/>
      <w:r w:rsidRPr="00494021">
        <w:rPr>
          <w:sz w:val="24"/>
        </w:rPr>
        <w:t>2:PrintNode</w:t>
      </w:r>
      <w:proofErr w:type="gramEnd"/>
      <w:r w:rsidRPr="00494021">
        <w:rPr>
          <w:sz w:val="24"/>
        </w:rPr>
        <w:t>(&amp;head); break;</w:t>
      </w:r>
    </w:p>
    <w:p w14:paraId="1F28829C" w14:textId="77777777" w:rsidR="007C72BA" w:rsidRPr="00494021" w:rsidRDefault="007C72BA" w:rsidP="007C72BA">
      <w:pPr>
        <w:snapToGrid w:val="0"/>
        <w:spacing w:line="360" w:lineRule="auto"/>
        <w:ind w:leftChars="100" w:left="210" w:firstLine="420"/>
        <w:rPr>
          <w:sz w:val="24"/>
        </w:rPr>
      </w:pPr>
      <w:r w:rsidRPr="00494021">
        <w:rPr>
          <w:sz w:val="24"/>
        </w:rPr>
        <w:tab/>
      </w:r>
      <w:r w:rsidRPr="00494021">
        <w:rPr>
          <w:sz w:val="24"/>
        </w:rPr>
        <w:tab/>
        <w:t xml:space="preserve">case </w:t>
      </w:r>
      <w:proofErr w:type="gramStart"/>
      <w:r w:rsidRPr="00494021">
        <w:rPr>
          <w:sz w:val="24"/>
        </w:rPr>
        <w:t>3:ChangeNode</w:t>
      </w:r>
      <w:proofErr w:type="gramEnd"/>
      <w:r w:rsidRPr="00494021">
        <w:rPr>
          <w:sz w:val="24"/>
        </w:rPr>
        <w:t>(&amp;head); break;</w:t>
      </w:r>
    </w:p>
    <w:p w14:paraId="70275C28" w14:textId="77777777" w:rsidR="007C72BA" w:rsidRPr="00494021" w:rsidRDefault="007C72BA" w:rsidP="007C72BA">
      <w:pPr>
        <w:snapToGrid w:val="0"/>
        <w:spacing w:line="360" w:lineRule="auto"/>
        <w:ind w:leftChars="100" w:left="210" w:firstLine="420"/>
        <w:rPr>
          <w:sz w:val="24"/>
        </w:rPr>
      </w:pPr>
      <w:r w:rsidRPr="00494021">
        <w:rPr>
          <w:sz w:val="24"/>
        </w:rPr>
        <w:tab/>
      </w:r>
      <w:r w:rsidRPr="00494021">
        <w:rPr>
          <w:sz w:val="24"/>
        </w:rPr>
        <w:tab/>
        <w:t xml:space="preserve">case </w:t>
      </w:r>
      <w:proofErr w:type="gramStart"/>
      <w:r w:rsidRPr="00494021">
        <w:rPr>
          <w:sz w:val="24"/>
        </w:rPr>
        <w:t>4:AveNode</w:t>
      </w:r>
      <w:proofErr w:type="gramEnd"/>
      <w:r w:rsidRPr="00494021">
        <w:rPr>
          <w:sz w:val="24"/>
        </w:rPr>
        <w:t>(&amp;head); break;</w:t>
      </w:r>
    </w:p>
    <w:p w14:paraId="3107614B" w14:textId="77777777" w:rsidR="007C72BA" w:rsidRPr="00494021" w:rsidRDefault="007C72BA" w:rsidP="007C72BA">
      <w:pPr>
        <w:snapToGrid w:val="0"/>
        <w:spacing w:line="360" w:lineRule="auto"/>
        <w:ind w:leftChars="100" w:left="210" w:firstLine="420"/>
        <w:rPr>
          <w:sz w:val="24"/>
        </w:rPr>
      </w:pPr>
      <w:r w:rsidRPr="00494021">
        <w:rPr>
          <w:sz w:val="24"/>
        </w:rPr>
        <w:tab/>
      </w:r>
      <w:r w:rsidRPr="00494021">
        <w:rPr>
          <w:sz w:val="24"/>
        </w:rPr>
        <w:tab/>
        <w:t xml:space="preserve">case </w:t>
      </w:r>
      <w:proofErr w:type="gramStart"/>
      <w:r w:rsidRPr="00494021">
        <w:rPr>
          <w:sz w:val="24"/>
        </w:rPr>
        <w:t>5:SumNode</w:t>
      </w:r>
      <w:proofErr w:type="gramEnd"/>
      <w:r w:rsidRPr="00494021">
        <w:rPr>
          <w:sz w:val="24"/>
        </w:rPr>
        <w:t>(&amp;head); break;</w:t>
      </w:r>
    </w:p>
    <w:p w14:paraId="032C5058" w14:textId="77777777" w:rsidR="007C72BA" w:rsidRPr="00494021" w:rsidRDefault="007C72BA" w:rsidP="007C72BA">
      <w:pPr>
        <w:snapToGrid w:val="0"/>
        <w:spacing w:line="360" w:lineRule="auto"/>
        <w:ind w:leftChars="100" w:left="210" w:firstLine="420"/>
        <w:rPr>
          <w:sz w:val="24"/>
        </w:rPr>
      </w:pPr>
      <w:r w:rsidRPr="00494021">
        <w:rPr>
          <w:sz w:val="24"/>
        </w:rPr>
        <w:tab/>
      </w:r>
      <w:r w:rsidRPr="00494021">
        <w:rPr>
          <w:sz w:val="24"/>
        </w:rPr>
        <w:tab/>
        <w:t xml:space="preserve">case </w:t>
      </w:r>
      <w:proofErr w:type="gramStart"/>
      <w:r w:rsidRPr="00494021">
        <w:rPr>
          <w:sz w:val="24"/>
        </w:rPr>
        <w:t>6:SortNode</w:t>
      </w:r>
      <w:proofErr w:type="gramEnd"/>
      <w:r w:rsidRPr="00494021">
        <w:rPr>
          <w:sz w:val="24"/>
        </w:rPr>
        <w:t>(&amp;head); break;</w:t>
      </w:r>
    </w:p>
    <w:p w14:paraId="5612E821" w14:textId="77777777" w:rsidR="007C72BA" w:rsidRPr="00494021" w:rsidRDefault="007C72BA" w:rsidP="007C72BA">
      <w:pPr>
        <w:snapToGrid w:val="0"/>
        <w:spacing w:line="360" w:lineRule="auto"/>
        <w:ind w:leftChars="100" w:left="210" w:firstLine="420"/>
        <w:rPr>
          <w:sz w:val="24"/>
        </w:rPr>
      </w:pPr>
      <w:r w:rsidRPr="00494021">
        <w:rPr>
          <w:sz w:val="24"/>
        </w:rPr>
        <w:tab/>
      </w:r>
      <w:r w:rsidRPr="00494021">
        <w:rPr>
          <w:sz w:val="24"/>
        </w:rPr>
        <w:tab/>
        <w:t>}</w:t>
      </w:r>
    </w:p>
    <w:p w14:paraId="2E60219E" w14:textId="77777777" w:rsidR="007C72BA" w:rsidRPr="00494021" w:rsidRDefault="007C72BA" w:rsidP="007C72BA">
      <w:pPr>
        <w:snapToGrid w:val="0"/>
        <w:spacing w:line="360" w:lineRule="auto"/>
        <w:ind w:leftChars="100" w:left="210" w:firstLine="420"/>
        <w:rPr>
          <w:sz w:val="24"/>
        </w:rPr>
      </w:pPr>
      <w:r w:rsidRPr="00494021">
        <w:rPr>
          <w:sz w:val="24"/>
        </w:rPr>
        <w:tab/>
        <w:t>}</w:t>
      </w:r>
    </w:p>
    <w:p w14:paraId="38F67CE5" w14:textId="77777777" w:rsidR="007C72BA" w:rsidRDefault="007C72BA" w:rsidP="007C72BA">
      <w:pPr>
        <w:snapToGrid w:val="0"/>
        <w:spacing w:line="360" w:lineRule="auto"/>
        <w:ind w:leftChars="100" w:left="210" w:firstLine="420"/>
        <w:rPr>
          <w:sz w:val="24"/>
        </w:rPr>
      </w:pPr>
      <w:r w:rsidRPr="00494021">
        <w:rPr>
          <w:sz w:val="24"/>
        </w:rPr>
        <w:t>}</w:t>
      </w:r>
    </w:p>
    <w:p w14:paraId="63223681" w14:textId="77777777" w:rsidR="007C72BA" w:rsidRPr="00885843" w:rsidRDefault="007C72BA" w:rsidP="007C72BA">
      <w:pPr>
        <w:snapToGrid w:val="0"/>
        <w:rPr>
          <w:sz w:val="24"/>
        </w:rPr>
      </w:pPr>
      <w:r w:rsidRPr="00885843">
        <w:rPr>
          <w:sz w:val="24"/>
        </w:rPr>
        <w:t>3</w:t>
      </w:r>
      <w:r w:rsidRPr="00885843">
        <w:rPr>
          <w:rFonts w:hAnsi="宋体"/>
          <w:sz w:val="24"/>
        </w:rPr>
        <w:t>）测试</w:t>
      </w:r>
    </w:p>
    <w:p w14:paraId="3291E07C" w14:textId="77777777" w:rsidR="007C72BA" w:rsidRDefault="007C72BA" w:rsidP="007C72BA">
      <w:pPr>
        <w:rPr>
          <w:sz w:val="24"/>
        </w:rPr>
      </w:pPr>
      <w:r w:rsidRPr="00885843">
        <w:rPr>
          <w:sz w:val="24"/>
        </w:rPr>
        <w:t xml:space="preserve">  </w:t>
      </w:r>
      <w:r w:rsidRPr="00885843">
        <w:rPr>
          <w:sz w:val="24"/>
        </w:rPr>
        <w:t>（</w:t>
      </w:r>
      <w:r w:rsidRPr="00885843">
        <w:rPr>
          <w:sz w:val="24"/>
        </w:rPr>
        <w:t>a</w:t>
      </w:r>
      <w:r w:rsidRPr="00885843">
        <w:rPr>
          <w:sz w:val="24"/>
        </w:rPr>
        <w:t>）测试数据：</w:t>
      </w:r>
    </w:p>
    <w:p w14:paraId="215DC4EC" w14:textId="77777777" w:rsidR="007C72BA" w:rsidRPr="00495AAC" w:rsidRDefault="007C72BA" w:rsidP="007C72BA">
      <w:pPr>
        <w:rPr>
          <w:rFonts w:ascii="宋体" w:hAnsi="宋体"/>
          <w:b/>
          <w:bCs/>
          <w:sz w:val="24"/>
        </w:rPr>
      </w:pPr>
      <w:r>
        <w:rPr>
          <w:sz w:val="24"/>
        </w:rPr>
        <w:tab/>
      </w:r>
      <w:r>
        <w:rPr>
          <w:sz w:val="24"/>
        </w:rPr>
        <w:tab/>
      </w:r>
      <w:r w:rsidRPr="00495AAC">
        <w:rPr>
          <w:rFonts w:ascii="宋体" w:hAnsi="宋体" w:hint="eastAsia"/>
          <w:b/>
          <w:bCs/>
          <w:sz w:val="24"/>
        </w:rPr>
        <w:t>测试输入1：</w:t>
      </w:r>
    </w:p>
    <w:p w14:paraId="25585D57" w14:textId="77777777" w:rsidR="007C72BA" w:rsidRPr="00495AAC" w:rsidRDefault="007C72BA" w:rsidP="007C72BA">
      <w:pPr>
        <w:ind w:leftChars="400" w:left="840"/>
        <w:rPr>
          <w:rFonts w:ascii="宋体" w:hAnsi="宋体"/>
          <w:sz w:val="24"/>
        </w:rPr>
      </w:pPr>
      <w:r w:rsidRPr="00495AAC">
        <w:rPr>
          <w:rFonts w:ascii="宋体" w:hAnsi="宋体"/>
          <w:sz w:val="24"/>
        </w:rPr>
        <w:t>1</w:t>
      </w:r>
    </w:p>
    <w:p w14:paraId="4A0190A5" w14:textId="77777777" w:rsidR="007C72BA" w:rsidRPr="00495AAC" w:rsidRDefault="007C72BA" w:rsidP="007C72BA">
      <w:pPr>
        <w:ind w:leftChars="400" w:left="840"/>
        <w:rPr>
          <w:rFonts w:ascii="宋体" w:hAnsi="宋体"/>
          <w:sz w:val="24"/>
        </w:rPr>
      </w:pPr>
      <w:r w:rsidRPr="00495AAC">
        <w:rPr>
          <w:rFonts w:ascii="宋体" w:hAnsi="宋体"/>
          <w:sz w:val="24"/>
        </w:rPr>
        <w:t>5</w:t>
      </w:r>
    </w:p>
    <w:p w14:paraId="3916F311" w14:textId="77777777" w:rsidR="007C72BA" w:rsidRPr="00495AAC" w:rsidRDefault="007C72BA" w:rsidP="007C72BA">
      <w:pPr>
        <w:ind w:leftChars="400" w:left="840"/>
        <w:rPr>
          <w:rFonts w:ascii="宋体" w:hAnsi="宋体"/>
          <w:sz w:val="24"/>
        </w:rPr>
      </w:pPr>
      <w:r w:rsidRPr="00495AAC">
        <w:rPr>
          <w:rFonts w:ascii="宋体" w:hAnsi="宋体"/>
          <w:sz w:val="24"/>
        </w:rPr>
        <w:t>2021001 Jack 90 92 87 95</w:t>
      </w:r>
    </w:p>
    <w:p w14:paraId="4077A6F2" w14:textId="77777777" w:rsidR="007C72BA" w:rsidRPr="00495AAC" w:rsidRDefault="007C72BA" w:rsidP="007C72BA">
      <w:pPr>
        <w:ind w:leftChars="400" w:left="840"/>
        <w:rPr>
          <w:rFonts w:ascii="宋体" w:hAnsi="宋体"/>
          <w:sz w:val="24"/>
        </w:rPr>
      </w:pPr>
      <w:r w:rsidRPr="00495AAC">
        <w:rPr>
          <w:rFonts w:ascii="宋体" w:hAnsi="宋体"/>
          <w:sz w:val="24"/>
        </w:rPr>
        <w:t>2021002 Mike 85 70 75 90</w:t>
      </w:r>
    </w:p>
    <w:p w14:paraId="494C6E9A" w14:textId="77777777" w:rsidR="007C72BA" w:rsidRPr="00495AAC" w:rsidRDefault="007C72BA" w:rsidP="007C72BA">
      <w:pPr>
        <w:ind w:leftChars="400" w:left="840"/>
        <w:rPr>
          <w:rFonts w:ascii="宋体" w:hAnsi="宋体"/>
          <w:sz w:val="24"/>
        </w:rPr>
      </w:pPr>
      <w:r w:rsidRPr="00495AAC">
        <w:rPr>
          <w:rFonts w:ascii="宋体" w:hAnsi="宋体"/>
          <w:sz w:val="24"/>
        </w:rPr>
        <w:t>2021003 Joe 77 86 90 75</w:t>
      </w:r>
    </w:p>
    <w:p w14:paraId="143BD7E0" w14:textId="77777777" w:rsidR="007C72BA" w:rsidRPr="00495AAC" w:rsidRDefault="007C72BA" w:rsidP="007C72BA">
      <w:pPr>
        <w:ind w:leftChars="400" w:left="840"/>
        <w:rPr>
          <w:rFonts w:ascii="宋体" w:hAnsi="宋体"/>
          <w:sz w:val="24"/>
        </w:rPr>
      </w:pPr>
      <w:r w:rsidRPr="00495AAC">
        <w:rPr>
          <w:rFonts w:ascii="宋体" w:hAnsi="宋体"/>
          <w:sz w:val="24"/>
        </w:rPr>
        <w:t>2021004 Andy 95 97 92 95</w:t>
      </w:r>
    </w:p>
    <w:p w14:paraId="56D55C41" w14:textId="77777777" w:rsidR="007C72BA" w:rsidRPr="00495AAC" w:rsidRDefault="007C72BA" w:rsidP="007C72BA">
      <w:pPr>
        <w:ind w:leftChars="400" w:left="840"/>
        <w:rPr>
          <w:rFonts w:ascii="宋体" w:hAnsi="宋体"/>
          <w:sz w:val="24"/>
        </w:rPr>
      </w:pPr>
      <w:r w:rsidRPr="00495AAC">
        <w:rPr>
          <w:rFonts w:ascii="宋体" w:hAnsi="宋体"/>
          <w:sz w:val="24"/>
        </w:rPr>
        <w:t>2021005 Rose 90 87 88 89</w:t>
      </w:r>
    </w:p>
    <w:p w14:paraId="52410613" w14:textId="77777777" w:rsidR="007C72BA" w:rsidRPr="0020270E" w:rsidRDefault="007C72BA" w:rsidP="007C72BA">
      <w:pPr>
        <w:ind w:leftChars="400" w:left="840"/>
        <w:rPr>
          <w:rFonts w:ascii="宋体" w:hAnsi="宋体"/>
          <w:b/>
          <w:bCs/>
          <w:sz w:val="24"/>
        </w:rPr>
      </w:pPr>
      <w:r w:rsidRPr="0020270E">
        <w:rPr>
          <w:rFonts w:ascii="宋体" w:hAnsi="宋体" w:hint="eastAsia"/>
          <w:b/>
          <w:bCs/>
          <w:sz w:val="24"/>
        </w:rPr>
        <w:t>预期输出1：</w:t>
      </w:r>
    </w:p>
    <w:p w14:paraId="2392E64A" w14:textId="77777777" w:rsidR="007C72BA" w:rsidRPr="00495AAC" w:rsidRDefault="007C72BA" w:rsidP="007C72BA">
      <w:pPr>
        <w:ind w:leftChars="400" w:left="840"/>
        <w:rPr>
          <w:rFonts w:ascii="宋体" w:hAnsi="宋体"/>
          <w:sz w:val="24"/>
        </w:rPr>
      </w:pPr>
      <w:r w:rsidRPr="00495AAC">
        <w:rPr>
          <w:rFonts w:ascii="宋体" w:hAnsi="宋体" w:hint="eastAsia"/>
          <w:sz w:val="24"/>
        </w:rPr>
        <w:t>完成了5位同学的成绩输入。</w:t>
      </w:r>
    </w:p>
    <w:p w14:paraId="55996120" w14:textId="77777777" w:rsidR="007C72BA" w:rsidRPr="00495AAC" w:rsidRDefault="007C72BA" w:rsidP="007C72BA">
      <w:pPr>
        <w:ind w:leftChars="400" w:left="840"/>
        <w:rPr>
          <w:rFonts w:ascii="宋体" w:hAnsi="宋体"/>
          <w:sz w:val="24"/>
        </w:rPr>
      </w:pPr>
    </w:p>
    <w:p w14:paraId="782FE3F6" w14:textId="77777777" w:rsidR="007C72BA" w:rsidRPr="0020270E" w:rsidRDefault="007C72BA" w:rsidP="007C72BA">
      <w:pPr>
        <w:ind w:leftChars="400" w:left="840"/>
        <w:rPr>
          <w:rFonts w:ascii="宋体" w:hAnsi="宋体"/>
          <w:b/>
          <w:bCs/>
          <w:sz w:val="24"/>
        </w:rPr>
      </w:pPr>
      <w:r w:rsidRPr="0020270E">
        <w:rPr>
          <w:rFonts w:ascii="宋体" w:hAnsi="宋体" w:hint="eastAsia"/>
          <w:b/>
          <w:bCs/>
          <w:sz w:val="24"/>
        </w:rPr>
        <w:t>测试输入2：</w:t>
      </w:r>
    </w:p>
    <w:p w14:paraId="60493E50" w14:textId="77777777" w:rsidR="007C72BA" w:rsidRPr="00495AAC" w:rsidRDefault="007C72BA" w:rsidP="007C72BA">
      <w:pPr>
        <w:ind w:leftChars="400" w:left="840"/>
        <w:rPr>
          <w:rFonts w:ascii="宋体" w:hAnsi="宋体"/>
          <w:sz w:val="24"/>
        </w:rPr>
      </w:pPr>
      <w:r w:rsidRPr="00495AAC">
        <w:rPr>
          <w:rFonts w:ascii="宋体" w:hAnsi="宋体"/>
          <w:sz w:val="24"/>
        </w:rPr>
        <w:t>6</w:t>
      </w:r>
    </w:p>
    <w:p w14:paraId="74E87D45" w14:textId="77777777" w:rsidR="007C72BA" w:rsidRPr="0020270E" w:rsidRDefault="007C72BA" w:rsidP="007C72BA">
      <w:pPr>
        <w:ind w:leftChars="400" w:left="840"/>
        <w:rPr>
          <w:rFonts w:ascii="宋体" w:hAnsi="宋体"/>
          <w:b/>
          <w:bCs/>
          <w:sz w:val="24"/>
        </w:rPr>
      </w:pPr>
      <w:r w:rsidRPr="0020270E">
        <w:rPr>
          <w:rFonts w:ascii="宋体" w:hAnsi="宋体" w:hint="eastAsia"/>
          <w:b/>
          <w:bCs/>
          <w:sz w:val="24"/>
        </w:rPr>
        <w:t>预期输出2：</w:t>
      </w:r>
    </w:p>
    <w:p w14:paraId="161AA3B9" w14:textId="77777777" w:rsidR="007C72BA" w:rsidRPr="00495AAC" w:rsidRDefault="007C72BA" w:rsidP="007C72BA">
      <w:pPr>
        <w:ind w:leftChars="400" w:left="840"/>
        <w:rPr>
          <w:rFonts w:ascii="宋体" w:hAnsi="宋体"/>
          <w:sz w:val="24"/>
        </w:rPr>
      </w:pPr>
      <w:r w:rsidRPr="00495AAC">
        <w:rPr>
          <w:rFonts w:ascii="宋体" w:hAnsi="宋体"/>
          <w:sz w:val="24"/>
        </w:rPr>
        <w:t>2021002 Mike 80.00</w:t>
      </w:r>
    </w:p>
    <w:p w14:paraId="1707BA2A" w14:textId="77777777" w:rsidR="007C72BA" w:rsidRPr="00495AAC" w:rsidRDefault="007C72BA" w:rsidP="007C72BA">
      <w:pPr>
        <w:ind w:leftChars="400" w:left="840"/>
        <w:rPr>
          <w:rFonts w:ascii="宋体" w:hAnsi="宋体"/>
          <w:sz w:val="24"/>
        </w:rPr>
      </w:pPr>
      <w:r w:rsidRPr="00495AAC">
        <w:rPr>
          <w:rFonts w:ascii="宋体" w:hAnsi="宋体"/>
          <w:sz w:val="24"/>
        </w:rPr>
        <w:t>2021003 Joe 82.00</w:t>
      </w:r>
    </w:p>
    <w:p w14:paraId="1E7D9B73" w14:textId="77777777" w:rsidR="007C72BA" w:rsidRPr="00495AAC" w:rsidRDefault="007C72BA" w:rsidP="007C72BA">
      <w:pPr>
        <w:ind w:leftChars="400" w:left="840"/>
        <w:rPr>
          <w:rFonts w:ascii="宋体" w:hAnsi="宋体"/>
          <w:sz w:val="24"/>
        </w:rPr>
      </w:pPr>
      <w:r w:rsidRPr="00495AAC">
        <w:rPr>
          <w:rFonts w:ascii="宋体" w:hAnsi="宋体"/>
          <w:sz w:val="24"/>
        </w:rPr>
        <w:t>2021005 Rose 88.50</w:t>
      </w:r>
    </w:p>
    <w:p w14:paraId="53C15B79" w14:textId="77777777" w:rsidR="007C72BA" w:rsidRPr="00495AAC" w:rsidRDefault="007C72BA" w:rsidP="007C72BA">
      <w:pPr>
        <w:ind w:leftChars="400" w:left="840"/>
        <w:rPr>
          <w:rFonts w:ascii="宋体" w:hAnsi="宋体"/>
          <w:sz w:val="24"/>
        </w:rPr>
      </w:pPr>
      <w:r w:rsidRPr="00495AAC">
        <w:rPr>
          <w:rFonts w:ascii="宋体" w:hAnsi="宋体"/>
          <w:sz w:val="24"/>
        </w:rPr>
        <w:t>2021001 Jack 91.00</w:t>
      </w:r>
    </w:p>
    <w:p w14:paraId="3BDF22D9" w14:textId="77777777" w:rsidR="007C72BA" w:rsidRPr="00495AAC" w:rsidRDefault="007C72BA" w:rsidP="007C72BA">
      <w:pPr>
        <w:ind w:leftChars="400" w:left="840"/>
        <w:rPr>
          <w:rFonts w:ascii="宋体" w:hAnsi="宋体"/>
          <w:sz w:val="24"/>
        </w:rPr>
      </w:pPr>
      <w:r w:rsidRPr="00495AAC">
        <w:rPr>
          <w:rFonts w:ascii="宋体" w:hAnsi="宋体"/>
          <w:sz w:val="24"/>
        </w:rPr>
        <w:t>2021004 Andy 94.75</w:t>
      </w:r>
    </w:p>
    <w:p w14:paraId="7A48BC44" w14:textId="77777777" w:rsidR="007C72BA" w:rsidRPr="00495AAC" w:rsidRDefault="007C72BA" w:rsidP="007C72BA">
      <w:pPr>
        <w:ind w:leftChars="400" w:left="840"/>
        <w:rPr>
          <w:rFonts w:ascii="宋体" w:hAnsi="宋体"/>
          <w:sz w:val="24"/>
        </w:rPr>
      </w:pPr>
    </w:p>
    <w:p w14:paraId="536B69F3" w14:textId="77777777" w:rsidR="007C72BA" w:rsidRPr="0020270E" w:rsidRDefault="007C72BA" w:rsidP="007C72BA">
      <w:pPr>
        <w:ind w:leftChars="400" w:left="840"/>
        <w:rPr>
          <w:rFonts w:ascii="宋体" w:hAnsi="宋体"/>
          <w:b/>
          <w:bCs/>
          <w:sz w:val="24"/>
        </w:rPr>
      </w:pPr>
      <w:r w:rsidRPr="0020270E">
        <w:rPr>
          <w:rFonts w:ascii="宋体" w:hAnsi="宋体" w:hint="eastAsia"/>
          <w:b/>
          <w:bCs/>
          <w:sz w:val="24"/>
        </w:rPr>
        <w:t>测试输入3：</w:t>
      </w:r>
    </w:p>
    <w:p w14:paraId="5ACC62D2" w14:textId="77777777" w:rsidR="007C72BA" w:rsidRPr="00495AAC" w:rsidRDefault="007C72BA" w:rsidP="007C72BA">
      <w:pPr>
        <w:ind w:leftChars="400" w:left="840"/>
        <w:rPr>
          <w:rFonts w:ascii="宋体" w:hAnsi="宋体"/>
          <w:sz w:val="24"/>
        </w:rPr>
      </w:pPr>
      <w:r w:rsidRPr="00495AAC">
        <w:rPr>
          <w:rFonts w:ascii="宋体" w:hAnsi="宋体"/>
          <w:sz w:val="24"/>
        </w:rPr>
        <w:t>0</w:t>
      </w:r>
    </w:p>
    <w:p w14:paraId="6DF8006E" w14:textId="77777777" w:rsidR="007C72BA" w:rsidRPr="0020270E" w:rsidRDefault="007C72BA" w:rsidP="007C72BA">
      <w:pPr>
        <w:ind w:leftChars="400" w:left="840"/>
        <w:rPr>
          <w:rFonts w:ascii="宋体" w:hAnsi="宋体"/>
          <w:b/>
          <w:bCs/>
          <w:sz w:val="24"/>
        </w:rPr>
      </w:pPr>
      <w:r w:rsidRPr="0020270E">
        <w:rPr>
          <w:rFonts w:ascii="宋体" w:hAnsi="宋体" w:hint="eastAsia"/>
          <w:b/>
          <w:bCs/>
          <w:sz w:val="24"/>
        </w:rPr>
        <w:t>预期输出3：</w:t>
      </w:r>
    </w:p>
    <w:p w14:paraId="5E357C9C" w14:textId="77777777" w:rsidR="007C72BA" w:rsidRDefault="007C72BA" w:rsidP="007C72BA">
      <w:pPr>
        <w:ind w:leftChars="400" w:left="840"/>
        <w:rPr>
          <w:sz w:val="24"/>
        </w:rPr>
      </w:pPr>
      <w:r w:rsidRPr="00495AAC">
        <w:rPr>
          <w:rFonts w:ascii="宋体" w:hAnsi="宋体" w:hint="eastAsia"/>
          <w:sz w:val="24"/>
        </w:rPr>
        <w:t>（退出）</w:t>
      </w:r>
      <w:r w:rsidRPr="00495AAC">
        <w:rPr>
          <w:sz w:val="24"/>
        </w:rPr>
        <w:t xml:space="preserve">  </w:t>
      </w:r>
    </w:p>
    <w:p w14:paraId="44FA683B" w14:textId="77777777" w:rsidR="007C72BA" w:rsidRPr="00885843" w:rsidRDefault="007C72BA" w:rsidP="007C72BA">
      <w:pPr>
        <w:rPr>
          <w:sz w:val="24"/>
        </w:rPr>
      </w:pPr>
      <w:r w:rsidRPr="00885843">
        <w:rPr>
          <w:sz w:val="24"/>
        </w:rPr>
        <w:lastRenderedPageBreak/>
        <w:t>（</w:t>
      </w:r>
      <w:r w:rsidRPr="00885843">
        <w:rPr>
          <w:sz w:val="24"/>
        </w:rPr>
        <w:t>b</w:t>
      </w:r>
      <w:r w:rsidRPr="00885843">
        <w:rPr>
          <w:sz w:val="24"/>
        </w:rPr>
        <w:t>）</w:t>
      </w:r>
      <w:r w:rsidRPr="00885843">
        <w:rPr>
          <w:sz w:val="24"/>
        </w:rPr>
        <w:t xml:space="preserve"> </w:t>
      </w:r>
      <w:r w:rsidRPr="00885843">
        <w:rPr>
          <w:rFonts w:hAnsi="宋体"/>
          <w:sz w:val="24"/>
        </w:rPr>
        <w:t>对应测试数据的运行结果截图</w:t>
      </w:r>
    </w:p>
    <w:p w14:paraId="557D6710" w14:textId="77777777" w:rsidR="007C72BA" w:rsidRPr="00885843" w:rsidRDefault="007C72BA" w:rsidP="007C72BA">
      <w:pPr>
        <w:ind w:firstLineChars="400" w:firstLine="840"/>
      </w:pPr>
      <w:r>
        <w:rPr>
          <w:noProof/>
        </w:rPr>
        <w:drawing>
          <wp:inline distT="0" distB="0" distL="0" distR="0" wp14:anchorId="05F81AFE" wp14:editId="1A30482F">
            <wp:extent cx="3254022" cy="2903472"/>
            <wp:effectExtent l="0" t="0" r="381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254022" cy="2903472"/>
                    </a:xfrm>
                    <a:prstGeom prst="rect">
                      <a:avLst/>
                    </a:prstGeom>
                  </pic:spPr>
                </pic:pic>
              </a:graphicData>
            </a:graphic>
          </wp:inline>
        </w:drawing>
      </w:r>
    </w:p>
    <w:p w14:paraId="46E7C387" w14:textId="77777777" w:rsidR="007C72BA" w:rsidRDefault="007C72BA" w:rsidP="007C72BA">
      <w:pPr>
        <w:snapToGrid w:val="0"/>
        <w:rPr>
          <w:noProof/>
        </w:rPr>
      </w:pPr>
    </w:p>
    <w:p w14:paraId="4444EF67" w14:textId="77777777" w:rsidR="007C72BA" w:rsidRPr="00885843" w:rsidRDefault="007C72BA" w:rsidP="007C72BA">
      <w:pPr>
        <w:pStyle w:val="2"/>
        <w:rPr>
          <w:rFonts w:ascii="Times New Roman" w:eastAsiaTheme="majorEastAsia" w:hAnsi="Times New Roman"/>
          <w:sz w:val="28"/>
          <w:szCs w:val="28"/>
        </w:rPr>
      </w:pPr>
      <w:bookmarkStart w:id="41" w:name="_Toc91425391"/>
      <w:r>
        <w:rPr>
          <w:rFonts w:ascii="Times New Roman" w:eastAsiaTheme="majorEastAsia" w:hAnsi="Times New Roman"/>
          <w:sz w:val="28"/>
          <w:szCs w:val="28"/>
        </w:rPr>
        <w:t>7.</w:t>
      </w:r>
      <w:r>
        <w:rPr>
          <w:rFonts w:ascii="Times New Roman" w:eastAsiaTheme="majorEastAsia" w:hAnsi="Times New Roman" w:hint="eastAsia"/>
          <w:sz w:val="28"/>
          <w:szCs w:val="28"/>
        </w:rPr>
        <w:t>3</w:t>
      </w:r>
      <w:r w:rsidRPr="00885843">
        <w:rPr>
          <w:rFonts w:ascii="Times New Roman" w:eastAsiaTheme="majorEastAsia" w:hAnsi="Times New Roman"/>
          <w:sz w:val="28"/>
          <w:szCs w:val="28"/>
        </w:rPr>
        <w:t xml:space="preserve"> </w:t>
      </w:r>
      <w:r w:rsidRPr="00885843">
        <w:rPr>
          <w:rFonts w:ascii="Times New Roman" w:eastAsiaTheme="majorEastAsia" w:hAnsiTheme="majorEastAsia"/>
          <w:sz w:val="28"/>
          <w:szCs w:val="28"/>
        </w:rPr>
        <w:t>实验小结</w:t>
      </w:r>
      <w:bookmarkEnd w:id="41"/>
    </w:p>
    <w:p w14:paraId="23A128B2" w14:textId="77777777" w:rsidR="007C72BA" w:rsidRDefault="007C72BA" w:rsidP="007C72BA">
      <w:pPr>
        <w:snapToGrid w:val="0"/>
        <w:spacing w:line="360" w:lineRule="auto"/>
        <w:ind w:firstLine="432"/>
        <w:rPr>
          <w:sz w:val="24"/>
        </w:rPr>
      </w:pPr>
      <w:r w:rsidRPr="00944D53">
        <w:rPr>
          <w:rFonts w:hAnsi="宋体"/>
          <w:sz w:val="24"/>
        </w:rPr>
        <w:t>主要叙述实验过程中遇到的问题，如何解决的，通过分析、结果问题后的体会。</w:t>
      </w:r>
    </w:p>
    <w:p w14:paraId="78A30C2D" w14:textId="77777777" w:rsidR="007C72BA" w:rsidRDefault="007C72BA" w:rsidP="007C72BA">
      <w:pPr>
        <w:spacing w:line="300" w:lineRule="auto"/>
        <w:ind w:firstLineChars="200" w:firstLine="480"/>
        <w:rPr>
          <w:rFonts w:ascii="宋体" w:hAnsi="宋体"/>
        </w:rPr>
      </w:pPr>
      <w:r w:rsidRPr="0020270E">
        <w:rPr>
          <w:rFonts w:ascii="宋体" w:hAnsi="宋体" w:hint="eastAsia"/>
          <w:sz w:val="24"/>
        </w:rPr>
        <w:t>在表达式求值的程序验证题中，我熟悉和掌握</w:t>
      </w:r>
      <w:r>
        <w:rPr>
          <w:rFonts w:ascii="宋体" w:hAnsi="宋体" w:hint="eastAsia"/>
          <w:sz w:val="24"/>
        </w:rPr>
        <w:t>了</w:t>
      </w:r>
      <w:r w:rsidRPr="0020270E">
        <w:rPr>
          <w:rFonts w:ascii="宋体" w:hAnsi="宋体" w:hint="eastAsia"/>
          <w:sz w:val="24"/>
        </w:rPr>
        <w:t>结构的说明和引用、结构的指针、结构数组、以及函数中使用结构的方法。</w:t>
      </w:r>
      <w:r>
        <w:rPr>
          <w:rFonts w:ascii="宋体" w:hAnsi="宋体" w:hint="eastAsia"/>
          <w:sz w:val="24"/>
        </w:rPr>
        <w:t>在源程序修改替换题中，我</w:t>
      </w:r>
      <w:r w:rsidRPr="00B52680">
        <w:rPr>
          <w:rFonts w:ascii="宋体" w:hAnsi="宋体" w:hint="eastAsia"/>
          <w:sz w:val="24"/>
        </w:rPr>
        <w:t>掌握</w:t>
      </w:r>
      <w:r>
        <w:rPr>
          <w:rFonts w:ascii="宋体" w:hAnsi="宋体" w:hint="eastAsia"/>
          <w:sz w:val="24"/>
        </w:rPr>
        <w:t>了</w:t>
      </w:r>
      <w:r w:rsidRPr="00B52680">
        <w:rPr>
          <w:rFonts w:ascii="宋体" w:hAnsi="宋体" w:hint="eastAsia"/>
          <w:sz w:val="24"/>
        </w:rPr>
        <w:t>动态储存分配函数的用法，掌握自引用结构，单向链表的创建、遍历、结点的增删、查找等操作。</w:t>
      </w:r>
      <w:r>
        <w:rPr>
          <w:rFonts w:ascii="宋体" w:hAnsi="宋体" w:hint="eastAsia"/>
          <w:sz w:val="24"/>
        </w:rPr>
        <w:t>在程序设计题中，我掌握了单链表的各种操作，熟悉了</w:t>
      </w:r>
      <w:proofErr w:type="gramStart"/>
      <w:r>
        <w:rPr>
          <w:rFonts w:ascii="宋体" w:hAnsi="宋体" w:hint="eastAsia"/>
          <w:sz w:val="24"/>
        </w:rPr>
        <w:t>按数据域对</w:t>
      </w:r>
      <w:proofErr w:type="gramEnd"/>
      <w:r>
        <w:rPr>
          <w:rFonts w:ascii="宋体" w:hAnsi="宋体" w:hint="eastAsia"/>
          <w:sz w:val="24"/>
        </w:rPr>
        <w:t>结点排序的两种方法。</w:t>
      </w:r>
    </w:p>
    <w:p w14:paraId="2217208C" w14:textId="77777777" w:rsidR="007C72BA" w:rsidRPr="00B52680" w:rsidRDefault="007C72BA" w:rsidP="007C72BA">
      <w:pPr>
        <w:spacing w:line="300" w:lineRule="auto"/>
        <w:ind w:firstLineChars="200" w:firstLine="480"/>
        <w:rPr>
          <w:rFonts w:ascii="宋体" w:hAnsi="宋体"/>
          <w:sz w:val="24"/>
        </w:rPr>
      </w:pPr>
    </w:p>
    <w:p w14:paraId="6C485A9F" w14:textId="77777777" w:rsidR="007C72BA" w:rsidRPr="00EE582A" w:rsidRDefault="007C72BA" w:rsidP="007C72BA"/>
    <w:p w14:paraId="719B282B" w14:textId="2EC975B5" w:rsidR="007C72BA" w:rsidRPr="007C72BA" w:rsidRDefault="007C72BA">
      <w:pPr>
        <w:widowControl/>
        <w:jc w:val="left"/>
      </w:pPr>
    </w:p>
    <w:p w14:paraId="66339331" w14:textId="6FC5DCBA" w:rsidR="007C72BA" w:rsidRDefault="007C72BA">
      <w:pPr>
        <w:widowControl/>
        <w:jc w:val="left"/>
      </w:pPr>
    </w:p>
    <w:p w14:paraId="14B1B97E" w14:textId="0125DC3C" w:rsidR="007C72BA" w:rsidRDefault="007C72BA">
      <w:pPr>
        <w:widowControl/>
        <w:jc w:val="left"/>
      </w:pPr>
    </w:p>
    <w:p w14:paraId="247EABE3" w14:textId="651151A7" w:rsidR="007C72BA" w:rsidRDefault="007C72BA">
      <w:pPr>
        <w:widowControl/>
        <w:jc w:val="left"/>
      </w:pPr>
    </w:p>
    <w:p w14:paraId="64766A04" w14:textId="22FA4F59" w:rsidR="007C72BA" w:rsidRDefault="007C72BA">
      <w:pPr>
        <w:widowControl/>
        <w:jc w:val="left"/>
      </w:pPr>
    </w:p>
    <w:p w14:paraId="77C2D7A1" w14:textId="3FD1CC3C" w:rsidR="007C72BA" w:rsidRDefault="007C72BA">
      <w:pPr>
        <w:widowControl/>
        <w:jc w:val="left"/>
      </w:pPr>
    </w:p>
    <w:p w14:paraId="6E94EACB" w14:textId="4B995DDB" w:rsidR="007C72BA" w:rsidRDefault="007C72BA">
      <w:pPr>
        <w:widowControl/>
        <w:jc w:val="left"/>
      </w:pPr>
    </w:p>
    <w:p w14:paraId="55B2863B" w14:textId="1372D32C" w:rsidR="007C72BA" w:rsidRDefault="007C72BA">
      <w:pPr>
        <w:widowControl/>
        <w:jc w:val="left"/>
      </w:pPr>
    </w:p>
    <w:p w14:paraId="2B9AF1DE" w14:textId="50167BB4" w:rsidR="00E43FE5" w:rsidRDefault="007C72BA" w:rsidP="00E43FE5">
      <w:pPr>
        <w:pStyle w:val="TOC1"/>
        <w:tabs>
          <w:tab w:val="right" w:leader="dot" w:pos="8296"/>
        </w:tabs>
      </w:pPr>
      <w:r>
        <w:br w:type="page"/>
      </w:r>
    </w:p>
    <w:p w14:paraId="7427BC97" w14:textId="70EBBD7A" w:rsidR="007C72BA" w:rsidRPr="00885843" w:rsidRDefault="007C72BA" w:rsidP="007C72BA">
      <w:pPr>
        <w:pStyle w:val="1"/>
        <w:jc w:val="center"/>
        <w:rPr>
          <w:rFonts w:eastAsia="黑体"/>
          <w:kern w:val="0"/>
          <w:sz w:val="36"/>
          <w:szCs w:val="36"/>
        </w:rPr>
      </w:pPr>
      <w:r>
        <w:lastRenderedPageBreak/>
        <w:t xml:space="preserve"> </w:t>
      </w:r>
      <w:bookmarkStart w:id="42" w:name="_Toc91425392"/>
      <w:r>
        <w:rPr>
          <w:rFonts w:eastAsia="黑体"/>
          <w:kern w:val="0"/>
          <w:sz w:val="36"/>
          <w:szCs w:val="36"/>
        </w:rPr>
        <w:t>8</w:t>
      </w:r>
      <w:r w:rsidRPr="00885843">
        <w:rPr>
          <w:rFonts w:eastAsia="黑体"/>
          <w:kern w:val="0"/>
          <w:sz w:val="36"/>
          <w:szCs w:val="36"/>
        </w:rPr>
        <w:t xml:space="preserve">  </w:t>
      </w:r>
      <w:r>
        <w:rPr>
          <w:rFonts w:eastAsia="黑体" w:hint="eastAsia"/>
          <w:kern w:val="0"/>
          <w:sz w:val="36"/>
          <w:szCs w:val="36"/>
        </w:rPr>
        <w:t>文件操作实验</w:t>
      </w:r>
      <w:bookmarkEnd w:id="42"/>
    </w:p>
    <w:p w14:paraId="337AE544" w14:textId="77777777" w:rsidR="007C72BA" w:rsidRPr="009A3DD7" w:rsidRDefault="007C72BA" w:rsidP="007C72BA">
      <w:pPr>
        <w:spacing w:beforeLines="50" w:before="156"/>
        <w:ind w:leftChars="-67" w:left="-141"/>
        <w:jc w:val="left"/>
        <w:outlineLvl w:val="1"/>
        <w:rPr>
          <w:rFonts w:eastAsia="黑体"/>
          <w:b/>
          <w:bCs/>
          <w:sz w:val="28"/>
          <w:szCs w:val="32"/>
        </w:rPr>
      </w:pPr>
      <w:bookmarkStart w:id="43" w:name="_Toc91425393"/>
      <w:r>
        <w:rPr>
          <w:rFonts w:eastAsia="黑体"/>
          <w:b/>
          <w:bCs/>
          <w:sz w:val="28"/>
          <w:szCs w:val="32"/>
        </w:rPr>
        <w:t>8</w:t>
      </w:r>
      <w:r w:rsidRPr="009A3DD7">
        <w:rPr>
          <w:rFonts w:eastAsia="黑体" w:hint="eastAsia"/>
          <w:b/>
          <w:bCs/>
          <w:sz w:val="28"/>
          <w:szCs w:val="32"/>
        </w:rPr>
        <w:t>.1</w:t>
      </w:r>
      <w:r w:rsidRPr="009A3DD7">
        <w:rPr>
          <w:rFonts w:eastAsia="黑体" w:hint="eastAsia"/>
          <w:b/>
          <w:bCs/>
          <w:sz w:val="28"/>
          <w:szCs w:val="32"/>
        </w:rPr>
        <w:t>实验目的</w:t>
      </w:r>
      <w:bookmarkEnd w:id="43"/>
    </w:p>
    <w:p w14:paraId="0CBA37A6" w14:textId="77777777" w:rsidR="007C72BA" w:rsidRPr="00A376E7" w:rsidRDefault="007C72BA" w:rsidP="007C72BA">
      <w:pPr>
        <w:spacing w:line="360" w:lineRule="auto"/>
        <w:rPr>
          <w:bCs/>
          <w:sz w:val="24"/>
          <w:szCs w:val="21"/>
        </w:rPr>
      </w:pPr>
      <w:r w:rsidRPr="00A376E7">
        <w:rPr>
          <w:rFonts w:hint="eastAsia"/>
          <w:sz w:val="24"/>
        </w:rPr>
        <w:t>（</w:t>
      </w:r>
      <w:r w:rsidRPr="00A376E7">
        <w:rPr>
          <w:rFonts w:hint="eastAsia"/>
          <w:sz w:val="24"/>
        </w:rPr>
        <w:t>1</w:t>
      </w:r>
      <w:r w:rsidRPr="00A376E7">
        <w:rPr>
          <w:rFonts w:hint="eastAsia"/>
          <w:sz w:val="24"/>
        </w:rPr>
        <w:t>）熟悉文本文件和</w:t>
      </w:r>
      <w:r w:rsidRPr="00A376E7">
        <w:rPr>
          <w:rFonts w:hint="eastAsia"/>
          <w:bCs/>
          <w:sz w:val="24"/>
          <w:szCs w:val="21"/>
        </w:rPr>
        <w:t>二进制文件</w:t>
      </w:r>
      <w:r w:rsidRPr="00A376E7">
        <w:rPr>
          <w:rFonts w:hint="eastAsia"/>
          <w:sz w:val="24"/>
        </w:rPr>
        <w:t>在磁盘中的存储方式；</w:t>
      </w:r>
    </w:p>
    <w:p w14:paraId="5EF59BE4" w14:textId="77777777" w:rsidR="007C72BA" w:rsidRPr="00A376E7" w:rsidRDefault="007C72BA" w:rsidP="007C72BA">
      <w:pPr>
        <w:spacing w:line="360" w:lineRule="auto"/>
        <w:rPr>
          <w:bCs/>
          <w:sz w:val="24"/>
          <w:szCs w:val="21"/>
        </w:rPr>
      </w:pPr>
      <w:r w:rsidRPr="00A376E7">
        <w:rPr>
          <w:rFonts w:hint="eastAsia"/>
          <w:sz w:val="24"/>
        </w:rPr>
        <w:t>（</w:t>
      </w:r>
      <w:r w:rsidRPr="00A376E7">
        <w:rPr>
          <w:rFonts w:hint="eastAsia"/>
          <w:sz w:val="24"/>
        </w:rPr>
        <w:t>2</w:t>
      </w:r>
      <w:r w:rsidRPr="00A376E7">
        <w:rPr>
          <w:rFonts w:hint="eastAsia"/>
          <w:sz w:val="24"/>
        </w:rPr>
        <w:t>）</w:t>
      </w:r>
      <w:r w:rsidRPr="00A376E7">
        <w:rPr>
          <w:rFonts w:hint="eastAsia"/>
          <w:bCs/>
          <w:sz w:val="24"/>
          <w:szCs w:val="21"/>
        </w:rPr>
        <w:t>熟练掌握</w:t>
      </w:r>
      <w:r w:rsidRPr="00A376E7">
        <w:rPr>
          <w:rFonts w:hint="eastAsia"/>
          <w:sz w:val="24"/>
        </w:rPr>
        <w:t>流式文件的</w:t>
      </w:r>
      <w:r w:rsidRPr="00A376E7">
        <w:rPr>
          <w:rFonts w:hint="eastAsia"/>
          <w:bCs/>
          <w:sz w:val="24"/>
          <w:szCs w:val="21"/>
        </w:rPr>
        <w:t>读写方法。</w:t>
      </w:r>
    </w:p>
    <w:p w14:paraId="0F6A69B3" w14:textId="77777777" w:rsidR="007C72BA" w:rsidRPr="00885843" w:rsidRDefault="007C72BA" w:rsidP="007C72BA">
      <w:pPr>
        <w:pStyle w:val="2"/>
        <w:spacing w:beforeLines="50" w:before="156" w:afterLines="50" w:after="156"/>
        <w:rPr>
          <w:rFonts w:ascii="Times New Roman" w:hAnsi="Times New Roman"/>
          <w:sz w:val="28"/>
          <w:szCs w:val="28"/>
        </w:rPr>
      </w:pPr>
      <w:bookmarkStart w:id="44" w:name="_Toc91425394"/>
      <w:r>
        <w:rPr>
          <w:rFonts w:ascii="Times New Roman" w:hAnsi="Times New Roman"/>
          <w:sz w:val="28"/>
          <w:szCs w:val="28"/>
        </w:rPr>
        <w:t>8</w:t>
      </w:r>
      <w:r w:rsidRPr="00885843">
        <w:rPr>
          <w:rFonts w:ascii="Times New Roman" w:eastAsiaTheme="minorEastAsia" w:hAnsi="Times New Roman"/>
          <w:sz w:val="28"/>
          <w:szCs w:val="28"/>
        </w:rPr>
        <w:t xml:space="preserve">.2 </w:t>
      </w:r>
      <w:r w:rsidRPr="00885843">
        <w:rPr>
          <w:rFonts w:ascii="Times New Roman" w:eastAsiaTheme="minorEastAsia" w:hAnsiTheme="minorEastAsia"/>
          <w:sz w:val="28"/>
          <w:szCs w:val="28"/>
        </w:rPr>
        <w:t>实验内容</w:t>
      </w:r>
      <w:bookmarkEnd w:id="44"/>
    </w:p>
    <w:p w14:paraId="0065B2C6" w14:textId="77777777" w:rsidR="007C72BA" w:rsidRPr="00885843" w:rsidRDefault="007C72BA" w:rsidP="007C72BA">
      <w:pPr>
        <w:snapToGrid w:val="0"/>
        <w:spacing w:afterLines="25" w:after="78"/>
        <w:rPr>
          <w:color w:val="FF0000"/>
          <w:sz w:val="24"/>
        </w:rPr>
      </w:pPr>
      <w:r>
        <w:rPr>
          <w:b/>
          <w:sz w:val="24"/>
        </w:rPr>
        <w:t>8</w:t>
      </w:r>
      <w:r w:rsidRPr="00885843">
        <w:rPr>
          <w:b/>
          <w:sz w:val="24"/>
        </w:rPr>
        <w:t xml:space="preserve">.2.1  </w:t>
      </w:r>
      <w:r w:rsidRPr="00A376E7">
        <w:rPr>
          <w:rFonts w:hAnsi="宋体" w:hint="eastAsia"/>
          <w:b/>
          <w:sz w:val="24"/>
        </w:rPr>
        <w:t>文件类型的程序验证题</w:t>
      </w:r>
      <w:r w:rsidRPr="00885843">
        <w:rPr>
          <w:b/>
          <w:sz w:val="24"/>
        </w:rPr>
        <w:t xml:space="preserve"> </w:t>
      </w:r>
    </w:p>
    <w:p w14:paraId="588818FD" w14:textId="77777777" w:rsidR="007C72BA" w:rsidRPr="00A376E7" w:rsidRDefault="007C72BA" w:rsidP="007C72BA">
      <w:pPr>
        <w:spacing w:line="360" w:lineRule="auto"/>
        <w:rPr>
          <w:sz w:val="24"/>
          <w:lang w:val="pt-BR"/>
        </w:rPr>
      </w:pPr>
      <w:r w:rsidRPr="00A376E7">
        <w:rPr>
          <w:rFonts w:hint="eastAsia"/>
          <w:sz w:val="24"/>
        </w:rPr>
        <w:t>设有程序：</w:t>
      </w:r>
    </w:p>
    <w:p w14:paraId="7833918D" w14:textId="77777777" w:rsidR="007C72BA" w:rsidRPr="00A376E7" w:rsidRDefault="007C72BA" w:rsidP="007C72BA">
      <w:pPr>
        <w:spacing w:line="360" w:lineRule="auto"/>
        <w:rPr>
          <w:sz w:val="24"/>
        </w:rPr>
      </w:pPr>
      <w:r w:rsidRPr="00A376E7">
        <w:rPr>
          <w:sz w:val="24"/>
        </w:rPr>
        <w:t>#include &lt;</w:t>
      </w:r>
      <w:proofErr w:type="spellStart"/>
      <w:r w:rsidRPr="00A376E7">
        <w:rPr>
          <w:sz w:val="24"/>
        </w:rPr>
        <w:t>stdio.h</w:t>
      </w:r>
      <w:proofErr w:type="spellEnd"/>
      <w:r w:rsidRPr="00A376E7">
        <w:rPr>
          <w:sz w:val="24"/>
        </w:rPr>
        <w:t>&gt;</w:t>
      </w:r>
    </w:p>
    <w:p w14:paraId="6D63CF2C" w14:textId="77777777" w:rsidR="007C72BA" w:rsidRPr="00A376E7" w:rsidRDefault="007C72BA" w:rsidP="007C72BA">
      <w:pPr>
        <w:spacing w:line="360" w:lineRule="auto"/>
        <w:rPr>
          <w:sz w:val="24"/>
        </w:rPr>
      </w:pPr>
      <w:r w:rsidRPr="00A376E7">
        <w:rPr>
          <w:rFonts w:hint="eastAsia"/>
          <w:sz w:val="24"/>
        </w:rPr>
        <w:t>int</w:t>
      </w:r>
      <w:r w:rsidRPr="00A376E7">
        <w:rPr>
          <w:sz w:val="24"/>
        </w:rPr>
        <w:t xml:space="preserve"> main(void)</w:t>
      </w:r>
    </w:p>
    <w:p w14:paraId="290FBC0E" w14:textId="77777777" w:rsidR="007C72BA" w:rsidRPr="00A376E7" w:rsidRDefault="007C72BA" w:rsidP="007C72BA">
      <w:pPr>
        <w:spacing w:line="360" w:lineRule="auto"/>
        <w:rPr>
          <w:sz w:val="24"/>
        </w:rPr>
      </w:pPr>
      <w:r w:rsidRPr="00A376E7">
        <w:rPr>
          <w:sz w:val="24"/>
        </w:rPr>
        <w:t>{</w:t>
      </w:r>
    </w:p>
    <w:p w14:paraId="5BAE1C4F" w14:textId="77777777" w:rsidR="007C72BA" w:rsidRPr="00A376E7" w:rsidRDefault="007C72BA" w:rsidP="007C72BA">
      <w:pPr>
        <w:spacing w:line="360" w:lineRule="auto"/>
        <w:rPr>
          <w:sz w:val="24"/>
        </w:rPr>
      </w:pPr>
      <w:r w:rsidRPr="00A376E7">
        <w:rPr>
          <w:sz w:val="24"/>
        </w:rPr>
        <w:tab/>
        <w:t>short a=0x253</w:t>
      </w:r>
      <w:proofErr w:type="gramStart"/>
      <w:r w:rsidRPr="00A376E7">
        <w:rPr>
          <w:sz w:val="24"/>
        </w:rPr>
        <w:t>f,b</w:t>
      </w:r>
      <w:proofErr w:type="gramEnd"/>
      <w:r w:rsidRPr="00A376E7">
        <w:rPr>
          <w:sz w:val="24"/>
        </w:rPr>
        <w:t>=0x7b7d;</w:t>
      </w:r>
    </w:p>
    <w:p w14:paraId="4180D785" w14:textId="77777777" w:rsidR="007C72BA" w:rsidRPr="00A376E7" w:rsidRDefault="007C72BA" w:rsidP="007C72BA">
      <w:pPr>
        <w:spacing w:line="360" w:lineRule="auto"/>
        <w:rPr>
          <w:sz w:val="24"/>
        </w:rPr>
      </w:pPr>
      <w:r w:rsidRPr="00A376E7">
        <w:rPr>
          <w:sz w:val="24"/>
        </w:rPr>
        <w:tab/>
        <w:t xml:space="preserve">char </w:t>
      </w:r>
      <w:proofErr w:type="spellStart"/>
      <w:r w:rsidRPr="00A376E7">
        <w:rPr>
          <w:sz w:val="24"/>
        </w:rPr>
        <w:t>ch</w:t>
      </w:r>
      <w:proofErr w:type="spellEnd"/>
      <w:r w:rsidRPr="00A376E7">
        <w:rPr>
          <w:sz w:val="24"/>
        </w:rPr>
        <w:t>;</w:t>
      </w:r>
    </w:p>
    <w:p w14:paraId="06D8D479" w14:textId="77777777" w:rsidR="007C72BA" w:rsidRPr="00A376E7" w:rsidRDefault="007C72BA" w:rsidP="007C72BA">
      <w:pPr>
        <w:spacing w:line="360" w:lineRule="auto"/>
        <w:rPr>
          <w:sz w:val="24"/>
        </w:rPr>
      </w:pPr>
      <w:r w:rsidRPr="00A376E7">
        <w:rPr>
          <w:sz w:val="24"/>
        </w:rPr>
        <w:tab/>
        <w:t>FILE *fp</w:t>
      </w:r>
      <w:proofErr w:type="gramStart"/>
      <w:r w:rsidRPr="00A376E7">
        <w:rPr>
          <w:sz w:val="24"/>
        </w:rPr>
        <w:t>1,*</w:t>
      </w:r>
      <w:proofErr w:type="gramEnd"/>
      <w:r w:rsidRPr="00A376E7">
        <w:rPr>
          <w:sz w:val="24"/>
        </w:rPr>
        <w:t>fp2;</w:t>
      </w:r>
    </w:p>
    <w:p w14:paraId="475BE08D" w14:textId="77777777" w:rsidR="007C72BA" w:rsidRPr="00A376E7" w:rsidRDefault="007C72BA" w:rsidP="007C72BA">
      <w:pPr>
        <w:spacing w:line="360" w:lineRule="auto"/>
        <w:rPr>
          <w:sz w:val="24"/>
        </w:rPr>
      </w:pPr>
      <w:r w:rsidRPr="00A376E7">
        <w:rPr>
          <w:sz w:val="24"/>
        </w:rPr>
        <w:tab/>
        <w:t>fp1=</w:t>
      </w:r>
      <w:proofErr w:type="spellStart"/>
      <w:r w:rsidRPr="00A376E7">
        <w:rPr>
          <w:sz w:val="24"/>
        </w:rPr>
        <w:t>fopen</w:t>
      </w:r>
      <w:proofErr w:type="spellEnd"/>
      <w:r w:rsidRPr="00A376E7">
        <w:rPr>
          <w:sz w:val="24"/>
        </w:rPr>
        <w:t>("d:\\abc1.bin","wb+");</w:t>
      </w:r>
    </w:p>
    <w:p w14:paraId="2AC25CB6" w14:textId="77777777" w:rsidR="007C72BA" w:rsidRPr="00A376E7" w:rsidRDefault="007C72BA" w:rsidP="007C72BA">
      <w:pPr>
        <w:spacing w:line="360" w:lineRule="auto"/>
        <w:rPr>
          <w:sz w:val="24"/>
        </w:rPr>
      </w:pPr>
      <w:r w:rsidRPr="00A376E7">
        <w:rPr>
          <w:sz w:val="24"/>
        </w:rPr>
        <w:t xml:space="preserve">    fp2=</w:t>
      </w:r>
      <w:proofErr w:type="spellStart"/>
      <w:r w:rsidRPr="00A376E7">
        <w:rPr>
          <w:sz w:val="24"/>
        </w:rPr>
        <w:t>fopen</w:t>
      </w:r>
      <w:proofErr w:type="spellEnd"/>
      <w:r w:rsidRPr="00A376E7">
        <w:rPr>
          <w:sz w:val="24"/>
        </w:rPr>
        <w:t>("d:\\abc2.txt","w+");</w:t>
      </w:r>
    </w:p>
    <w:p w14:paraId="7D6B83A3" w14:textId="77777777" w:rsidR="007C72BA" w:rsidRPr="00A376E7" w:rsidRDefault="007C72BA" w:rsidP="007C72BA">
      <w:pPr>
        <w:spacing w:line="360" w:lineRule="auto"/>
        <w:rPr>
          <w:sz w:val="24"/>
        </w:rPr>
      </w:pPr>
      <w:r w:rsidRPr="00A376E7">
        <w:rPr>
          <w:sz w:val="24"/>
        </w:rPr>
        <w:tab/>
      </w:r>
      <w:proofErr w:type="spellStart"/>
      <w:r w:rsidRPr="00A376E7">
        <w:rPr>
          <w:sz w:val="24"/>
        </w:rPr>
        <w:t>fwrite</w:t>
      </w:r>
      <w:proofErr w:type="spellEnd"/>
      <w:r w:rsidRPr="00A376E7">
        <w:rPr>
          <w:sz w:val="24"/>
        </w:rPr>
        <w:t>(&amp;</w:t>
      </w:r>
      <w:proofErr w:type="spellStart"/>
      <w:proofErr w:type="gramStart"/>
      <w:r w:rsidRPr="00A376E7">
        <w:rPr>
          <w:sz w:val="24"/>
        </w:rPr>
        <w:t>a,sizeof</w:t>
      </w:r>
      <w:proofErr w:type="spellEnd"/>
      <w:proofErr w:type="gramEnd"/>
      <w:r w:rsidRPr="00A376E7">
        <w:rPr>
          <w:sz w:val="24"/>
        </w:rPr>
        <w:t>(short),1,fp1);</w:t>
      </w:r>
    </w:p>
    <w:p w14:paraId="20A5F608" w14:textId="77777777" w:rsidR="007C72BA" w:rsidRPr="00A376E7" w:rsidRDefault="007C72BA" w:rsidP="007C72BA">
      <w:pPr>
        <w:spacing w:line="360" w:lineRule="auto"/>
        <w:rPr>
          <w:sz w:val="24"/>
        </w:rPr>
      </w:pPr>
      <w:r w:rsidRPr="00A376E7">
        <w:rPr>
          <w:sz w:val="24"/>
        </w:rPr>
        <w:tab/>
      </w:r>
      <w:proofErr w:type="spellStart"/>
      <w:r w:rsidRPr="00A376E7">
        <w:rPr>
          <w:sz w:val="24"/>
        </w:rPr>
        <w:t>fwrite</w:t>
      </w:r>
      <w:proofErr w:type="spellEnd"/>
      <w:r w:rsidRPr="00A376E7">
        <w:rPr>
          <w:sz w:val="24"/>
        </w:rPr>
        <w:t>(&amp;</w:t>
      </w:r>
      <w:proofErr w:type="spellStart"/>
      <w:proofErr w:type="gramStart"/>
      <w:r w:rsidRPr="00A376E7">
        <w:rPr>
          <w:sz w:val="24"/>
        </w:rPr>
        <w:t>b,sizeof</w:t>
      </w:r>
      <w:proofErr w:type="spellEnd"/>
      <w:proofErr w:type="gramEnd"/>
      <w:r w:rsidRPr="00A376E7">
        <w:rPr>
          <w:sz w:val="24"/>
        </w:rPr>
        <w:t xml:space="preserve">(short),1,fp1);   </w:t>
      </w:r>
    </w:p>
    <w:p w14:paraId="19DC6773" w14:textId="77777777" w:rsidR="007C72BA" w:rsidRPr="00A376E7" w:rsidRDefault="007C72BA" w:rsidP="007C72BA">
      <w:pPr>
        <w:spacing w:line="360" w:lineRule="auto"/>
        <w:rPr>
          <w:sz w:val="24"/>
        </w:rPr>
      </w:pPr>
      <w:r w:rsidRPr="00A376E7">
        <w:rPr>
          <w:sz w:val="24"/>
        </w:rPr>
        <w:tab/>
      </w:r>
      <w:proofErr w:type="spellStart"/>
      <w:proofErr w:type="gramStart"/>
      <w:r w:rsidRPr="00A376E7">
        <w:rPr>
          <w:sz w:val="24"/>
        </w:rPr>
        <w:t>fprintf</w:t>
      </w:r>
      <w:proofErr w:type="spellEnd"/>
      <w:r w:rsidRPr="00A376E7">
        <w:rPr>
          <w:sz w:val="24"/>
        </w:rPr>
        <w:t>(</w:t>
      </w:r>
      <w:proofErr w:type="gramEnd"/>
      <w:r w:rsidRPr="00A376E7">
        <w:rPr>
          <w:sz w:val="24"/>
        </w:rPr>
        <w:t>fp2,"%hx %hx",</w:t>
      </w:r>
      <w:proofErr w:type="spellStart"/>
      <w:r w:rsidRPr="00A376E7">
        <w:rPr>
          <w:sz w:val="24"/>
        </w:rPr>
        <w:t>a,b</w:t>
      </w:r>
      <w:proofErr w:type="spellEnd"/>
      <w:r w:rsidRPr="00A376E7">
        <w:rPr>
          <w:sz w:val="24"/>
        </w:rPr>
        <w:t xml:space="preserve">); </w:t>
      </w:r>
    </w:p>
    <w:p w14:paraId="377978C0" w14:textId="77777777" w:rsidR="007C72BA" w:rsidRPr="00A376E7" w:rsidRDefault="007C72BA" w:rsidP="007C72BA">
      <w:pPr>
        <w:spacing w:line="360" w:lineRule="auto"/>
        <w:rPr>
          <w:sz w:val="24"/>
        </w:rPr>
      </w:pPr>
    </w:p>
    <w:p w14:paraId="4A1A2CA6" w14:textId="77777777" w:rsidR="007C72BA" w:rsidRPr="00A376E7" w:rsidRDefault="007C72BA" w:rsidP="007C72BA">
      <w:pPr>
        <w:spacing w:line="360" w:lineRule="auto"/>
        <w:rPr>
          <w:sz w:val="24"/>
        </w:rPr>
      </w:pPr>
      <w:r w:rsidRPr="00A376E7">
        <w:rPr>
          <w:sz w:val="24"/>
        </w:rPr>
        <w:t xml:space="preserve">    rewind(fp1); rewind(fp2);</w:t>
      </w:r>
    </w:p>
    <w:p w14:paraId="692FC068" w14:textId="77777777" w:rsidR="007C72BA" w:rsidRPr="00A376E7" w:rsidRDefault="007C72BA" w:rsidP="007C72BA">
      <w:pPr>
        <w:spacing w:line="360" w:lineRule="auto"/>
        <w:rPr>
          <w:sz w:val="24"/>
        </w:rPr>
      </w:pPr>
      <w:r w:rsidRPr="00A376E7">
        <w:rPr>
          <w:sz w:val="24"/>
        </w:rPr>
        <w:tab/>
      </w:r>
      <w:proofErr w:type="gramStart"/>
      <w:r w:rsidRPr="00A376E7">
        <w:rPr>
          <w:sz w:val="24"/>
        </w:rPr>
        <w:t>while(</w:t>
      </w:r>
      <w:proofErr w:type="gramEnd"/>
      <w:r w:rsidRPr="00A376E7">
        <w:rPr>
          <w:sz w:val="24"/>
        </w:rPr>
        <w:t>(</w:t>
      </w:r>
      <w:proofErr w:type="spellStart"/>
      <w:r w:rsidRPr="00A376E7">
        <w:rPr>
          <w:sz w:val="24"/>
        </w:rPr>
        <w:t>ch</w:t>
      </w:r>
      <w:proofErr w:type="spellEnd"/>
      <w:r w:rsidRPr="00A376E7">
        <w:rPr>
          <w:sz w:val="24"/>
        </w:rPr>
        <w:t xml:space="preserve"> = </w:t>
      </w:r>
      <w:proofErr w:type="spellStart"/>
      <w:r w:rsidRPr="00A376E7">
        <w:rPr>
          <w:sz w:val="24"/>
        </w:rPr>
        <w:t>fgetc</w:t>
      </w:r>
      <w:proofErr w:type="spellEnd"/>
      <w:r w:rsidRPr="00A376E7">
        <w:rPr>
          <w:sz w:val="24"/>
        </w:rPr>
        <w:t xml:space="preserve">(fp1)) != EOF) </w:t>
      </w:r>
    </w:p>
    <w:p w14:paraId="67F54965" w14:textId="77777777" w:rsidR="007C72BA" w:rsidRPr="00A376E7" w:rsidRDefault="007C72BA" w:rsidP="007C72BA">
      <w:pPr>
        <w:spacing w:line="360" w:lineRule="auto"/>
        <w:rPr>
          <w:sz w:val="24"/>
        </w:rPr>
      </w:pPr>
      <w:r w:rsidRPr="00A376E7">
        <w:rPr>
          <w:sz w:val="24"/>
        </w:rPr>
        <w:tab/>
      </w:r>
      <w:r w:rsidRPr="00A376E7">
        <w:rPr>
          <w:sz w:val="24"/>
        </w:rPr>
        <w:tab/>
      </w:r>
      <w:proofErr w:type="spellStart"/>
      <w:r w:rsidRPr="00A376E7">
        <w:rPr>
          <w:sz w:val="24"/>
        </w:rPr>
        <w:t>putchar</w:t>
      </w:r>
      <w:proofErr w:type="spellEnd"/>
      <w:r w:rsidRPr="00A376E7">
        <w:rPr>
          <w:sz w:val="24"/>
        </w:rPr>
        <w:t>(</w:t>
      </w:r>
      <w:proofErr w:type="spellStart"/>
      <w:r w:rsidRPr="00A376E7">
        <w:rPr>
          <w:sz w:val="24"/>
        </w:rPr>
        <w:t>ch</w:t>
      </w:r>
      <w:proofErr w:type="spellEnd"/>
      <w:r w:rsidRPr="00A376E7">
        <w:rPr>
          <w:sz w:val="24"/>
        </w:rPr>
        <w:t>);</w:t>
      </w:r>
    </w:p>
    <w:p w14:paraId="480D8BF2" w14:textId="77777777" w:rsidR="007C72BA" w:rsidRPr="00A376E7" w:rsidRDefault="007C72BA" w:rsidP="007C72BA">
      <w:pPr>
        <w:spacing w:line="360" w:lineRule="auto"/>
        <w:rPr>
          <w:sz w:val="24"/>
        </w:rPr>
      </w:pPr>
      <w:r w:rsidRPr="00A376E7">
        <w:rPr>
          <w:sz w:val="24"/>
        </w:rPr>
        <w:tab/>
      </w:r>
      <w:proofErr w:type="spellStart"/>
      <w:r w:rsidRPr="00A376E7">
        <w:rPr>
          <w:sz w:val="24"/>
        </w:rPr>
        <w:t>putchar</w:t>
      </w:r>
      <w:proofErr w:type="spellEnd"/>
      <w:r w:rsidRPr="00A376E7">
        <w:rPr>
          <w:sz w:val="24"/>
        </w:rPr>
        <w:t>('\n');</w:t>
      </w:r>
    </w:p>
    <w:p w14:paraId="4ABE9E1A" w14:textId="77777777" w:rsidR="007C72BA" w:rsidRPr="00A376E7" w:rsidRDefault="007C72BA" w:rsidP="007C72BA">
      <w:pPr>
        <w:spacing w:line="360" w:lineRule="auto"/>
        <w:rPr>
          <w:sz w:val="24"/>
        </w:rPr>
      </w:pPr>
      <w:r w:rsidRPr="00A376E7">
        <w:rPr>
          <w:sz w:val="24"/>
        </w:rPr>
        <w:tab/>
      </w:r>
    </w:p>
    <w:p w14:paraId="0DC42776" w14:textId="77777777" w:rsidR="007C72BA" w:rsidRPr="00A376E7" w:rsidRDefault="007C72BA" w:rsidP="007C72BA">
      <w:pPr>
        <w:spacing w:line="360" w:lineRule="auto"/>
        <w:rPr>
          <w:sz w:val="24"/>
        </w:rPr>
      </w:pPr>
      <w:r w:rsidRPr="00A376E7">
        <w:rPr>
          <w:sz w:val="24"/>
        </w:rPr>
        <w:tab/>
      </w:r>
      <w:proofErr w:type="gramStart"/>
      <w:r w:rsidRPr="00A376E7">
        <w:rPr>
          <w:sz w:val="24"/>
        </w:rPr>
        <w:t>while(</w:t>
      </w:r>
      <w:proofErr w:type="gramEnd"/>
      <w:r w:rsidRPr="00A376E7">
        <w:rPr>
          <w:sz w:val="24"/>
        </w:rPr>
        <w:t>(</w:t>
      </w:r>
      <w:proofErr w:type="spellStart"/>
      <w:r w:rsidRPr="00A376E7">
        <w:rPr>
          <w:sz w:val="24"/>
        </w:rPr>
        <w:t>ch</w:t>
      </w:r>
      <w:proofErr w:type="spellEnd"/>
      <w:r w:rsidRPr="00A376E7">
        <w:rPr>
          <w:sz w:val="24"/>
        </w:rPr>
        <w:t xml:space="preserve"> = </w:t>
      </w:r>
      <w:proofErr w:type="spellStart"/>
      <w:r w:rsidRPr="00A376E7">
        <w:rPr>
          <w:sz w:val="24"/>
        </w:rPr>
        <w:t>fgetc</w:t>
      </w:r>
      <w:proofErr w:type="spellEnd"/>
      <w:r w:rsidRPr="00A376E7">
        <w:rPr>
          <w:sz w:val="24"/>
        </w:rPr>
        <w:t xml:space="preserve">(fp2)) != EOF) </w:t>
      </w:r>
    </w:p>
    <w:p w14:paraId="392A8F71" w14:textId="77777777" w:rsidR="007C72BA" w:rsidRPr="00A376E7" w:rsidRDefault="007C72BA" w:rsidP="007C72BA">
      <w:pPr>
        <w:spacing w:line="360" w:lineRule="auto"/>
        <w:rPr>
          <w:sz w:val="24"/>
        </w:rPr>
      </w:pPr>
      <w:r w:rsidRPr="00A376E7">
        <w:rPr>
          <w:sz w:val="24"/>
        </w:rPr>
        <w:tab/>
      </w:r>
      <w:r w:rsidRPr="00A376E7">
        <w:rPr>
          <w:sz w:val="24"/>
        </w:rPr>
        <w:tab/>
      </w:r>
      <w:proofErr w:type="spellStart"/>
      <w:r w:rsidRPr="00A376E7">
        <w:rPr>
          <w:sz w:val="24"/>
        </w:rPr>
        <w:t>putchar</w:t>
      </w:r>
      <w:proofErr w:type="spellEnd"/>
      <w:r w:rsidRPr="00A376E7">
        <w:rPr>
          <w:sz w:val="24"/>
        </w:rPr>
        <w:t>(</w:t>
      </w:r>
      <w:proofErr w:type="spellStart"/>
      <w:r w:rsidRPr="00A376E7">
        <w:rPr>
          <w:sz w:val="24"/>
        </w:rPr>
        <w:t>ch</w:t>
      </w:r>
      <w:proofErr w:type="spellEnd"/>
      <w:r w:rsidRPr="00A376E7">
        <w:rPr>
          <w:sz w:val="24"/>
        </w:rPr>
        <w:t>);</w:t>
      </w:r>
    </w:p>
    <w:p w14:paraId="30CDB705" w14:textId="77777777" w:rsidR="007C72BA" w:rsidRPr="00A376E7" w:rsidRDefault="007C72BA" w:rsidP="007C72BA">
      <w:pPr>
        <w:spacing w:line="360" w:lineRule="auto"/>
        <w:rPr>
          <w:sz w:val="24"/>
        </w:rPr>
      </w:pPr>
      <w:r w:rsidRPr="00A376E7">
        <w:rPr>
          <w:sz w:val="24"/>
        </w:rPr>
        <w:tab/>
      </w:r>
      <w:proofErr w:type="spellStart"/>
      <w:r w:rsidRPr="00A376E7">
        <w:rPr>
          <w:sz w:val="24"/>
        </w:rPr>
        <w:t>putchar</w:t>
      </w:r>
      <w:proofErr w:type="spellEnd"/>
      <w:r w:rsidRPr="00A376E7">
        <w:rPr>
          <w:sz w:val="24"/>
        </w:rPr>
        <w:t>('\n');</w:t>
      </w:r>
    </w:p>
    <w:p w14:paraId="5EF313E8" w14:textId="77777777" w:rsidR="007C72BA" w:rsidRPr="00A376E7" w:rsidRDefault="007C72BA" w:rsidP="007C72BA">
      <w:pPr>
        <w:spacing w:line="360" w:lineRule="auto"/>
        <w:rPr>
          <w:sz w:val="24"/>
        </w:rPr>
      </w:pPr>
    </w:p>
    <w:p w14:paraId="2E4F83FF" w14:textId="77777777" w:rsidR="007C72BA" w:rsidRPr="00A376E7" w:rsidRDefault="007C72BA" w:rsidP="007C72BA">
      <w:pPr>
        <w:spacing w:line="360" w:lineRule="auto"/>
        <w:rPr>
          <w:sz w:val="24"/>
        </w:rPr>
      </w:pPr>
      <w:r w:rsidRPr="00A376E7">
        <w:rPr>
          <w:sz w:val="24"/>
        </w:rPr>
        <w:tab/>
      </w:r>
      <w:proofErr w:type="spellStart"/>
      <w:r w:rsidRPr="00A376E7">
        <w:rPr>
          <w:sz w:val="24"/>
        </w:rPr>
        <w:t>fclose</w:t>
      </w:r>
      <w:proofErr w:type="spellEnd"/>
      <w:r w:rsidRPr="00A376E7">
        <w:rPr>
          <w:sz w:val="24"/>
        </w:rPr>
        <w:t>(fp1);</w:t>
      </w:r>
    </w:p>
    <w:p w14:paraId="3B87A9E0" w14:textId="77777777" w:rsidR="007C72BA" w:rsidRPr="00A376E7" w:rsidRDefault="007C72BA" w:rsidP="007C72BA">
      <w:pPr>
        <w:spacing w:line="360" w:lineRule="auto"/>
        <w:rPr>
          <w:sz w:val="24"/>
        </w:rPr>
      </w:pPr>
      <w:r w:rsidRPr="00A376E7">
        <w:rPr>
          <w:sz w:val="24"/>
        </w:rPr>
        <w:tab/>
      </w:r>
      <w:proofErr w:type="spellStart"/>
      <w:r w:rsidRPr="00A376E7">
        <w:rPr>
          <w:sz w:val="24"/>
        </w:rPr>
        <w:t>fclose</w:t>
      </w:r>
      <w:proofErr w:type="spellEnd"/>
      <w:r w:rsidRPr="00A376E7">
        <w:rPr>
          <w:sz w:val="24"/>
        </w:rPr>
        <w:t>(fp2);</w:t>
      </w:r>
    </w:p>
    <w:p w14:paraId="5E8CC0DA" w14:textId="77777777" w:rsidR="007C72BA" w:rsidRPr="00A376E7" w:rsidRDefault="007C72BA" w:rsidP="007C72BA">
      <w:pPr>
        <w:spacing w:line="360" w:lineRule="auto"/>
        <w:rPr>
          <w:sz w:val="24"/>
        </w:rPr>
      </w:pPr>
      <w:r w:rsidRPr="00A376E7">
        <w:rPr>
          <w:rFonts w:hint="eastAsia"/>
          <w:sz w:val="24"/>
        </w:rPr>
        <w:t xml:space="preserve"> return 0;</w:t>
      </w:r>
    </w:p>
    <w:p w14:paraId="58CF5A2A" w14:textId="77777777" w:rsidR="007C72BA" w:rsidRPr="00A376E7" w:rsidRDefault="007C72BA" w:rsidP="007C72BA">
      <w:pPr>
        <w:spacing w:line="360" w:lineRule="auto"/>
        <w:rPr>
          <w:sz w:val="24"/>
        </w:rPr>
      </w:pPr>
      <w:r w:rsidRPr="00A376E7">
        <w:rPr>
          <w:sz w:val="24"/>
        </w:rPr>
        <w:t>}</w:t>
      </w:r>
    </w:p>
    <w:p w14:paraId="25C2D779" w14:textId="77777777" w:rsidR="007C72BA" w:rsidRPr="00873DCF" w:rsidRDefault="007C72BA" w:rsidP="007C72BA">
      <w:pPr>
        <w:spacing w:line="360" w:lineRule="auto"/>
        <w:rPr>
          <w:sz w:val="24"/>
        </w:rPr>
      </w:pPr>
      <w:r>
        <w:rPr>
          <w:rFonts w:hint="eastAsia"/>
          <w:sz w:val="24"/>
        </w:rPr>
        <w:t>（</w:t>
      </w:r>
      <w:r>
        <w:rPr>
          <w:rFonts w:hint="eastAsia"/>
          <w:sz w:val="24"/>
        </w:rPr>
        <w:t>1</w:t>
      </w:r>
      <w:r>
        <w:rPr>
          <w:rFonts w:hint="eastAsia"/>
          <w:sz w:val="24"/>
        </w:rPr>
        <w:t>）</w:t>
      </w:r>
      <w:r w:rsidRPr="00A376E7">
        <w:rPr>
          <w:rFonts w:hint="eastAsia"/>
          <w:sz w:val="24"/>
        </w:rPr>
        <w:t>请思考程序的输出结果，然后通过上机运行来加以验证。</w:t>
      </w:r>
    </w:p>
    <w:p w14:paraId="3ED10B1C" w14:textId="77777777" w:rsidR="007C72BA" w:rsidRPr="00A306B5" w:rsidRDefault="007C72BA" w:rsidP="007C72BA">
      <w:pPr>
        <w:spacing w:line="360" w:lineRule="auto"/>
        <w:rPr>
          <w:b/>
          <w:sz w:val="24"/>
          <w:lang w:val="pt-BR"/>
        </w:rPr>
      </w:pPr>
      <w:r w:rsidRPr="00885843">
        <w:rPr>
          <w:rFonts w:hAnsi="宋体"/>
          <w:b/>
          <w:sz w:val="24"/>
        </w:rPr>
        <w:t>解答</w:t>
      </w:r>
      <w:r w:rsidRPr="00A15D17">
        <w:rPr>
          <w:rFonts w:hAnsi="宋体"/>
          <w:b/>
          <w:sz w:val="24"/>
          <w:lang w:val="pt-BR"/>
        </w:rPr>
        <w:t>：</w:t>
      </w:r>
    </w:p>
    <w:p w14:paraId="74A3F5F4" w14:textId="77777777" w:rsidR="007C72BA" w:rsidRPr="00FE16FB" w:rsidRDefault="007C72BA" w:rsidP="007C72BA">
      <w:pPr>
        <w:snapToGrid w:val="0"/>
        <w:spacing w:line="360" w:lineRule="auto"/>
        <w:rPr>
          <w:rFonts w:ascii="宋体" w:hAnsi="宋体"/>
          <w:sz w:val="24"/>
        </w:rPr>
      </w:pPr>
      <w:r>
        <w:rPr>
          <w:rFonts w:ascii="宋体" w:hAnsi="宋体"/>
          <w:sz w:val="24"/>
          <w:szCs w:val="22"/>
        </w:rPr>
        <w:tab/>
      </w:r>
      <w:r w:rsidRPr="00FE16FB">
        <w:rPr>
          <w:sz w:val="24"/>
        </w:rPr>
        <w:t>fp1=</w:t>
      </w:r>
      <w:proofErr w:type="spellStart"/>
      <w:r w:rsidRPr="00FE16FB">
        <w:rPr>
          <w:sz w:val="24"/>
        </w:rPr>
        <w:t>fopen</w:t>
      </w:r>
      <w:proofErr w:type="spellEnd"/>
      <w:r w:rsidRPr="00FE16FB">
        <w:rPr>
          <w:sz w:val="24"/>
        </w:rPr>
        <w:t>("d:\\abc1.bin","wb+")</w:t>
      </w:r>
      <w:r w:rsidRPr="00FE16FB">
        <w:rPr>
          <w:rFonts w:ascii="宋体" w:hAnsi="宋体" w:hint="eastAsia"/>
          <w:sz w:val="24"/>
        </w:rPr>
        <w:t>表示以二进制形式打开文件，</w:t>
      </w:r>
      <w:proofErr w:type="spellStart"/>
      <w:r w:rsidRPr="00FE16FB">
        <w:rPr>
          <w:sz w:val="24"/>
        </w:rPr>
        <w:t>fwrite</w:t>
      </w:r>
      <w:proofErr w:type="spellEnd"/>
      <w:r w:rsidRPr="00FE16FB">
        <w:rPr>
          <w:sz w:val="24"/>
        </w:rPr>
        <w:t>(&amp;</w:t>
      </w:r>
      <w:proofErr w:type="spellStart"/>
      <w:r w:rsidRPr="00FE16FB">
        <w:rPr>
          <w:sz w:val="24"/>
        </w:rPr>
        <w:t>a,sizeof</w:t>
      </w:r>
      <w:proofErr w:type="spellEnd"/>
      <w:r w:rsidRPr="00FE16FB">
        <w:rPr>
          <w:sz w:val="24"/>
        </w:rPr>
        <w:t>(short),1,fp1)</w:t>
      </w:r>
      <w:r w:rsidRPr="00FE16FB">
        <w:rPr>
          <w:rFonts w:ascii="宋体" w:hAnsi="宋体" w:hint="eastAsia"/>
          <w:sz w:val="24"/>
        </w:rPr>
        <w:t>和</w:t>
      </w:r>
      <w:proofErr w:type="spellStart"/>
      <w:r w:rsidRPr="00FE16FB">
        <w:rPr>
          <w:sz w:val="24"/>
        </w:rPr>
        <w:t>fwrite</w:t>
      </w:r>
      <w:proofErr w:type="spellEnd"/>
      <w:r w:rsidRPr="00FE16FB">
        <w:rPr>
          <w:sz w:val="24"/>
        </w:rPr>
        <w:t>(&amp;</w:t>
      </w:r>
      <w:proofErr w:type="spellStart"/>
      <w:r w:rsidRPr="00FE16FB">
        <w:rPr>
          <w:sz w:val="24"/>
        </w:rPr>
        <w:t>b,sizeof</w:t>
      </w:r>
      <w:proofErr w:type="spellEnd"/>
      <w:r w:rsidRPr="00FE16FB">
        <w:rPr>
          <w:sz w:val="24"/>
        </w:rPr>
        <w:t>(short),1,fp1)</w:t>
      </w:r>
      <w:r w:rsidRPr="00FE16FB">
        <w:rPr>
          <w:rFonts w:ascii="宋体" w:hAnsi="宋体" w:hint="eastAsia"/>
          <w:sz w:val="24"/>
        </w:rPr>
        <w:t>表示以字节形式向</w:t>
      </w:r>
      <w:r w:rsidRPr="00FE16FB">
        <w:rPr>
          <w:rFonts w:ascii="宋体" w:hAnsi="宋体"/>
          <w:sz w:val="24"/>
        </w:rPr>
        <w:t>abc1.bin</w:t>
      </w:r>
      <w:r w:rsidRPr="00FE16FB">
        <w:rPr>
          <w:rFonts w:ascii="宋体" w:hAnsi="宋体" w:hint="eastAsia"/>
          <w:sz w:val="24"/>
        </w:rPr>
        <w:t>中写入a和b，又因为s</w:t>
      </w:r>
      <w:r w:rsidRPr="00FE16FB">
        <w:rPr>
          <w:rFonts w:ascii="宋体" w:hAnsi="宋体"/>
          <w:sz w:val="24"/>
        </w:rPr>
        <w:t>hort</w:t>
      </w:r>
      <w:r w:rsidRPr="00FE16FB">
        <w:rPr>
          <w:rFonts w:ascii="宋体" w:hAnsi="宋体" w:hint="eastAsia"/>
          <w:sz w:val="24"/>
        </w:rPr>
        <w:t>类型占两个字节，高8位存放在高字节中，低8位存放在低字节中，所以</w:t>
      </w:r>
      <w:r w:rsidRPr="00FE16FB">
        <w:rPr>
          <w:rFonts w:ascii="宋体" w:hAnsi="宋体"/>
          <w:sz w:val="24"/>
        </w:rPr>
        <w:t>abc1.bin</w:t>
      </w:r>
      <w:r w:rsidRPr="00FE16FB">
        <w:rPr>
          <w:rFonts w:ascii="宋体" w:hAnsi="宋体" w:hint="eastAsia"/>
          <w:sz w:val="24"/>
        </w:rPr>
        <w:t>中的内容应分别是</w:t>
      </w:r>
      <w:r w:rsidRPr="00FE16FB">
        <w:rPr>
          <w:rFonts w:ascii="宋体" w:hAnsi="宋体"/>
          <w:sz w:val="24"/>
        </w:rPr>
        <w:t>ASCII</w:t>
      </w:r>
      <w:r w:rsidRPr="00FE16FB">
        <w:rPr>
          <w:rFonts w:ascii="宋体" w:hAnsi="宋体" w:hint="eastAsia"/>
          <w:sz w:val="24"/>
        </w:rPr>
        <w:t>码为3</w:t>
      </w:r>
      <w:r w:rsidRPr="00FE16FB">
        <w:rPr>
          <w:rFonts w:ascii="宋体" w:hAnsi="宋体"/>
          <w:sz w:val="24"/>
        </w:rPr>
        <w:t>f</w:t>
      </w:r>
      <w:r w:rsidRPr="00FE16FB">
        <w:rPr>
          <w:rFonts w:ascii="宋体" w:hAnsi="宋体" w:hint="eastAsia"/>
          <w:sz w:val="24"/>
        </w:rPr>
        <w:t>、2</w:t>
      </w:r>
      <w:r w:rsidRPr="00FE16FB">
        <w:rPr>
          <w:rFonts w:ascii="宋体" w:hAnsi="宋体"/>
          <w:sz w:val="24"/>
        </w:rPr>
        <w:t>5</w:t>
      </w:r>
      <w:r w:rsidRPr="00FE16FB">
        <w:rPr>
          <w:rFonts w:ascii="宋体" w:hAnsi="宋体" w:hint="eastAsia"/>
          <w:sz w:val="24"/>
        </w:rPr>
        <w:t>、7d、7b的字符，即</w:t>
      </w:r>
      <w:r w:rsidRPr="00FE16FB">
        <w:rPr>
          <w:rFonts w:ascii="宋体" w:hAnsi="宋体"/>
          <w:sz w:val="24"/>
        </w:rPr>
        <w:t>?%}{</w:t>
      </w:r>
      <w:r w:rsidRPr="00FE16FB">
        <w:rPr>
          <w:rFonts w:ascii="宋体" w:hAnsi="宋体" w:hint="eastAsia"/>
          <w:sz w:val="24"/>
        </w:rPr>
        <w:t xml:space="preserve"> 而</w:t>
      </w:r>
      <w:proofErr w:type="spellStart"/>
      <w:r w:rsidRPr="00FE16FB">
        <w:rPr>
          <w:sz w:val="24"/>
        </w:rPr>
        <w:t>fprintf</w:t>
      </w:r>
      <w:proofErr w:type="spellEnd"/>
      <w:r w:rsidRPr="00FE16FB">
        <w:rPr>
          <w:sz w:val="24"/>
        </w:rPr>
        <w:t>(fp2,"%hx %hx",</w:t>
      </w:r>
      <w:proofErr w:type="spellStart"/>
      <w:r w:rsidRPr="00FE16FB">
        <w:rPr>
          <w:sz w:val="24"/>
        </w:rPr>
        <w:t>a,b</w:t>
      </w:r>
      <w:proofErr w:type="spellEnd"/>
      <w:r w:rsidRPr="00FE16FB">
        <w:rPr>
          <w:sz w:val="24"/>
        </w:rPr>
        <w:t>)</w:t>
      </w:r>
      <w:r w:rsidRPr="00FE16FB">
        <w:rPr>
          <w:rFonts w:ascii="宋体" w:hAnsi="宋体" w:hint="eastAsia"/>
          <w:sz w:val="24"/>
        </w:rPr>
        <w:t>是将a和b以十六进制s</w:t>
      </w:r>
      <w:r w:rsidRPr="00FE16FB">
        <w:rPr>
          <w:rFonts w:ascii="宋体" w:hAnsi="宋体"/>
          <w:sz w:val="24"/>
        </w:rPr>
        <w:t>hort</w:t>
      </w:r>
      <w:r w:rsidRPr="00FE16FB">
        <w:rPr>
          <w:rFonts w:ascii="宋体" w:hAnsi="宋体" w:hint="eastAsia"/>
          <w:sz w:val="24"/>
        </w:rPr>
        <w:t>型写入a</w:t>
      </w:r>
      <w:r w:rsidRPr="00FE16FB">
        <w:rPr>
          <w:rFonts w:ascii="宋体" w:hAnsi="宋体"/>
          <w:sz w:val="24"/>
        </w:rPr>
        <w:t>bc2.txt</w:t>
      </w:r>
      <w:r w:rsidRPr="00FE16FB">
        <w:rPr>
          <w:rFonts w:ascii="宋体" w:hAnsi="宋体" w:hint="eastAsia"/>
          <w:sz w:val="24"/>
        </w:rPr>
        <w:t>，故其内容应为2</w:t>
      </w:r>
      <w:r w:rsidRPr="00FE16FB">
        <w:rPr>
          <w:rFonts w:ascii="宋体" w:hAnsi="宋体"/>
          <w:sz w:val="24"/>
        </w:rPr>
        <w:t>53f</w:t>
      </w:r>
      <w:r w:rsidRPr="00FE16FB">
        <w:rPr>
          <w:rFonts w:ascii="宋体" w:hAnsi="宋体" w:hint="eastAsia"/>
          <w:sz w:val="24"/>
        </w:rPr>
        <w:t xml:space="preserve"> </w:t>
      </w:r>
      <w:r w:rsidRPr="00FE16FB">
        <w:rPr>
          <w:rFonts w:ascii="宋体" w:hAnsi="宋体"/>
          <w:sz w:val="24"/>
        </w:rPr>
        <w:t>7</w:t>
      </w:r>
      <w:r w:rsidRPr="00FE16FB">
        <w:rPr>
          <w:rFonts w:ascii="宋体" w:hAnsi="宋体" w:hint="eastAsia"/>
          <w:sz w:val="24"/>
        </w:rPr>
        <w:t>b</w:t>
      </w:r>
      <w:r w:rsidRPr="00FE16FB">
        <w:rPr>
          <w:rFonts w:ascii="宋体" w:hAnsi="宋体"/>
          <w:sz w:val="24"/>
        </w:rPr>
        <w:t>7</w:t>
      </w:r>
      <w:r w:rsidRPr="00FE16FB">
        <w:rPr>
          <w:rFonts w:ascii="宋体" w:hAnsi="宋体" w:hint="eastAsia"/>
          <w:sz w:val="24"/>
        </w:rPr>
        <w:t>d。</w:t>
      </w:r>
    </w:p>
    <w:p w14:paraId="511F881A" w14:textId="77777777" w:rsidR="007C72BA" w:rsidRPr="00FE16FB" w:rsidRDefault="007C72BA" w:rsidP="007C72BA">
      <w:pPr>
        <w:snapToGrid w:val="0"/>
        <w:spacing w:line="360" w:lineRule="auto"/>
        <w:rPr>
          <w:rFonts w:ascii="宋体" w:hAnsi="宋体"/>
          <w:sz w:val="24"/>
        </w:rPr>
      </w:pPr>
      <w:r w:rsidRPr="00FE16FB">
        <w:rPr>
          <w:rFonts w:ascii="宋体" w:hAnsi="宋体" w:hint="eastAsia"/>
          <w:sz w:val="24"/>
        </w:rPr>
        <w:t>程序运行结果如下图：</w:t>
      </w:r>
    </w:p>
    <w:p w14:paraId="41B52E07" w14:textId="77777777" w:rsidR="007C72BA" w:rsidRDefault="007C72BA" w:rsidP="007C72BA">
      <w:pPr>
        <w:snapToGrid w:val="0"/>
        <w:rPr>
          <w:b/>
          <w:sz w:val="24"/>
        </w:rPr>
      </w:pPr>
      <w:r>
        <w:rPr>
          <w:noProof/>
        </w:rPr>
        <w:drawing>
          <wp:inline distT="0" distB="0" distL="0" distR="0" wp14:anchorId="046494C0" wp14:editId="21AB45EB">
            <wp:extent cx="1242168" cy="457240"/>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242168" cy="457240"/>
                    </a:xfrm>
                    <a:prstGeom prst="rect">
                      <a:avLst/>
                    </a:prstGeom>
                  </pic:spPr>
                </pic:pic>
              </a:graphicData>
            </a:graphic>
          </wp:inline>
        </w:drawing>
      </w:r>
    </w:p>
    <w:p w14:paraId="5EB3A18D" w14:textId="77777777" w:rsidR="007C72BA" w:rsidRDefault="007C72BA" w:rsidP="007C72BA">
      <w:pPr>
        <w:snapToGrid w:val="0"/>
        <w:rPr>
          <w:b/>
          <w:sz w:val="24"/>
        </w:rPr>
      </w:pPr>
    </w:p>
    <w:p w14:paraId="2C49845A" w14:textId="77777777" w:rsidR="007C72BA" w:rsidRPr="00FE16FB" w:rsidRDefault="007C72BA" w:rsidP="007C72BA">
      <w:pPr>
        <w:spacing w:line="360" w:lineRule="auto"/>
        <w:rPr>
          <w:rFonts w:ascii="宋体" w:hAnsi="宋体"/>
          <w:sz w:val="24"/>
        </w:rPr>
      </w:pPr>
      <w:r w:rsidRPr="00FE16FB">
        <w:rPr>
          <w:rFonts w:ascii="宋体" w:hAnsi="宋体" w:hint="eastAsia"/>
          <w:bCs/>
          <w:sz w:val="24"/>
        </w:rPr>
        <w:t>（2）</w:t>
      </w:r>
      <w:r w:rsidRPr="00FE16FB">
        <w:rPr>
          <w:rFonts w:ascii="宋体" w:hAnsi="宋体" w:hint="eastAsia"/>
          <w:sz w:val="24"/>
        </w:rPr>
        <w:t>将两处</w:t>
      </w:r>
      <w:proofErr w:type="spellStart"/>
      <w:r w:rsidRPr="00FE16FB">
        <w:rPr>
          <w:rFonts w:ascii="宋体" w:hAnsi="宋体"/>
          <w:sz w:val="24"/>
        </w:rPr>
        <w:t>sizeof</w:t>
      </w:r>
      <w:proofErr w:type="spellEnd"/>
      <w:r w:rsidRPr="00FE16FB">
        <w:rPr>
          <w:rFonts w:ascii="宋体" w:hAnsi="宋体"/>
          <w:sz w:val="24"/>
        </w:rPr>
        <w:t>(short)</w:t>
      </w:r>
      <w:r w:rsidRPr="00FE16FB">
        <w:rPr>
          <w:rFonts w:ascii="宋体" w:hAnsi="宋体" w:hint="eastAsia"/>
          <w:sz w:val="24"/>
        </w:rPr>
        <w:t>均改为</w:t>
      </w:r>
      <w:proofErr w:type="spellStart"/>
      <w:r w:rsidRPr="00FE16FB">
        <w:rPr>
          <w:rFonts w:ascii="宋体" w:hAnsi="宋体"/>
          <w:sz w:val="24"/>
        </w:rPr>
        <w:t>sizeof</w:t>
      </w:r>
      <w:proofErr w:type="spellEnd"/>
      <w:r w:rsidRPr="00FE16FB">
        <w:rPr>
          <w:rFonts w:ascii="宋体" w:hAnsi="宋体"/>
          <w:sz w:val="24"/>
        </w:rPr>
        <w:t>(</w:t>
      </w:r>
      <w:r w:rsidRPr="00FE16FB">
        <w:rPr>
          <w:rFonts w:ascii="宋体" w:hAnsi="宋体" w:hint="eastAsia"/>
          <w:sz w:val="24"/>
        </w:rPr>
        <w:t>char</w:t>
      </w:r>
      <w:r w:rsidRPr="00FE16FB">
        <w:rPr>
          <w:rFonts w:ascii="宋体" w:hAnsi="宋体"/>
          <w:sz w:val="24"/>
        </w:rPr>
        <w:t>)</w:t>
      </w:r>
      <w:r w:rsidRPr="00FE16FB">
        <w:rPr>
          <w:rFonts w:ascii="宋体" w:hAnsi="宋体" w:hint="eastAsia"/>
          <w:sz w:val="24"/>
        </w:rPr>
        <w:t>结果有什么不同，为什么？</w:t>
      </w:r>
    </w:p>
    <w:p w14:paraId="1B673A47" w14:textId="77777777" w:rsidR="007C72BA" w:rsidRPr="00A306B5" w:rsidRDefault="007C72BA" w:rsidP="007C72BA">
      <w:pPr>
        <w:spacing w:line="360" w:lineRule="auto"/>
        <w:rPr>
          <w:b/>
          <w:sz w:val="24"/>
          <w:lang w:val="pt-BR"/>
        </w:rPr>
      </w:pPr>
      <w:r w:rsidRPr="00885843">
        <w:rPr>
          <w:rFonts w:hAnsi="宋体"/>
          <w:b/>
          <w:sz w:val="24"/>
        </w:rPr>
        <w:t>解答</w:t>
      </w:r>
      <w:r w:rsidRPr="00A15D17">
        <w:rPr>
          <w:rFonts w:hAnsi="宋体"/>
          <w:b/>
          <w:sz w:val="24"/>
          <w:lang w:val="pt-BR"/>
        </w:rPr>
        <w:t>：</w:t>
      </w:r>
    </w:p>
    <w:p w14:paraId="62337781" w14:textId="77777777" w:rsidR="007C72BA" w:rsidRPr="0085318E" w:rsidRDefault="007C72BA" w:rsidP="007C72BA">
      <w:pPr>
        <w:snapToGrid w:val="0"/>
        <w:spacing w:line="360" w:lineRule="auto"/>
        <w:rPr>
          <w:rFonts w:ascii="宋体" w:hAnsi="宋体"/>
          <w:bCs/>
          <w:sz w:val="24"/>
        </w:rPr>
      </w:pPr>
      <w:r>
        <w:rPr>
          <w:bCs/>
          <w:sz w:val="24"/>
        </w:rPr>
        <w:tab/>
      </w:r>
      <w:r w:rsidRPr="0085318E">
        <w:rPr>
          <w:rFonts w:ascii="宋体" w:hAnsi="宋体"/>
          <w:bCs/>
          <w:sz w:val="24"/>
        </w:rPr>
        <w:t>abc1.bin</w:t>
      </w:r>
      <w:r w:rsidRPr="0085318E">
        <w:rPr>
          <w:rFonts w:ascii="宋体" w:hAnsi="宋体" w:hint="eastAsia"/>
          <w:bCs/>
          <w:sz w:val="24"/>
        </w:rPr>
        <w:t>中的内容变为?</w:t>
      </w:r>
      <w:proofErr w:type="gramStart"/>
      <w:r w:rsidRPr="0085318E">
        <w:rPr>
          <w:rFonts w:ascii="宋体" w:hAnsi="宋体"/>
          <w:bCs/>
          <w:sz w:val="24"/>
        </w:rPr>
        <w:t>}</w:t>
      </w:r>
      <w:r w:rsidRPr="0085318E">
        <w:rPr>
          <w:rFonts w:ascii="宋体" w:hAnsi="宋体" w:hint="eastAsia"/>
          <w:bCs/>
          <w:sz w:val="24"/>
        </w:rPr>
        <w:t>，</w:t>
      </w:r>
      <w:proofErr w:type="gramEnd"/>
      <w:r w:rsidRPr="0085318E">
        <w:rPr>
          <w:rFonts w:ascii="宋体" w:hAnsi="宋体" w:hint="eastAsia"/>
          <w:bCs/>
          <w:sz w:val="24"/>
        </w:rPr>
        <w:t>因为c</w:t>
      </w:r>
      <w:r w:rsidRPr="0085318E">
        <w:rPr>
          <w:rFonts w:ascii="宋体" w:hAnsi="宋体"/>
          <w:bCs/>
          <w:sz w:val="24"/>
        </w:rPr>
        <w:t>har</w:t>
      </w:r>
      <w:r w:rsidRPr="0085318E">
        <w:rPr>
          <w:rFonts w:ascii="宋体" w:hAnsi="宋体" w:hint="eastAsia"/>
          <w:bCs/>
          <w:sz w:val="24"/>
        </w:rPr>
        <w:t>类型占1个字节，</w:t>
      </w:r>
      <w:proofErr w:type="spellStart"/>
      <w:r w:rsidRPr="0085318E">
        <w:rPr>
          <w:rFonts w:ascii="宋体" w:hAnsi="宋体" w:hint="eastAsia"/>
          <w:bCs/>
          <w:sz w:val="24"/>
        </w:rPr>
        <w:t>f</w:t>
      </w:r>
      <w:r w:rsidRPr="0085318E">
        <w:rPr>
          <w:rFonts w:ascii="宋体" w:hAnsi="宋体"/>
          <w:bCs/>
          <w:sz w:val="24"/>
        </w:rPr>
        <w:t>write</w:t>
      </w:r>
      <w:proofErr w:type="spellEnd"/>
      <w:r w:rsidRPr="0085318E">
        <w:rPr>
          <w:rFonts w:ascii="宋体" w:hAnsi="宋体" w:hint="eastAsia"/>
          <w:bCs/>
          <w:sz w:val="24"/>
        </w:rPr>
        <w:t>在写入时只会保留a和b的低8位，即3f和7</w:t>
      </w:r>
      <w:r w:rsidRPr="0085318E">
        <w:rPr>
          <w:rFonts w:ascii="宋体" w:hAnsi="宋体"/>
          <w:bCs/>
          <w:sz w:val="24"/>
        </w:rPr>
        <w:t>d</w:t>
      </w:r>
      <w:r w:rsidRPr="0085318E">
        <w:rPr>
          <w:rFonts w:ascii="宋体" w:hAnsi="宋体" w:hint="eastAsia"/>
          <w:bCs/>
          <w:sz w:val="24"/>
        </w:rPr>
        <w:t>，对应字符为?和}。</w:t>
      </w:r>
    </w:p>
    <w:p w14:paraId="6B7C752A" w14:textId="77777777" w:rsidR="007C72BA" w:rsidRPr="0085318E" w:rsidRDefault="007C72BA" w:rsidP="007C72BA">
      <w:pPr>
        <w:snapToGrid w:val="0"/>
        <w:spacing w:line="360" w:lineRule="auto"/>
        <w:rPr>
          <w:rFonts w:ascii="宋体" w:hAnsi="宋体"/>
          <w:bCs/>
          <w:sz w:val="24"/>
        </w:rPr>
      </w:pPr>
      <w:r w:rsidRPr="0085318E">
        <w:rPr>
          <w:rFonts w:ascii="宋体" w:hAnsi="宋体" w:hint="eastAsia"/>
          <w:bCs/>
          <w:sz w:val="24"/>
        </w:rPr>
        <w:t>程序运行结果如下图：</w:t>
      </w:r>
    </w:p>
    <w:p w14:paraId="20A7BC47" w14:textId="77777777" w:rsidR="007C72BA" w:rsidRPr="0085318E" w:rsidRDefault="007C72BA" w:rsidP="007C72BA">
      <w:pPr>
        <w:snapToGrid w:val="0"/>
        <w:spacing w:line="360" w:lineRule="auto"/>
        <w:rPr>
          <w:rFonts w:ascii="宋体" w:hAnsi="宋体"/>
          <w:bCs/>
          <w:sz w:val="24"/>
        </w:rPr>
      </w:pPr>
      <w:r w:rsidRPr="0085318E">
        <w:rPr>
          <w:rFonts w:ascii="宋体" w:hAnsi="宋体"/>
          <w:noProof/>
        </w:rPr>
        <w:drawing>
          <wp:inline distT="0" distB="0" distL="0" distR="0" wp14:anchorId="42A61CBE" wp14:editId="79A96CBA">
            <wp:extent cx="1303133" cy="449619"/>
            <wp:effectExtent l="0" t="0" r="0" b="762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303133" cy="449619"/>
                    </a:xfrm>
                    <a:prstGeom prst="rect">
                      <a:avLst/>
                    </a:prstGeom>
                  </pic:spPr>
                </pic:pic>
              </a:graphicData>
            </a:graphic>
          </wp:inline>
        </w:drawing>
      </w:r>
    </w:p>
    <w:p w14:paraId="5DEEB88C" w14:textId="77777777" w:rsidR="007C72BA" w:rsidRDefault="007C72BA" w:rsidP="007C72BA">
      <w:pPr>
        <w:snapToGrid w:val="0"/>
        <w:spacing w:line="360" w:lineRule="auto"/>
        <w:rPr>
          <w:rFonts w:ascii="宋体" w:hAnsi="宋体"/>
          <w:bCs/>
          <w:sz w:val="24"/>
        </w:rPr>
      </w:pPr>
    </w:p>
    <w:p w14:paraId="2A2ABB03" w14:textId="77777777" w:rsidR="007C72BA" w:rsidRPr="0085318E" w:rsidRDefault="007C72BA" w:rsidP="007C72BA">
      <w:pPr>
        <w:rPr>
          <w:rFonts w:ascii="宋体" w:hAnsi="宋体"/>
          <w:sz w:val="24"/>
        </w:rPr>
      </w:pPr>
      <w:r w:rsidRPr="0085318E">
        <w:rPr>
          <w:rFonts w:ascii="宋体" w:hAnsi="宋体" w:hint="eastAsia"/>
          <w:sz w:val="24"/>
        </w:rPr>
        <w:t>（3）将</w:t>
      </w:r>
      <w:proofErr w:type="spellStart"/>
      <w:r w:rsidRPr="0085318E">
        <w:rPr>
          <w:rFonts w:ascii="宋体" w:hAnsi="宋体"/>
          <w:sz w:val="24"/>
        </w:rPr>
        <w:t>fprintf</w:t>
      </w:r>
      <w:proofErr w:type="spellEnd"/>
      <w:r w:rsidRPr="0085318E">
        <w:rPr>
          <w:rFonts w:ascii="宋体" w:hAnsi="宋体"/>
          <w:sz w:val="24"/>
        </w:rPr>
        <w:t>(fp2,"%hx %hx",</w:t>
      </w:r>
      <w:proofErr w:type="spellStart"/>
      <w:r w:rsidRPr="0085318E">
        <w:rPr>
          <w:rFonts w:ascii="宋体" w:hAnsi="宋体"/>
          <w:sz w:val="24"/>
        </w:rPr>
        <w:t>a,b</w:t>
      </w:r>
      <w:proofErr w:type="spellEnd"/>
      <w:r w:rsidRPr="0085318E">
        <w:rPr>
          <w:rFonts w:ascii="宋体" w:hAnsi="宋体"/>
          <w:sz w:val="24"/>
        </w:rPr>
        <w:t>)</w:t>
      </w:r>
      <w:r w:rsidRPr="0085318E">
        <w:rPr>
          <w:rFonts w:ascii="宋体" w:hAnsi="宋体" w:hint="eastAsia"/>
          <w:sz w:val="24"/>
        </w:rPr>
        <w:t xml:space="preserve"> 改为 </w:t>
      </w:r>
      <w:proofErr w:type="spellStart"/>
      <w:r w:rsidRPr="0085318E">
        <w:rPr>
          <w:rFonts w:ascii="宋体" w:hAnsi="宋体"/>
          <w:sz w:val="24"/>
        </w:rPr>
        <w:t>fprintf</w:t>
      </w:r>
      <w:proofErr w:type="spellEnd"/>
      <w:r w:rsidRPr="0085318E">
        <w:rPr>
          <w:rFonts w:ascii="宋体" w:hAnsi="宋体"/>
          <w:sz w:val="24"/>
        </w:rPr>
        <w:t>(fp2,"%</w:t>
      </w:r>
      <w:r w:rsidRPr="0085318E">
        <w:rPr>
          <w:rFonts w:ascii="宋体" w:hAnsi="宋体" w:hint="eastAsia"/>
          <w:sz w:val="24"/>
        </w:rPr>
        <w:t>d</w:t>
      </w:r>
      <w:r w:rsidRPr="0085318E">
        <w:rPr>
          <w:rFonts w:ascii="宋体" w:hAnsi="宋体"/>
          <w:sz w:val="24"/>
        </w:rPr>
        <w:t xml:space="preserve"> %</w:t>
      </w:r>
      <w:r w:rsidRPr="0085318E">
        <w:rPr>
          <w:rFonts w:ascii="宋体" w:hAnsi="宋体" w:hint="eastAsia"/>
          <w:sz w:val="24"/>
        </w:rPr>
        <w:t>d</w:t>
      </w:r>
      <w:r w:rsidRPr="0085318E">
        <w:rPr>
          <w:rFonts w:ascii="宋体" w:hAnsi="宋体"/>
          <w:sz w:val="24"/>
        </w:rPr>
        <w:t>",</w:t>
      </w:r>
      <w:proofErr w:type="spellStart"/>
      <w:r w:rsidRPr="0085318E">
        <w:rPr>
          <w:rFonts w:ascii="宋体" w:hAnsi="宋体"/>
          <w:sz w:val="24"/>
        </w:rPr>
        <w:t>a,b</w:t>
      </w:r>
      <w:proofErr w:type="spellEnd"/>
      <w:r w:rsidRPr="0085318E">
        <w:rPr>
          <w:rFonts w:ascii="宋体" w:hAnsi="宋体"/>
          <w:sz w:val="24"/>
        </w:rPr>
        <w:t>)</w:t>
      </w:r>
      <w:r w:rsidRPr="0085318E">
        <w:rPr>
          <w:rFonts w:ascii="宋体" w:hAnsi="宋体" w:hint="eastAsia"/>
          <w:sz w:val="24"/>
        </w:rPr>
        <w:t>结果有什么不同。</w:t>
      </w:r>
    </w:p>
    <w:p w14:paraId="445527FF" w14:textId="77777777" w:rsidR="007C72BA" w:rsidRPr="00672DEF" w:rsidRDefault="007C72BA" w:rsidP="007C72BA">
      <w:pPr>
        <w:spacing w:line="360" w:lineRule="auto"/>
        <w:rPr>
          <w:bCs/>
          <w:sz w:val="24"/>
          <w:lang w:val="pt-BR"/>
        </w:rPr>
      </w:pPr>
      <w:r w:rsidRPr="00885843">
        <w:rPr>
          <w:rFonts w:hAnsi="宋体"/>
          <w:b/>
          <w:sz w:val="24"/>
        </w:rPr>
        <w:t>解答</w:t>
      </w:r>
      <w:r w:rsidRPr="00A15D17">
        <w:rPr>
          <w:rFonts w:hAnsi="宋体"/>
          <w:b/>
          <w:sz w:val="24"/>
          <w:lang w:val="pt-BR"/>
        </w:rPr>
        <w:t>：</w:t>
      </w:r>
    </w:p>
    <w:p w14:paraId="11EC4D89" w14:textId="77777777" w:rsidR="007C72BA" w:rsidRDefault="007C72BA" w:rsidP="007C72BA">
      <w:pPr>
        <w:snapToGrid w:val="0"/>
        <w:spacing w:line="360" w:lineRule="auto"/>
        <w:rPr>
          <w:rFonts w:ascii="宋体" w:hAnsi="宋体"/>
          <w:sz w:val="24"/>
        </w:rPr>
      </w:pPr>
      <w:r>
        <w:rPr>
          <w:rFonts w:ascii="宋体" w:hAnsi="宋体"/>
          <w:bCs/>
          <w:sz w:val="24"/>
        </w:rPr>
        <w:tab/>
      </w:r>
      <w:proofErr w:type="spellStart"/>
      <w:r w:rsidRPr="0085318E">
        <w:rPr>
          <w:rFonts w:ascii="宋体" w:hAnsi="宋体"/>
          <w:sz w:val="24"/>
        </w:rPr>
        <w:t>fprintf</w:t>
      </w:r>
      <w:proofErr w:type="spellEnd"/>
      <w:r w:rsidRPr="0085318E">
        <w:rPr>
          <w:rFonts w:ascii="宋体" w:hAnsi="宋体"/>
          <w:sz w:val="24"/>
        </w:rPr>
        <w:t>(fp2,"%</w:t>
      </w:r>
      <w:r w:rsidRPr="0085318E">
        <w:rPr>
          <w:rFonts w:ascii="宋体" w:hAnsi="宋体" w:hint="eastAsia"/>
          <w:sz w:val="24"/>
        </w:rPr>
        <w:t>d</w:t>
      </w:r>
      <w:r w:rsidRPr="0085318E">
        <w:rPr>
          <w:rFonts w:ascii="宋体" w:hAnsi="宋体"/>
          <w:sz w:val="24"/>
        </w:rPr>
        <w:t xml:space="preserve"> %</w:t>
      </w:r>
      <w:r w:rsidRPr="0085318E">
        <w:rPr>
          <w:rFonts w:ascii="宋体" w:hAnsi="宋体" w:hint="eastAsia"/>
          <w:sz w:val="24"/>
        </w:rPr>
        <w:t>d</w:t>
      </w:r>
      <w:r w:rsidRPr="0085318E">
        <w:rPr>
          <w:rFonts w:ascii="宋体" w:hAnsi="宋体"/>
          <w:sz w:val="24"/>
        </w:rPr>
        <w:t>",</w:t>
      </w:r>
      <w:proofErr w:type="spellStart"/>
      <w:r w:rsidRPr="0085318E">
        <w:rPr>
          <w:rFonts w:ascii="宋体" w:hAnsi="宋体"/>
          <w:sz w:val="24"/>
        </w:rPr>
        <w:t>a,b</w:t>
      </w:r>
      <w:proofErr w:type="spellEnd"/>
      <w:r w:rsidRPr="0085318E">
        <w:rPr>
          <w:rFonts w:ascii="宋体" w:hAnsi="宋体"/>
          <w:sz w:val="24"/>
        </w:rPr>
        <w:t>)</w:t>
      </w:r>
      <w:r>
        <w:rPr>
          <w:rFonts w:ascii="宋体" w:hAnsi="宋体" w:hint="eastAsia"/>
          <w:sz w:val="24"/>
        </w:rPr>
        <w:t>会将a和b转为十进制整型后再写入。</w:t>
      </w:r>
    </w:p>
    <w:p w14:paraId="316749D3" w14:textId="77777777" w:rsidR="007C72BA" w:rsidRPr="0085318E" w:rsidRDefault="007C72BA" w:rsidP="007C72BA">
      <w:pPr>
        <w:snapToGrid w:val="0"/>
        <w:spacing w:line="360" w:lineRule="auto"/>
        <w:rPr>
          <w:rFonts w:ascii="宋体" w:hAnsi="宋体"/>
          <w:bCs/>
          <w:sz w:val="24"/>
        </w:rPr>
      </w:pPr>
      <w:r>
        <w:rPr>
          <w:rFonts w:ascii="宋体" w:hAnsi="宋体"/>
          <w:sz w:val="24"/>
        </w:rPr>
        <w:tab/>
      </w:r>
      <w:r w:rsidRPr="0085318E">
        <w:rPr>
          <w:rFonts w:ascii="宋体" w:hAnsi="宋体" w:hint="eastAsia"/>
          <w:bCs/>
          <w:sz w:val="24"/>
        </w:rPr>
        <w:t>程序运行结果如下图：</w:t>
      </w:r>
    </w:p>
    <w:p w14:paraId="62880150" w14:textId="77777777" w:rsidR="007C72BA" w:rsidRPr="0085318E" w:rsidRDefault="007C72BA" w:rsidP="007C72BA">
      <w:pPr>
        <w:snapToGrid w:val="0"/>
        <w:spacing w:line="360" w:lineRule="auto"/>
        <w:rPr>
          <w:rFonts w:ascii="宋体" w:hAnsi="宋体"/>
          <w:bCs/>
          <w:sz w:val="24"/>
        </w:rPr>
      </w:pPr>
      <w:r>
        <w:rPr>
          <w:noProof/>
        </w:rPr>
        <w:lastRenderedPageBreak/>
        <w:drawing>
          <wp:inline distT="0" distB="0" distL="0" distR="0" wp14:anchorId="73BD1540" wp14:editId="37E537DB">
            <wp:extent cx="1394581" cy="449619"/>
            <wp:effectExtent l="0" t="0" r="0" b="762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394581" cy="449619"/>
                    </a:xfrm>
                    <a:prstGeom prst="rect">
                      <a:avLst/>
                    </a:prstGeom>
                  </pic:spPr>
                </pic:pic>
              </a:graphicData>
            </a:graphic>
          </wp:inline>
        </w:drawing>
      </w:r>
    </w:p>
    <w:p w14:paraId="16A735DA" w14:textId="77777777" w:rsidR="007C72BA" w:rsidRPr="00885843" w:rsidRDefault="007C72BA" w:rsidP="007C72BA">
      <w:pPr>
        <w:snapToGrid w:val="0"/>
        <w:spacing w:afterLines="25" w:after="78" w:line="360" w:lineRule="auto"/>
        <w:rPr>
          <w:b/>
          <w:sz w:val="24"/>
        </w:rPr>
      </w:pPr>
      <w:r>
        <w:rPr>
          <w:b/>
          <w:sz w:val="24"/>
        </w:rPr>
        <w:t>8</w:t>
      </w:r>
      <w:r w:rsidRPr="00885843">
        <w:rPr>
          <w:b/>
          <w:sz w:val="24"/>
        </w:rPr>
        <w:t xml:space="preserve">.2.2 </w:t>
      </w:r>
      <w:r w:rsidRPr="00885843">
        <w:rPr>
          <w:rFonts w:hAnsi="宋体"/>
          <w:b/>
          <w:sz w:val="24"/>
        </w:rPr>
        <w:t>源程序修改替换</w:t>
      </w:r>
    </w:p>
    <w:p w14:paraId="27C9B33B" w14:textId="77777777" w:rsidR="007C72BA" w:rsidRPr="00771EE5" w:rsidRDefault="007C72BA" w:rsidP="007C72BA">
      <w:pPr>
        <w:spacing w:line="360" w:lineRule="auto"/>
        <w:ind w:firstLine="420"/>
        <w:rPr>
          <w:rFonts w:ascii="宋体" w:hAnsi="宋体"/>
          <w:sz w:val="24"/>
        </w:rPr>
      </w:pPr>
      <w:r w:rsidRPr="00771EE5">
        <w:rPr>
          <w:rFonts w:ascii="宋体" w:hAnsi="宋体" w:hint="eastAsia"/>
          <w:sz w:val="24"/>
        </w:rPr>
        <w:t>将指定的文本文件内容在屏幕上显示出来，命令行的格式为：</w:t>
      </w:r>
    </w:p>
    <w:p w14:paraId="7FED9966" w14:textId="77777777" w:rsidR="007C72BA" w:rsidRPr="00771EE5" w:rsidRDefault="007C72BA" w:rsidP="007C72BA">
      <w:pPr>
        <w:spacing w:line="360" w:lineRule="auto"/>
        <w:ind w:firstLineChars="550" w:firstLine="1320"/>
        <w:rPr>
          <w:rFonts w:ascii="宋体" w:hAnsi="宋体"/>
          <w:sz w:val="24"/>
        </w:rPr>
      </w:pPr>
      <w:r w:rsidRPr="00771EE5">
        <w:rPr>
          <w:rFonts w:ascii="宋体" w:hAnsi="宋体" w:hint="eastAsia"/>
          <w:sz w:val="24"/>
        </w:rPr>
        <w:t>type filename</w:t>
      </w:r>
    </w:p>
    <w:p w14:paraId="5922DC62" w14:textId="77777777" w:rsidR="007C72BA" w:rsidRPr="00771EE5" w:rsidRDefault="007C72BA" w:rsidP="007C72BA">
      <w:pPr>
        <w:numPr>
          <w:ilvl w:val="0"/>
          <w:numId w:val="9"/>
        </w:numPr>
        <w:spacing w:line="360" w:lineRule="auto"/>
        <w:rPr>
          <w:rFonts w:ascii="宋体" w:hAnsi="宋体"/>
          <w:sz w:val="24"/>
        </w:rPr>
      </w:pPr>
      <w:r w:rsidRPr="00771EE5">
        <w:rPr>
          <w:rFonts w:hint="eastAsia"/>
          <w:sz w:val="24"/>
        </w:rPr>
        <w:t>源程序</w:t>
      </w:r>
      <w:r w:rsidRPr="00771EE5">
        <w:rPr>
          <w:rFonts w:ascii="宋体" w:hAnsi="宋体" w:hint="eastAsia"/>
          <w:sz w:val="24"/>
        </w:rPr>
        <w:t>中存在什么样的逻辑错误（先观察执行结果）？对程序进行修改、调试，使之能够正确完成指定任务</w:t>
      </w:r>
      <w:r w:rsidRPr="00771EE5">
        <w:rPr>
          <w:rFonts w:hint="eastAsia"/>
          <w:sz w:val="24"/>
        </w:rPr>
        <w:t>。</w:t>
      </w:r>
    </w:p>
    <w:p w14:paraId="296D7F08" w14:textId="77777777" w:rsidR="007C72BA" w:rsidRPr="00771EE5" w:rsidRDefault="007C72BA" w:rsidP="007C72BA">
      <w:pPr>
        <w:spacing w:line="360" w:lineRule="auto"/>
        <w:ind w:firstLine="400"/>
        <w:rPr>
          <w:rFonts w:ascii="宋体" w:hAnsi="宋体"/>
          <w:sz w:val="24"/>
        </w:rPr>
      </w:pPr>
      <w:r w:rsidRPr="00771EE5">
        <w:rPr>
          <w:rFonts w:ascii="宋体" w:hAnsi="宋体"/>
          <w:sz w:val="24"/>
        </w:rPr>
        <w:t>#include&lt;stdio.h&gt;</w:t>
      </w:r>
    </w:p>
    <w:p w14:paraId="68AF312B" w14:textId="77777777" w:rsidR="007C72BA" w:rsidRPr="00771EE5" w:rsidRDefault="007C72BA" w:rsidP="007C72BA">
      <w:pPr>
        <w:spacing w:line="360" w:lineRule="auto"/>
        <w:ind w:left="420"/>
        <w:rPr>
          <w:rFonts w:ascii="宋体" w:hAnsi="宋体"/>
          <w:sz w:val="24"/>
        </w:rPr>
      </w:pPr>
      <w:r w:rsidRPr="00771EE5">
        <w:rPr>
          <w:rFonts w:ascii="宋体" w:hAnsi="宋体"/>
          <w:sz w:val="24"/>
        </w:rPr>
        <w:t>#include&lt;stdlib.h&gt;</w:t>
      </w:r>
    </w:p>
    <w:p w14:paraId="23FE219A" w14:textId="77777777" w:rsidR="007C72BA" w:rsidRPr="00771EE5" w:rsidRDefault="007C72BA" w:rsidP="007C72BA">
      <w:pPr>
        <w:spacing w:line="360" w:lineRule="auto"/>
        <w:ind w:left="420"/>
        <w:rPr>
          <w:rFonts w:ascii="宋体" w:hAnsi="宋体"/>
          <w:sz w:val="24"/>
        </w:rPr>
      </w:pPr>
      <w:r w:rsidRPr="00771EE5">
        <w:rPr>
          <w:rFonts w:ascii="宋体" w:hAnsi="宋体" w:hint="eastAsia"/>
          <w:sz w:val="24"/>
        </w:rPr>
        <w:t>int</w:t>
      </w:r>
      <w:r w:rsidRPr="00771EE5">
        <w:rPr>
          <w:rFonts w:ascii="宋体" w:hAnsi="宋体"/>
          <w:sz w:val="24"/>
        </w:rPr>
        <w:t xml:space="preserve"> </w:t>
      </w:r>
      <w:proofErr w:type="gramStart"/>
      <w:r w:rsidRPr="00771EE5">
        <w:rPr>
          <w:rFonts w:ascii="宋体" w:hAnsi="宋体"/>
          <w:sz w:val="24"/>
        </w:rPr>
        <w:t>main(</w:t>
      </w:r>
      <w:proofErr w:type="gramEnd"/>
      <w:r w:rsidRPr="00771EE5">
        <w:rPr>
          <w:rFonts w:ascii="宋体" w:hAnsi="宋体"/>
          <w:sz w:val="24"/>
        </w:rPr>
        <w:t xml:space="preserve">int </w:t>
      </w:r>
      <w:proofErr w:type="spellStart"/>
      <w:r w:rsidRPr="00771EE5">
        <w:rPr>
          <w:rFonts w:ascii="宋体" w:hAnsi="宋体"/>
          <w:sz w:val="24"/>
        </w:rPr>
        <w:t>argc</w:t>
      </w:r>
      <w:proofErr w:type="spellEnd"/>
      <w:r w:rsidRPr="00771EE5">
        <w:rPr>
          <w:rFonts w:ascii="宋体" w:hAnsi="宋体"/>
          <w:sz w:val="24"/>
        </w:rPr>
        <w:t xml:space="preserve">, char* </w:t>
      </w:r>
      <w:proofErr w:type="spellStart"/>
      <w:r w:rsidRPr="00771EE5">
        <w:rPr>
          <w:rFonts w:ascii="宋体" w:hAnsi="宋体"/>
          <w:sz w:val="24"/>
        </w:rPr>
        <w:t>argv</w:t>
      </w:r>
      <w:proofErr w:type="spellEnd"/>
      <w:r w:rsidRPr="00771EE5">
        <w:rPr>
          <w:rFonts w:ascii="宋体" w:hAnsi="宋体"/>
          <w:sz w:val="24"/>
        </w:rPr>
        <w:t>[])</w:t>
      </w:r>
    </w:p>
    <w:p w14:paraId="675BE8C2" w14:textId="77777777" w:rsidR="007C72BA" w:rsidRPr="00771EE5" w:rsidRDefault="007C72BA" w:rsidP="007C72BA">
      <w:pPr>
        <w:spacing w:line="360" w:lineRule="auto"/>
        <w:ind w:left="420"/>
        <w:rPr>
          <w:rFonts w:ascii="宋体" w:hAnsi="宋体"/>
          <w:sz w:val="24"/>
        </w:rPr>
      </w:pPr>
      <w:r w:rsidRPr="00771EE5">
        <w:rPr>
          <w:rFonts w:ascii="宋体" w:hAnsi="宋体"/>
          <w:sz w:val="24"/>
        </w:rPr>
        <w:t>{</w:t>
      </w:r>
    </w:p>
    <w:p w14:paraId="4BFD562F" w14:textId="77777777" w:rsidR="007C72BA" w:rsidRPr="00771EE5" w:rsidRDefault="007C72BA" w:rsidP="007C72BA">
      <w:pPr>
        <w:spacing w:line="360" w:lineRule="auto"/>
        <w:ind w:left="420"/>
        <w:rPr>
          <w:rFonts w:ascii="宋体" w:hAnsi="宋体"/>
          <w:sz w:val="24"/>
        </w:rPr>
      </w:pPr>
      <w:r w:rsidRPr="00771EE5">
        <w:rPr>
          <w:rFonts w:ascii="宋体" w:hAnsi="宋体"/>
          <w:sz w:val="24"/>
        </w:rPr>
        <w:tab/>
        <w:t xml:space="preserve">char </w:t>
      </w:r>
      <w:proofErr w:type="spellStart"/>
      <w:r w:rsidRPr="00771EE5">
        <w:rPr>
          <w:rFonts w:ascii="宋体" w:hAnsi="宋体"/>
          <w:sz w:val="24"/>
        </w:rPr>
        <w:t>ch</w:t>
      </w:r>
      <w:proofErr w:type="spellEnd"/>
      <w:r w:rsidRPr="00771EE5">
        <w:rPr>
          <w:rFonts w:ascii="宋体" w:hAnsi="宋体"/>
          <w:sz w:val="24"/>
        </w:rPr>
        <w:t>;</w:t>
      </w:r>
    </w:p>
    <w:p w14:paraId="50E01EA4" w14:textId="77777777" w:rsidR="007C72BA" w:rsidRPr="00771EE5" w:rsidRDefault="007C72BA" w:rsidP="007C72BA">
      <w:pPr>
        <w:spacing w:line="360" w:lineRule="auto"/>
        <w:ind w:left="420"/>
        <w:rPr>
          <w:rFonts w:ascii="宋体" w:hAnsi="宋体"/>
          <w:sz w:val="24"/>
        </w:rPr>
      </w:pPr>
      <w:r w:rsidRPr="00771EE5">
        <w:rPr>
          <w:rFonts w:ascii="宋体" w:hAnsi="宋体"/>
          <w:sz w:val="24"/>
        </w:rPr>
        <w:tab/>
        <w:t>FILE *</w:t>
      </w:r>
      <w:proofErr w:type="spellStart"/>
      <w:r w:rsidRPr="00771EE5">
        <w:rPr>
          <w:rFonts w:ascii="宋体" w:hAnsi="宋体"/>
          <w:sz w:val="24"/>
        </w:rPr>
        <w:t>fp</w:t>
      </w:r>
      <w:proofErr w:type="spellEnd"/>
      <w:r w:rsidRPr="00771EE5">
        <w:rPr>
          <w:rFonts w:ascii="宋体" w:hAnsi="宋体"/>
          <w:sz w:val="24"/>
        </w:rPr>
        <w:t>;</w:t>
      </w:r>
    </w:p>
    <w:p w14:paraId="4104640D" w14:textId="77777777" w:rsidR="007C72BA" w:rsidRPr="00771EE5" w:rsidRDefault="007C72BA" w:rsidP="007C72BA">
      <w:pPr>
        <w:spacing w:line="360" w:lineRule="auto"/>
        <w:ind w:left="420"/>
        <w:rPr>
          <w:rFonts w:ascii="宋体" w:hAnsi="宋体"/>
          <w:sz w:val="24"/>
        </w:rPr>
      </w:pPr>
      <w:r w:rsidRPr="00771EE5">
        <w:rPr>
          <w:rFonts w:ascii="宋体" w:hAnsi="宋体"/>
          <w:sz w:val="24"/>
        </w:rPr>
        <w:tab/>
        <w:t>if(</w:t>
      </w:r>
      <w:proofErr w:type="spellStart"/>
      <w:proofErr w:type="gramStart"/>
      <w:r w:rsidRPr="00771EE5">
        <w:rPr>
          <w:rFonts w:ascii="宋体" w:hAnsi="宋体"/>
          <w:sz w:val="24"/>
        </w:rPr>
        <w:t>argc</w:t>
      </w:r>
      <w:proofErr w:type="spellEnd"/>
      <w:r w:rsidRPr="00771EE5">
        <w:rPr>
          <w:rFonts w:ascii="宋体" w:hAnsi="宋体"/>
          <w:sz w:val="24"/>
        </w:rPr>
        <w:t>!=</w:t>
      </w:r>
      <w:proofErr w:type="gramEnd"/>
      <w:r w:rsidRPr="00771EE5">
        <w:rPr>
          <w:rFonts w:ascii="宋体" w:hAnsi="宋体"/>
          <w:sz w:val="24"/>
        </w:rPr>
        <w:t>2){</w:t>
      </w:r>
    </w:p>
    <w:p w14:paraId="607F24D5" w14:textId="77777777" w:rsidR="007C72BA" w:rsidRPr="00771EE5" w:rsidRDefault="007C72BA" w:rsidP="007C72BA">
      <w:pPr>
        <w:spacing w:line="360" w:lineRule="auto"/>
        <w:ind w:left="420"/>
        <w:rPr>
          <w:rFonts w:ascii="宋体" w:hAnsi="宋体"/>
          <w:sz w:val="24"/>
        </w:rPr>
      </w:pPr>
      <w:r w:rsidRPr="00771EE5">
        <w:rPr>
          <w:rFonts w:ascii="宋体" w:hAnsi="宋体"/>
          <w:sz w:val="24"/>
        </w:rPr>
        <w:tab/>
      </w:r>
      <w:r w:rsidRPr="00771EE5">
        <w:rPr>
          <w:rFonts w:ascii="宋体" w:hAnsi="宋体"/>
          <w:sz w:val="24"/>
        </w:rPr>
        <w:tab/>
      </w:r>
      <w:proofErr w:type="spellStart"/>
      <w:proofErr w:type="gramStart"/>
      <w:r w:rsidRPr="00771EE5">
        <w:rPr>
          <w:rFonts w:ascii="宋体" w:hAnsi="宋体"/>
          <w:sz w:val="24"/>
        </w:rPr>
        <w:t>printf</w:t>
      </w:r>
      <w:proofErr w:type="spellEnd"/>
      <w:r w:rsidRPr="00771EE5">
        <w:rPr>
          <w:rFonts w:ascii="宋体" w:hAnsi="宋体"/>
          <w:sz w:val="24"/>
        </w:rPr>
        <w:t>(</w:t>
      </w:r>
      <w:proofErr w:type="gramEnd"/>
      <w:r w:rsidRPr="00771EE5">
        <w:rPr>
          <w:rFonts w:ascii="宋体" w:hAnsi="宋体"/>
          <w:sz w:val="24"/>
        </w:rPr>
        <w:t>"Arguments error!\n");</w:t>
      </w:r>
    </w:p>
    <w:p w14:paraId="08B4DE9E" w14:textId="77777777" w:rsidR="007C72BA" w:rsidRPr="00771EE5" w:rsidRDefault="007C72BA" w:rsidP="007C72BA">
      <w:pPr>
        <w:spacing w:line="360" w:lineRule="auto"/>
        <w:ind w:left="420"/>
        <w:rPr>
          <w:rFonts w:ascii="宋体" w:hAnsi="宋体"/>
          <w:sz w:val="24"/>
        </w:rPr>
      </w:pPr>
      <w:r w:rsidRPr="00771EE5">
        <w:rPr>
          <w:rFonts w:ascii="宋体" w:hAnsi="宋体"/>
          <w:sz w:val="24"/>
        </w:rPr>
        <w:tab/>
      </w:r>
      <w:r w:rsidRPr="00771EE5">
        <w:rPr>
          <w:rFonts w:ascii="宋体" w:hAnsi="宋体"/>
          <w:sz w:val="24"/>
        </w:rPr>
        <w:tab/>
      </w:r>
      <w:proofErr w:type="gramStart"/>
      <w:r w:rsidRPr="00771EE5">
        <w:rPr>
          <w:rFonts w:ascii="宋体" w:hAnsi="宋体"/>
          <w:sz w:val="24"/>
        </w:rPr>
        <w:t>exit(</w:t>
      </w:r>
      <w:proofErr w:type="gramEnd"/>
      <w:r w:rsidRPr="00771EE5">
        <w:rPr>
          <w:rFonts w:ascii="宋体" w:hAnsi="宋体"/>
          <w:sz w:val="24"/>
        </w:rPr>
        <w:t>-1);</w:t>
      </w:r>
    </w:p>
    <w:p w14:paraId="1DCD01B5" w14:textId="77777777" w:rsidR="007C72BA" w:rsidRPr="00771EE5" w:rsidRDefault="007C72BA" w:rsidP="007C72BA">
      <w:pPr>
        <w:spacing w:line="360" w:lineRule="auto"/>
        <w:ind w:left="420"/>
        <w:rPr>
          <w:rFonts w:ascii="宋体" w:hAnsi="宋体"/>
          <w:sz w:val="24"/>
        </w:rPr>
      </w:pPr>
      <w:r w:rsidRPr="00771EE5">
        <w:rPr>
          <w:rFonts w:ascii="宋体" w:hAnsi="宋体"/>
          <w:sz w:val="24"/>
        </w:rPr>
        <w:tab/>
        <w:t>}</w:t>
      </w:r>
    </w:p>
    <w:p w14:paraId="5CC739F8" w14:textId="77777777" w:rsidR="007C72BA" w:rsidRPr="00771EE5" w:rsidRDefault="007C72BA" w:rsidP="007C72BA">
      <w:pPr>
        <w:spacing w:line="360" w:lineRule="auto"/>
        <w:ind w:left="420"/>
        <w:rPr>
          <w:rFonts w:ascii="宋体" w:hAnsi="宋体"/>
          <w:sz w:val="24"/>
        </w:rPr>
      </w:pPr>
      <w:r w:rsidRPr="00771EE5">
        <w:rPr>
          <w:rFonts w:ascii="宋体" w:hAnsi="宋体" w:hint="eastAsia"/>
          <w:sz w:val="24"/>
        </w:rPr>
        <w:tab/>
        <w:t>if((</w:t>
      </w:r>
      <w:proofErr w:type="spellStart"/>
      <w:r w:rsidRPr="00771EE5">
        <w:rPr>
          <w:rFonts w:ascii="宋体" w:hAnsi="宋体" w:hint="eastAsia"/>
          <w:sz w:val="24"/>
        </w:rPr>
        <w:t>fp</w:t>
      </w:r>
      <w:proofErr w:type="spellEnd"/>
      <w:r w:rsidRPr="00771EE5">
        <w:rPr>
          <w:rFonts w:ascii="宋体" w:hAnsi="宋体" w:hint="eastAsia"/>
          <w:sz w:val="24"/>
        </w:rPr>
        <w:t>=</w:t>
      </w:r>
      <w:proofErr w:type="spellStart"/>
      <w:r w:rsidRPr="00771EE5">
        <w:rPr>
          <w:rFonts w:ascii="宋体" w:hAnsi="宋体" w:hint="eastAsia"/>
          <w:sz w:val="24"/>
        </w:rPr>
        <w:t>fopen</w:t>
      </w:r>
      <w:proofErr w:type="spellEnd"/>
      <w:r w:rsidRPr="00771EE5">
        <w:rPr>
          <w:rFonts w:ascii="宋体" w:hAnsi="宋体" w:hint="eastAsia"/>
          <w:sz w:val="24"/>
        </w:rPr>
        <w:t>(</w:t>
      </w:r>
      <w:proofErr w:type="spellStart"/>
      <w:r w:rsidRPr="00771EE5">
        <w:rPr>
          <w:rFonts w:ascii="宋体" w:hAnsi="宋体" w:hint="eastAsia"/>
          <w:sz w:val="24"/>
        </w:rPr>
        <w:t>argv</w:t>
      </w:r>
      <w:proofErr w:type="spellEnd"/>
      <w:r w:rsidRPr="00771EE5">
        <w:rPr>
          <w:rFonts w:ascii="宋体" w:hAnsi="宋体" w:hint="eastAsia"/>
          <w:sz w:val="24"/>
        </w:rPr>
        <w:t xml:space="preserve">[1],"r"))==NULL){       /* </w:t>
      </w:r>
      <w:proofErr w:type="spellStart"/>
      <w:r w:rsidRPr="00771EE5">
        <w:rPr>
          <w:rFonts w:ascii="宋体" w:hAnsi="宋体" w:hint="eastAsia"/>
          <w:sz w:val="24"/>
        </w:rPr>
        <w:t>fp</w:t>
      </w:r>
      <w:proofErr w:type="spellEnd"/>
      <w:r w:rsidRPr="00771EE5">
        <w:rPr>
          <w:rFonts w:ascii="宋体" w:hAnsi="宋体" w:hint="eastAsia"/>
          <w:sz w:val="24"/>
        </w:rPr>
        <w:t xml:space="preserve"> 指向 filename */</w:t>
      </w:r>
    </w:p>
    <w:p w14:paraId="6207C84B" w14:textId="77777777" w:rsidR="007C72BA" w:rsidRPr="00771EE5" w:rsidRDefault="007C72BA" w:rsidP="007C72BA">
      <w:pPr>
        <w:spacing w:line="360" w:lineRule="auto"/>
        <w:ind w:left="420"/>
        <w:rPr>
          <w:rFonts w:ascii="宋体" w:hAnsi="宋体"/>
          <w:sz w:val="24"/>
        </w:rPr>
      </w:pPr>
      <w:r w:rsidRPr="00771EE5">
        <w:rPr>
          <w:rFonts w:ascii="宋体" w:hAnsi="宋体"/>
          <w:sz w:val="24"/>
        </w:rPr>
        <w:tab/>
      </w:r>
      <w:r w:rsidRPr="00771EE5">
        <w:rPr>
          <w:rFonts w:ascii="宋体" w:hAnsi="宋体"/>
          <w:sz w:val="24"/>
        </w:rPr>
        <w:tab/>
      </w:r>
      <w:proofErr w:type="spellStart"/>
      <w:proofErr w:type="gramStart"/>
      <w:r w:rsidRPr="00771EE5">
        <w:rPr>
          <w:rFonts w:ascii="宋体" w:hAnsi="宋体"/>
          <w:sz w:val="24"/>
        </w:rPr>
        <w:t>printf</w:t>
      </w:r>
      <w:proofErr w:type="spellEnd"/>
      <w:r w:rsidRPr="00771EE5">
        <w:rPr>
          <w:rFonts w:ascii="宋体" w:hAnsi="宋体"/>
          <w:sz w:val="24"/>
        </w:rPr>
        <w:t>(</w:t>
      </w:r>
      <w:proofErr w:type="gramEnd"/>
      <w:r w:rsidRPr="00771EE5">
        <w:rPr>
          <w:rFonts w:ascii="宋体" w:hAnsi="宋体"/>
          <w:sz w:val="24"/>
        </w:rPr>
        <w:t>"Can't open %s file!\n",</w:t>
      </w:r>
      <w:proofErr w:type="spellStart"/>
      <w:r w:rsidRPr="00771EE5">
        <w:rPr>
          <w:rFonts w:ascii="宋体" w:hAnsi="宋体"/>
          <w:sz w:val="24"/>
        </w:rPr>
        <w:t>argv</w:t>
      </w:r>
      <w:proofErr w:type="spellEnd"/>
      <w:r w:rsidRPr="00771EE5">
        <w:rPr>
          <w:rFonts w:ascii="宋体" w:hAnsi="宋体"/>
          <w:sz w:val="24"/>
        </w:rPr>
        <w:t>[1]);</w:t>
      </w:r>
    </w:p>
    <w:p w14:paraId="5F9BBFFC" w14:textId="77777777" w:rsidR="007C72BA" w:rsidRPr="00771EE5" w:rsidRDefault="007C72BA" w:rsidP="007C72BA">
      <w:pPr>
        <w:spacing w:line="360" w:lineRule="auto"/>
        <w:ind w:left="420"/>
        <w:rPr>
          <w:rFonts w:ascii="宋体" w:hAnsi="宋体"/>
          <w:sz w:val="24"/>
        </w:rPr>
      </w:pPr>
      <w:r w:rsidRPr="00771EE5">
        <w:rPr>
          <w:rFonts w:ascii="宋体" w:hAnsi="宋体"/>
          <w:sz w:val="24"/>
        </w:rPr>
        <w:tab/>
      </w:r>
      <w:r w:rsidRPr="00771EE5">
        <w:rPr>
          <w:rFonts w:ascii="宋体" w:hAnsi="宋体"/>
          <w:sz w:val="24"/>
        </w:rPr>
        <w:tab/>
      </w:r>
      <w:proofErr w:type="gramStart"/>
      <w:r w:rsidRPr="00771EE5">
        <w:rPr>
          <w:rFonts w:ascii="宋体" w:hAnsi="宋体"/>
          <w:sz w:val="24"/>
        </w:rPr>
        <w:t>exit(</w:t>
      </w:r>
      <w:proofErr w:type="gramEnd"/>
      <w:r w:rsidRPr="00771EE5">
        <w:rPr>
          <w:rFonts w:ascii="宋体" w:hAnsi="宋体"/>
          <w:sz w:val="24"/>
        </w:rPr>
        <w:t>-1);</w:t>
      </w:r>
    </w:p>
    <w:p w14:paraId="7520FF1C" w14:textId="77777777" w:rsidR="007C72BA" w:rsidRPr="00771EE5" w:rsidRDefault="007C72BA" w:rsidP="007C72BA">
      <w:pPr>
        <w:spacing w:line="360" w:lineRule="auto"/>
        <w:ind w:left="420"/>
        <w:rPr>
          <w:rFonts w:ascii="宋体" w:hAnsi="宋体"/>
          <w:sz w:val="24"/>
        </w:rPr>
      </w:pPr>
      <w:r w:rsidRPr="00771EE5">
        <w:rPr>
          <w:rFonts w:ascii="宋体" w:hAnsi="宋体"/>
          <w:sz w:val="24"/>
        </w:rPr>
        <w:tab/>
        <w:t>}</w:t>
      </w:r>
    </w:p>
    <w:p w14:paraId="0DE7C9D7" w14:textId="77777777" w:rsidR="007C72BA" w:rsidRPr="00771EE5" w:rsidRDefault="007C72BA" w:rsidP="007C72BA">
      <w:pPr>
        <w:spacing w:line="360" w:lineRule="auto"/>
        <w:ind w:left="420"/>
        <w:rPr>
          <w:rFonts w:ascii="宋体" w:hAnsi="宋体"/>
          <w:sz w:val="24"/>
        </w:rPr>
      </w:pPr>
    </w:p>
    <w:p w14:paraId="1036E98B" w14:textId="77777777" w:rsidR="007C72BA" w:rsidRPr="00771EE5" w:rsidRDefault="007C72BA" w:rsidP="007C72BA">
      <w:pPr>
        <w:spacing w:line="360" w:lineRule="auto"/>
        <w:ind w:left="420"/>
        <w:rPr>
          <w:rFonts w:ascii="宋体" w:hAnsi="宋体"/>
          <w:sz w:val="24"/>
        </w:rPr>
      </w:pPr>
      <w:r w:rsidRPr="00771EE5">
        <w:rPr>
          <w:rFonts w:ascii="宋体" w:hAnsi="宋体" w:hint="eastAsia"/>
          <w:sz w:val="24"/>
        </w:rPr>
        <w:tab/>
        <w:t>while(</w:t>
      </w:r>
      <w:proofErr w:type="spellStart"/>
      <w:r w:rsidRPr="00771EE5">
        <w:rPr>
          <w:rFonts w:ascii="宋体" w:hAnsi="宋体" w:hint="eastAsia"/>
          <w:sz w:val="24"/>
        </w:rPr>
        <w:t>ch</w:t>
      </w:r>
      <w:proofErr w:type="spellEnd"/>
      <w:r w:rsidRPr="00771EE5">
        <w:rPr>
          <w:rFonts w:ascii="宋体" w:hAnsi="宋体" w:hint="eastAsia"/>
          <w:sz w:val="24"/>
        </w:rPr>
        <w:t>=</w:t>
      </w:r>
      <w:proofErr w:type="spellStart"/>
      <w:r w:rsidRPr="00771EE5">
        <w:rPr>
          <w:rFonts w:ascii="宋体" w:hAnsi="宋体" w:hint="eastAsia"/>
          <w:sz w:val="24"/>
        </w:rPr>
        <w:t>fgetc</w:t>
      </w:r>
      <w:proofErr w:type="spellEnd"/>
      <w:r w:rsidRPr="00771EE5">
        <w:rPr>
          <w:rFonts w:ascii="宋体" w:hAnsi="宋体" w:hint="eastAsia"/>
          <w:sz w:val="24"/>
        </w:rPr>
        <w:t>(</w:t>
      </w:r>
      <w:proofErr w:type="spellStart"/>
      <w:r w:rsidRPr="00771EE5">
        <w:rPr>
          <w:rFonts w:ascii="宋体" w:hAnsi="宋体" w:hint="eastAsia"/>
          <w:sz w:val="24"/>
        </w:rPr>
        <w:t>fp</w:t>
      </w:r>
      <w:proofErr w:type="spellEnd"/>
      <w:proofErr w:type="gramStart"/>
      <w:r w:rsidRPr="00771EE5">
        <w:rPr>
          <w:rFonts w:ascii="宋体" w:hAnsi="宋体" w:hint="eastAsia"/>
          <w:sz w:val="24"/>
        </w:rPr>
        <w:t>)!=</w:t>
      </w:r>
      <w:proofErr w:type="gramEnd"/>
      <w:r w:rsidRPr="00771EE5">
        <w:rPr>
          <w:rFonts w:ascii="宋体" w:hAnsi="宋体" w:hint="eastAsia"/>
          <w:sz w:val="24"/>
        </w:rPr>
        <w:t>EOF)          /* 从filename中读字符 */</w:t>
      </w:r>
    </w:p>
    <w:p w14:paraId="25AA21F6" w14:textId="77777777" w:rsidR="007C72BA" w:rsidRPr="00771EE5" w:rsidRDefault="007C72BA" w:rsidP="007C72BA">
      <w:pPr>
        <w:spacing w:line="360" w:lineRule="auto"/>
        <w:ind w:left="420"/>
        <w:rPr>
          <w:rFonts w:ascii="宋体" w:hAnsi="宋体"/>
          <w:sz w:val="24"/>
        </w:rPr>
      </w:pPr>
      <w:r w:rsidRPr="00771EE5">
        <w:rPr>
          <w:rFonts w:ascii="宋体" w:hAnsi="宋体" w:hint="eastAsia"/>
          <w:sz w:val="24"/>
        </w:rPr>
        <w:tab/>
        <w:t xml:space="preserve">   </w:t>
      </w:r>
      <w:proofErr w:type="spellStart"/>
      <w:r w:rsidRPr="00771EE5">
        <w:rPr>
          <w:rFonts w:ascii="宋体" w:hAnsi="宋体" w:hint="eastAsia"/>
          <w:sz w:val="24"/>
        </w:rPr>
        <w:t>putchar</w:t>
      </w:r>
      <w:proofErr w:type="spellEnd"/>
      <w:r w:rsidRPr="00771EE5">
        <w:rPr>
          <w:rFonts w:ascii="宋体" w:hAnsi="宋体" w:hint="eastAsia"/>
          <w:sz w:val="24"/>
        </w:rPr>
        <w:t>(</w:t>
      </w:r>
      <w:proofErr w:type="spellStart"/>
      <w:r w:rsidRPr="00771EE5">
        <w:rPr>
          <w:rFonts w:ascii="宋体" w:hAnsi="宋体" w:hint="eastAsia"/>
          <w:sz w:val="24"/>
        </w:rPr>
        <w:t>ch</w:t>
      </w:r>
      <w:proofErr w:type="spellEnd"/>
      <w:r w:rsidRPr="00771EE5">
        <w:rPr>
          <w:rFonts w:ascii="宋体" w:hAnsi="宋体" w:hint="eastAsia"/>
          <w:sz w:val="24"/>
        </w:rPr>
        <w:t>);                  /* 向显示器中写字符 */</w:t>
      </w:r>
    </w:p>
    <w:p w14:paraId="0AE59125" w14:textId="77777777" w:rsidR="007C72BA" w:rsidRPr="00771EE5" w:rsidRDefault="007C72BA" w:rsidP="007C72BA">
      <w:pPr>
        <w:spacing w:line="360" w:lineRule="auto"/>
        <w:ind w:left="420"/>
        <w:rPr>
          <w:rFonts w:ascii="宋体" w:hAnsi="宋体"/>
          <w:sz w:val="24"/>
        </w:rPr>
      </w:pPr>
      <w:r w:rsidRPr="00771EE5">
        <w:rPr>
          <w:rFonts w:ascii="宋体" w:hAnsi="宋体" w:hint="eastAsia"/>
          <w:sz w:val="24"/>
        </w:rPr>
        <w:tab/>
      </w:r>
      <w:proofErr w:type="spellStart"/>
      <w:r w:rsidRPr="00771EE5">
        <w:rPr>
          <w:rFonts w:ascii="宋体" w:hAnsi="宋体" w:hint="eastAsia"/>
          <w:sz w:val="24"/>
        </w:rPr>
        <w:t>fclose</w:t>
      </w:r>
      <w:proofErr w:type="spellEnd"/>
      <w:r w:rsidRPr="00771EE5">
        <w:rPr>
          <w:rFonts w:ascii="宋体" w:hAnsi="宋体" w:hint="eastAsia"/>
          <w:sz w:val="24"/>
        </w:rPr>
        <w:t>(</w:t>
      </w:r>
      <w:proofErr w:type="spellStart"/>
      <w:r w:rsidRPr="00771EE5">
        <w:rPr>
          <w:rFonts w:ascii="宋体" w:hAnsi="宋体" w:hint="eastAsia"/>
          <w:sz w:val="24"/>
        </w:rPr>
        <w:t>fp</w:t>
      </w:r>
      <w:proofErr w:type="spellEnd"/>
      <w:r w:rsidRPr="00771EE5">
        <w:rPr>
          <w:rFonts w:ascii="宋体" w:hAnsi="宋体" w:hint="eastAsia"/>
          <w:sz w:val="24"/>
        </w:rPr>
        <w:t>);                      /* 关闭filename */</w:t>
      </w:r>
    </w:p>
    <w:p w14:paraId="23FDE374" w14:textId="77777777" w:rsidR="007C72BA" w:rsidRPr="00771EE5" w:rsidRDefault="007C72BA" w:rsidP="007C72BA">
      <w:pPr>
        <w:snapToGrid w:val="0"/>
        <w:spacing w:line="360" w:lineRule="auto"/>
        <w:ind w:left="420"/>
        <w:rPr>
          <w:rFonts w:ascii="宋体" w:hAnsi="宋体"/>
          <w:sz w:val="24"/>
        </w:rPr>
      </w:pPr>
      <w:r w:rsidRPr="00771EE5">
        <w:rPr>
          <w:rFonts w:ascii="宋体" w:hAnsi="宋体" w:hint="eastAsia"/>
          <w:sz w:val="24"/>
        </w:rPr>
        <w:t xml:space="preserve"> return 0;</w:t>
      </w:r>
      <w:r w:rsidRPr="00771EE5">
        <w:rPr>
          <w:rFonts w:ascii="宋体" w:hAnsi="宋体"/>
          <w:sz w:val="24"/>
        </w:rPr>
        <w:tab/>
      </w:r>
    </w:p>
    <w:p w14:paraId="5E0B96A8" w14:textId="77777777" w:rsidR="007C72BA" w:rsidRPr="00771EE5" w:rsidRDefault="007C72BA" w:rsidP="007C72BA">
      <w:pPr>
        <w:spacing w:line="360" w:lineRule="auto"/>
        <w:ind w:left="420"/>
        <w:rPr>
          <w:rFonts w:ascii="宋体" w:hAnsi="宋体"/>
          <w:sz w:val="24"/>
        </w:rPr>
      </w:pPr>
      <w:r w:rsidRPr="00771EE5">
        <w:rPr>
          <w:rFonts w:ascii="宋体" w:hAnsi="宋体"/>
          <w:sz w:val="24"/>
        </w:rPr>
        <w:t>}</w:t>
      </w:r>
    </w:p>
    <w:p w14:paraId="7D9F89BD" w14:textId="77777777" w:rsidR="007C72BA" w:rsidRPr="00885843" w:rsidRDefault="007C72BA" w:rsidP="007C72BA">
      <w:pPr>
        <w:snapToGrid w:val="0"/>
        <w:spacing w:line="360" w:lineRule="auto"/>
        <w:rPr>
          <w:b/>
          <w:sz w:val="24"/>
        </w:rPr>
      </w:pPr>
      <w:r w:rsidRPr="00885843">
        <w:rPr>
          <w:rFonts w:hAnsi="宋体"/>
          <w:b/>
          <w:sz w:val="24"/>
        </w:rPr>
        <w:t>解答：</w:t>
      </w:r>
    </w:p>
    <w:p w14:paraId="6C740846" w14:textId="77777777" w:rsidR="007C72BA" w:rsidRDefault="007C72BA" w:rsidP="007C72BA">
      <w:pPr>
        <w:snapToGrid w:val="0"/>
        <w:spacing w:line="300" w:lineRule="auto"/>
        <w:rPr>
          <w:sz w:val="24"/>
        </w:rPr>
      </w:pPr>
      <w:r w:rsidRPr="00885843">
        <w:rPr>
          <w:sz w:val="24"/>
        </w:rPr>
        <w:tab/>
      </w:r>
      <w:r>
        <w:rPr>
          <w:rFonts w:hint="eastAsia"/>
          <w:sz w:val="24"/>
        </w:rPr>
        <w:t>第</w:t>
      </w:r>
      <w:r>
        <w:rPr>
          <w:rFonts w:hint="eastAsia"/>
          <w:sz w:val="24"/>
        </w:rPr>
        <w:t>1</w:t>
      </w:r>
      <w:r>
        <w:rPr>
          <w:sz w:val="24"/>
        </w:rPr>
        <w:t>6</w:t>
      </w:r>
      <w:r>
        <w:rPr>
          <w:rFonts w:hint="eastAsia"/>
          <w:sz w:val="24"/>
        </w:rPr>
        <w:t>行</w:t>
      </w:r>
      <w:r w:rsidRPr="00771EE5">
        <w:rPr>
          <w:rFonts w:ascii="宋体" w:hAnsi="宋体" w:hint="eastAsia"/>
          <w:sz w:val="24"/>
        </w:rPr>
        <w:t>while(</w:t>
      </w:r>
      <w:proofErr w:type="spellStart"/>
      <w:r w:rsidRPr="00771EE5">
        <w:rPr>
          <w:rFonts w:ascii="宋体" w:hAnsi="宋体" w:hint="eastAsia"/>
          <w:sz w:val="24"/>
        </w:rPr>
        <w:t>ch</w:t>
      </w:r>
      <w:proofErr w:type="spellEnd"/>
      <w:r w:rsidRPr="00771EE5">
        <w:rPr>
          <w:rFonts w:ascii="宋体" w:hAnsi="宋体" w:hint="eastAsia"/>
          <w:sz w:val="24"/>
        </w:rPr>
        <w:t>=</w:t>
      </w:r>
      <w:proofErr w:type="spellStart"/>
      <w:r w:rsidRPr="00771EE5">
        <w:rPr>
          <w:rFonts w:ascii="宋体" w:hAnsi="宋体" w:hint="eastAsia"/>
          <w:sz w:val="24"/>
        </w:rPr>
        <w:t>fgetc</w:t>
      </w:r>
      <w:proofErr w:type="spellEnd"/>
      <w:r w:rsidRPr="00771EE5">
        <w:rPr>
          <w:rFonts w:ascii="宋体" w:hAnsi="宋体" w:hint="eastAsia"/>
          <w:sz w:val="24"/>
        </w:rPr>
        <w:t>(</w:t>
      </w:r>
      <w:proofErr w:type="spellStart"/>
      <w:r w:rsidRPr="00771EE5">
        <w:rPr>
          <w:rFonts w:ascii="宋体" w:hAnsi="宋体" w:hint="eastAsia"/>
          <w:sz w:val="24"/>
        </w:rPr>
        <w:t>fp</w:t>
      </w:r>
      <w:proofErr w:type="spellEnd"/>
      <w:r w:rsidRPr="00771EE5">
        <w:rPr>
          <w:rFonts w:ascii="宋体" w:hAnsi="宋体" w:hint="eastAsia"/>
          <w:sz w:val="24"/>
        </w:rPr>
        <w:t>)!=EOF)</w:t>
      </w:r>
      <w:r>
        <w:rPr>
          <w:rFonts w:ascii="宋体" w:hAnsi="宋体" w:hint="eastAsia"/>
          <w:sz w:val="24"/>
        </w:rPr>
        <w:t>中会先计算</w:t>
      </w:r>
      <w:proofErr w:type="spellStart"/>
      <w:r w:rsidRPr="00771EE5">
        <w:rPr>
          <w:rFonts w:ascii="宋体" w:hAnsi="宋体" w:hint="eastAsia"/>
          <w:sz w:val="24"/>
        </w:rPr>
        <w:t>fgetc</w:t>
      </w:r>
      <w:proofErr w:type="spellEnd"/>
      <w:r w:rsidRPr="00771EE5">
        <w:rPr>
          <w:rFonts w:ascii="宋体" w:hAnsi="宋体" w:hint="eastAsia"/>
          <w:sz w:val="24"/>
        </w:rPr>
        <w:t>(</w:t>
      </w:r>
      <w:proofErr w:type="spellStart"/>
      <w:r w:rsidRPr="00771EE5">
        <w:rPr>
          <w:rFonts w:ascii="宋体" w:hAnsi="宋体" w:hint="eastAsia"/>
          <w:sz w:val="24"/>
        </w:rPr>
        <w:t>fp</w:t>
      </w:r>
      <w:proofErr w:type="spellEnd"/>
      <w:r w:rsidRPr="00771EE5">
        <w:rPr>
          <w:rFonts w:ascii="宋体" w:hAnsi="宋体" w:hint="eastAsia"/>
          <w:sz w:val="24"/>
        </w:rPr>
        <w:t>)!=EOF</w:t>
      </w:r>
      <w:r>
        <w:rPr>
          <w:rFonts w:ascii="宋体" w:hAnsi="宋体" w:hint="eastAsia"/>
          <w:sz w:val="24"/>
        </w:rPr>
        <w:t>的值，最后再将该值赋给</w:t>
      </w:r>
      <w:proofErr w:type="spellStart"/>
      <w:r>
        <w:rPr>
          <w:rFonts w:ascii="宋体" w:hAnsi="宋体" w:hint="eastAsia"/>
          <w:sz w:val="24"/>
        </w:rPr>
        <w:t>c</w:t>
      </w:r>
      <w:r>
        <w:rPr>
          <w:rFonts w:ascii="宋体" w:hAnsi="宋体"/>
          <w:sz w:val="24"/>
        </w:rPr>
        <w:t>h</w:t>
      </w:r>
      <w:proofErr w:type="spellEnd"/>
      <w:r>
        <w:rPr>
          <w:rFonts w:ascii="宋体" w:hAnsi="宋体" w:hint="eastAsia"/>
          <w:sz w:val="24"/>
        </w:rPr>
        <w:t>，所以在</w:t>
      </w:r>
      <w:proofErr w:type="spellStart"/>
      <w:r>
        <w:rPr>
          <w:rFonts w:ascii="宋体" w:hAnsi="宋体" w:hint="eastAsia"/>
          <w:sz w:val="24"/>
        </w:rPr>
        <w:t>p</w:t>
      </w:r>
      <w:r>
        <w:rPr>
          <w:rFonts w:ascii="宋体" w:hAnsi="宋体"/>
          <w:sz w:val="24"/>
        </w:rPr>
        <w:t>utchar</w:t>
      </w:r>
      <w:proofErr w:type="spellEnd"/>
      <w:r>
        <w:rPr>
          <w:rFonts w:ascii="宋体" w:hAnsi="宋体"/>
          <w:sz w:val="24"/>
        </w:rPr>
        <w:t>(</w:t>
      </w:r>
      <w:proofErr w:type="spellStart"/>
      <w:r>
        <w:rPr>
          <w:rFonts w:ascii="宋体" w:hAnsi="宋体"/>
          <w:sz w:val="24"/>
        </w:rPr>
        <w:t>ch</w:t>
      </w:r>
      <w:proofErr w:type="spellEnd"/>
      <w:r>
        <w:rPr>
          <w:rFonts w:ascii="宋体" w:hAnsi="宋体"/>
          <w:sz w:val="24"/>
        </w:rPr>
        <w:t>)</w:t>
      </w:r>
      <w:r>
        <w:rPr>
          <w:rFonts w:ascii="宋体" w:hAnsi="宋体" w:hint="eastAsia"/>
          <w:sz w:val="24"/>
        </w:rPr>
        <w:t>时会输出</w:t>
      </w:r>
      <w:r>
        <w:rPr>
          <w:rFonts w:ascii="宋体" w:hAnsi="宋体"/>
          <w:sz w:val="24"/>
        </w:rPr>
        <w:t>ASCII</w:t>
      </w:r>
      <w:r>
        <w:rPr>
          <w:rFonts w:ascii="宋体" w:hAnsi="宋体" w:hint="eastAsia"/>
          <w:sz w:val="24"/>
        </w:rPr>
        <w:t>码为1的字符。正确形式</w:t>
      </w:r>
      <w:r>
        <w:rPr>
          <w:rFonts w:ascii="宋体" w:hAnsi="宋体" w:hint="eastAsia"/>
          <w:sz w:val="24"/>
        </w:rPr>
        <w:lastRenderedPageBreak/>
        <w:t>为：</w:t>
      </w:r>
      <w:r w:rsidRPr="00771EE5">
        <w:rPr>
          <w:rFonts w:ascii="宋体" w:hAnsi="宋体" w:hint="eastAsia"/>
          <w:sz w:val="24"/>
        </w:rPr>
        <w:t>while(</w:t>
      </w:r>
      <w:r>
        <w:rPr>
          <w:rFonts w:ascii="宋体" w:hAnsi="宋体" w:hint="eastAsia"/>
          <w:sz w:val="24"/>
        </w:rPr>
        <w:t>(</w:t>
      </w:r>
      <w:proofErr w:type="spellStart"/>
      <w:r w:rsidRPr="00771EE5">
        <w:rPr>
          <w:rFonts w:ascii="宋体" w:hAnsi="宋体" w:hint="eastAsia"/>
          <w:sz w:val="24"/>
        </w:rPr>
        <w:t>ch</w:t>
      </w:r>
      <w:proofErr w:type="spellEnd"/>
      <w:r w:rsidRPr="00771EE5">
        <w:rPr>
          <w:rFonts w:ascii="宋体" w:hAnsi="宋体" w:hint="eastAsia"/>
          <w:sz w:val="24"/>
        </w:rPr>
        <w:t>=</w:t>
      </w:r>
      <w:proofErr w:type="spellStart"/>
      <w:r w:rsidRPr="00771EE5">
        <w:rPr>
          <w:rFonts w:ascii="宋体" w:hAnsi="宋体" w:hint="eastAsia"/>
          <w:sz w:val="24"/>
        </w:rPr>
        <w:t>fgetc</w:t>
      </w:r>
      <w:proofErr w:type="spellEnd"/>
      <w:r w:rsidRPr="00771EE5">
        <w:rPr>
          <w:rFonts w:ascii="宋体" w:hAnsi="宋体" w:hint="eastAsia"/>
          <w:sz w:val="24"/>
        </w:rPr>
        <w:t>(</w:t>
      </w:r>
      <w:proofErr w:type="spellStart"/>
      <w:r w:rsidRPr="00771EE5">
        <w:rPr>
          <w:rFonts w:ascii="宋体" w:hAnsi="宋体" w:hint="eastAsia"/>
          <w:sz w:val="24"/>
        </w:rPr>
        <w:t>fp</w:t>
      </w:r>
      <w:proofErr w:type="spellEnd"/>
      <w:r w:rsidRPr="00771EE5">
        <w:rPr>
          <w:rFonts w:ascii="宋体" w:hAnsi="宋体" w:hint="eastAsia"/>
          <w:sz w:val="24"/>
        </w:rPr>
        <w:t>)</w:t>
      </w:r>
      <w:proofErr w:type="gramStart"/>
      <w:r>
        <w:rPr>
          <w:rFonts w:ascii="宋体" w:hAnsi="宋体"/>
          <w:sz w:val="24"/>
        </w:rPr>
        <w:t>)</w:t>
      </w:r>
      <w:r w:rsidRPr="00771EE5">
        <w:rPr>
          <w:rFonts w:ascii="宋体" w:hAnsi="宋体" w:hint="eastAsia"/>
          <w:sz w:val="24"/>
        </w:rPr>
        <w:t>!=</w:t>
      </w:r>
      <w:proofErr w:type="gramEnd"/>
      <w:r w:rsidRPr="00771EE5">
        <w:rPr>
          <w:rFonts w:ascii="宋体" w:hAnsi="宋体" w:hint="eastAsia"/>
          <w:sz w:val="24"/>
        </w:rPr>
        <w:t>EOF)</w:t>
      </w:r>
      <w:r>
        <w:rPr>
          <w:rFonts w:ascii="宋体" w:hAnsi="宋体" w:hint="eastAsia"/>
          <w:sz w:val="24"/>
        </w:rPr>
        <w:t>。</w:t>
      </w:r>
    </w:p>
    <w:p w14:paraId="3A6E65EF" w14:textId="77777777" w:rsidR="007C72BA" w:rsidRPr="00841D13" w:rsidRDefault="007C72BA" w:rsidP="007C72BA">
      <w:pPr>
        <w:snapToGrid w:val="0"/>
        <w:spacing w:line="300" w:lineRule="auto"/>
        <w:rPr>
          <w:sz w:val="24"/>
        </w:rPr>
      </w:pPr>
    </w:p>
    <w:p w14:paraId="38494915" w14:textId="77777777" w:rsidR="007C72BA" w:rsidRDefault="007C72BA" w:rsidP="007C72BA">
      <w:pPr>
        <w:snapToGrid w:val="0"/>
        <w:spacing w:line="360" w:lineRule="auto"/>
        <w:rPr>
          <w:b/>
          <w:bCs/>
          <w:sz w:val="24"/>
        </w:rPr>
      </w:pPr>
      <w:r w:rsidRPr="00475E97">
        <w:rPr>
          <w:rFonts w:hAnsi="宋体"/>
          <w:b/>
          <w:bCs/>
          <w:sz w:val="24"/>
        </w:rPr>
        <w:t>测试</w:t>
      </w:r>
      <w:r>
        <w:rPr>
          <w:rFonts w:hAnsi="宋体" w:hint="eastAsia"/>
          <w:b/>
          <w:bCs/>
          <w:sz w:val="24"/>
        </w:rPr>
        <w:t>：</w:t>
      </w:r>
    </w:p>
    <w:p w14:paraId="6E857A80" w14:textId="77777777" w:rsidR="007C72BA" w:rsidRDefault="007C72BA" w:rsidP="007C72BA">
      <w:pPr>
        <w:snapToGrid w:val="0"/>
        <w:spacing w:line="360" w:lineRule="auto"/>
        <w:ind w:firstLine="420"/>
        <w:rPr>
          <w:rFonts w:hAnsi="宋体"/>
          <w:sz w:val="24"/>
        </w:rPr>
      </w:pPr>
      <w:r w:rsidRPr="00885843">
        <w:rPr>
          <w:rFonts w:hAnsi="宋体"/>
          <w:sz w:val="24"/>
        </w:rPr>
        <w:t>（</w:t>
      </w:r>
      <w:r w:rsidRPr="00885843">
        <w:rPr>
          <w:sz w:val="24"/>
        </w:rPr>
        <w:t>a</w:t>
      </w:r>
      <w:r w:rsidRPr="00885843">
        <w:rPr>
          <w:rFonts w:hAnsi="宋体"/>
          <w:sz w:val="24"/>
        </w:rPr>
        <w:t>）</w:t>
      </w:r>
      <w:r w:rsidRPr="00885843">
        <w:rPr>
          <w:sz w:val="24"/>
        </w:rPr>
        <w:t xml:space="preserve"> </w:t>
      </w:r>
      <w:r w:rsidRPr="00885843">
        <w:rPr>
          <w:rFonts w:hAnsi="宋体"/>
          <w:sz w:val="24"/>
        </w:rPr>
        <w:t>测试数据：</w:t>
      </w:r>
    </w:p>
    <w:p w14:paraId="11B97278" w14:textId="77777777" w:rsidR="007C72BA" w:rsidRPr="00475E97" w:rsidRDefault="007C72BA" w:rsidP="007C72BA">
      <w:pPr>
        <w:snapToGrid w:val="0"/>
        <w:spacing w:line="360" w:lineRule="auto"/>
        <w:ind w:firstLine="420"/>
        <w:rPr>
          <w:b/>
          <w:bCs/>
          <w:sz w:val="24"/>
        </w:rPr>
      </w:pPr>
      <w:r>
        <w:rPr>
          <w:rFonts w:hAnsi="宋体"/>
          <w:sz w:val="24"/>
        </w:rPr>
        <w:tab/>
      </w:r>
      <w:r>
        <w:rPr>
          <w:rFonts w:hAnsi="宋体"/>
          <w:sz w:val="24"/>
        </w:rPr>
        <w:tab/>
      </w:r>
      <w:r>
        <w:rPr>
          <w:rFonts w:hAnsi="宋体" w:hint="eastAsia"/>
          <w:sz w:val="24"/>
        </w:rPr>
        <w:t>p</w:t>
      </w:r>
      <w:r>
        <w:rPr>
          <w:rFonts w:hAnsi="宋体"/>
          <w:sz w:val="24"/>
        </w:rPr>
        <w:t>roject3.cpp</w:t>
      </w:r>
      <w:r>
        <w:rPr>
          <w:rFonts w:hAnsi="宋体" w:hint="eastAsia"/>
          <w:sz w:val="24"/>
        </w:rPr>
        <w:t>为该程序所在文件</w:t>
      </w:r>
    </w:p>
    <w:p w14:paraId="126923B6" w14:textId="77777777" w:rsidR="007C72BA" w:rsidRDefault="007C72BA" w:rsidP="007C72BA">
      <w:pPr>
        <w:snapToGrid w:val="0"/>
        <w:spacing w:line="360" w:lineRule="auto"/>
        <w:ind w:firstLineChars="200" w:firstLine="480"/>
        <w:rPr>
          <w:sz w:val="24"/>
        </w:rPr>
      </w:pPr>
      <w:r>
        <w:rPr>
          <w:sz w:val="24"/>
        </w:rPr>
        <w:tab/>
      </w:r>
      <w:r>
        <w:rPr>
          <w:sz w:val="24"/>
        </w:rPr>
        <w:tab/>
      </w:r>
      <w:r>
        <w:rPr>
          <w:noProof/>
        </w:rPr>
        <w:drawing>
          <wp:inline distT="0" distB="0" distL="0" distR="0" wp14:anchorId="6F9C8CEB" wp14:editId="63D714B2">
            <wp:extent cx="3421380" cy="1642522"/>
            <wp:effectExtent l="0" t="0" r="762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433469" cy="1648325"/>
                    </a:xfrm>
                    <a:prstGeom prst="rect">
                      <a:avLst/>
                    </a:prstGeom>
                  </pic:spPr>
                </pic:pic>
              </a:graphicData>
            </a:graphic>
          </wp:inline>
        </w:drawing>
      </w:r>
    </w:p>
    <w:p w14:paraId="668BC6D8" w14:textId="77777777" w:rsidR="007C72BA" w:rsidRPr="002C749F" w:rsidRDefault="007C72BA" w:rsidP="007C72BA">
      <w:pPr>
        <w:snapToGrid w:val="0"/>
        <w:spacing w:line="360" w:lineRule="auto"/>
        <w:ind w:firstLineChars="200" w:firstLine="480"/>
      </w:pPr>
      <w:r w:rsidRPr="00885843">
        <w:rPr>
          <w:rFonts w:hAnsi="宋体"/>
          <w:sz w:val="24"/>
        </w:rPr>
        <w:t>（</w:t>
      </w:r>
      <w:r w:rsidRPr="00885843">
        <w:rPr>
          <w:sz w:val="24"/>
        </w:rPr>
        <w:t>b</w:t>
      </w:r>
      <w:r w:rsidRPr="00885843">
        <w:rPr>
          <w:rFonts w:hAnsi="宋体"/>
          <w:sz w:val="24"/>
        </w:rPr>
        <w:t>）</w:t>
      </w:r>
      <w:r w:rsidRPr="00885843">
        <w:rPr>
          <w:sz w:val="24"/>
        </w:rPr>
        <w:t xml:space="preserve"> </w:t>
      </w:r>
      <w:r w:rsidRPr="00885843">
        <w:rPr>
          <w:rFonts w:hAnsi="宋体"/>
          <w:sz w:val="24"/>
        </w:rPr>
        <w:t>对应测试数据的运行结果截图</w:t>
      </w:r>
    </w:p>
    <w:p w14:paraId="1B58427C" w14:textId="77777777" w:rsidR="007C72BA" w:rsidRDefault="007C72BA" w:rsidP="007C72BA">
      <w:pPr>
        <w:snapToGrid w:val="0"/>
        <w:spacing w:line="360" w:lineRule="auto"/>
        <w:ind w:firstLineChars="200" w:firstLine="420"/>
        <w:rPr>
          <w:sz w:val="24"/>
        </w:rPr>
      </w:pPr>
      <w:r>
        <w:rPr>
          <w:noProof/>
        </w:rPr>
        <w:drawing>
          <wp:inline distT="0" distB="0" distL="0" distR="0" wp14:anchorId="4D41DE49" wp14:editId="72F96664">
            <wp:extent cx="5274310" cy="2372360"/>
            <wp:effectExtent l="0" t="0" r="2540" b="889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274310" cy="2372360"/>
                    </a:xfrm>
                    <a:prstGeom prst="rect">
                      <a:avLst/>
                    </a:prstGeom>
                  </pic:spPr>
                </pic:pic>
              </a:graphicData>
            </a:graphic>
          </wp:inline>
        </w:drawing>
      </w:r>
    </w:p>
    <w:p w14:paraId="23FB45BF" w14:textId="77777777" w:rsidR="007C72BA" w:rsidRDefault="007C72BA" w:rsidP="007C72BA">
      <w:pPr>
        <w:snapToGrid w:val="0"/>
        <w:spacing w:line="360" w:lineRule="auto"/>
        <w:ind w:firstLineChars="400" w:firstLine="960"/>
        <w:rPr>
          <w:sz w:val="24"/>
        </w:rPr>
      </w:pPr>
    </w:p>
    <w:p w14:paraId="79AF7ACA" w14:textId="77777777" w:rsidR="007C72BA" w:rsidRDefault="007C72BA" w:rsidP="007C72BA">
      <w:pPr>
        <w:snapToGrid w:val="0"/>
        <w:spacing w:line="360" w:lineRule="auto"/>
        <w:rPr>
          <w:rFonts w:ascii="宋体" w:hAnsi="宋体"/>
          <w:sz w:val="24"/>
        </w:rPr>
      </w:pPr>
      <w:r w:rsidRPr="0000399F">
        <w:rPr>
          <w:rFonts w:ascii="宋体" w:hAnsi="宋体" w:hint="eastAsia"/>
          <w:sz w:val="24"/>
        </w:rPr>
        <w:t>（2）</w:t>
      </w:r>
      <w:r w:rsidRPr="00651A79">
        <w:rPr>
          <w:rFonts w:ascii="宋体" w:hAnsi="宋体" w:hint="eastAsia"/>
          <w:sz w:val="24"/>
        </w:rPr>
        <w:t>用输入输出重定向</w:t>
      </w:r>
      <w:proofErr w:type="spellStart"/>
      <w:r w:rsidRPr="00651A79">
        <w:rPr>
          <w:rFonts w:ascii="宋体" w:hAnsi="宋体" w:hint="eastAsia"/>
          <w:sz w:val="24"/>
        </w:rPr>
        <w:t>freopen</w:t>
      </w:r>
      <w:proofErr w:type="spellEnd"/>
      <w:r w:rsidRPr="00651A79">
        <w:rPr>
          <w:rFonts w:ascii="宋体" w:hAnsi="宋体" w:hint="eastAsia"/>
          <w:sz w:val="24"/>
        </w:rPr>
        <w:t>改写main函数。</w:t>
      </w:r>
    </w:p>
    <w:p w14:paraId="5C067F62" w14:textId="77777777" w:rsidR="007C72BA" w:rsidRDefault="007C72BA" w:rsidP="007C72BA">
      <w:pPr>
        <w:snapToGrid w:val="0"/>
        <w:spacing w:line="360" w:lineRule="auto"/>
        <w:rPr>
          <w:b/>
          <w:bCs/>
          <w:sz w:val="24"/>
        </w:rPr>
      </w:pPr>
      <w:r w:rsidRPr="006E0268">
        <w:rPr>
          <w:rFonts w:hint="eastAsia"/>
          <w:b/>
          <w:bCs/>
          <w:sz w:val="24"/>
        </w:rPr>
        <w:t>解答：</w:t>
      </w:r>
    </w:p>
    <w:p w14:paraId="0051B0F1" w14:textId="77777777" w:rsidR="007C72BA" w:rsidRDefault="007C72BA" w:rsidP="007C72BA">
      <w:pPr>
        <w:snapToGrid w:val="0"/>
        <w:spacing w:line="360" w:lineRule="auto"/>
        <w:ind w:firstLine="480"/>
        <w:rPr>
          <w:sz w:val="24"/>
        </w:rPr>
      </w:pPr>
      <w:r>
        <w:rPr>
          <w:rFonts w:hint="eastAsia"/>
          <w:sz w:val="24"/>
        </w:rPr>
        <w:t>用</w:t>
      </w:r>
      <w:proofErr w:type="spellStart"/>
      <w:r>
        <w:rPr>
          <w:rFonts w:hint="eastAsia"/>
          <w:sz w:val="24"/>
        </w:rPr>
        <w:t>f</w:t>
      </w:r>
      <w:r>
        <w:rPr>
          <w:sz w:val="24"/>
        </w:rPr>
        <w:t>reopen</w:t>
      </w:r>
      <w:proofErr w:type="spellEnd"/>
      <w:r>
        <w:rPr>
          <w:rFonts w:hint="eastAsia"/>
          <w:sz w:val="24"/>
        </w:rPr>
        <w:t>函数将标准输入流</w:t>
      </w:r>
      <w:r>
        <w:rPr>
          <w:rFonts w:hint="eastAsia"/>
          <w:sz w:val="24"/>
        </w:rPr>
        <w:t>s</w:t>
      </w:r>
      <w:r>
        <w:rPr>
          <w:sz w:val="24"/>
        </w:rPr>
        <w:t>tdin</w:t>
      </w:r>
      <w:r>
        <w:rPr>
          <w:rFonts w:hint="eastAsia"/>
          <w:sz w:val="24"/>
        </w:rPr>
        <w:t>重定向为参数</w:t>
      </w:r>
      <w:proofErr w:type="spellStart"/>
      <w:r>
        <w:rPr>
          <w:rFonts w:hint="eastAsia"/>
          <w:sz w:val="24"/>
        </w:rPr>
        <w:t>a</w:t>
      </w:r>
      <w:r>
        <w:rPr>
          <w:sz w:val="24"/>
        </w:rPr>
        <w:t>rgv</w:t>
      </w:r>
      <w:proofErr w:type="spellEnd"/>
      <w:r>
        <w:rPr>
          <w:sz w:val="24"/>
        </w:rPr>
        <w:t>[1]</w:t>
      </w:r>
      <w:r>
        <w:rPr>
          <w:rFonts w:hint="eastAsia"/>
          <w:sz w:val="24"/>
        </w:rPr>
        <w:t>并将其赋值给文件指针</w:t>
      </w:r>
      <w:proofErr w:type="spellStart"/>
      <w:r>
        <w:rPr>
          <w:rFonts w:hint="eastAsia"/>
          <w:sz w:val="24"/>
        </w:rPr>
        <w:t>f</w:t>
      </w:r>
      <w:r>
        <w:rPr>
          <w:sz w:val="24"/>
        </w:rPr>
        <w:t>p</w:t>
      </w:r>
      <w:proofErr w:type="spellEnd"/>
      <w:r>
        <w:rPr>
          <w:rFonts w:hint="eastAsia"/>
          <w:sz w:val="24"/>
        </w:rPr>
        <w:t>，这样每次使用</w:t>
      </w:r>
      <w:proofErr w:type="spellStart"/>
      <w:r>
        <w:rPr>
          <w:rFonts w:hint="eastAsia"/>
          <w:sz w:val="24"/>
        </w:rPr>
        <w:t>s</w:t>
      </w:r>
      <w:r>
        <w:rPr>
          <w:sz w:val="24"/>
        </w:rPr>
        <w:t>canf</w:t>
      </w:r>
      <w:proofErr w:type="spellEnd"/>
      <w:r>
        <w:rPr>
          <w:rFonts w:hint="eastAsia"/>
          <w:sz w:val="24"/>
        </w:rPr>
        <w:t>函数的时候便会从</w:t>
      </w:r>
      <w:proofErr w:type="spellStart"/>
      <w:r>
        <w:rPr>
          <w:rFonts w:hint="eastAsia"/>
          <w:sz w:val="24"/>
        </w:rPr>
        <w:t>a</w:t>
      </w:r>
      <w:r>
        <w:rPr>
          <w:sz w:val="24"/>
        </w:rPr>
        <w:t>rgv</w:t>
      </w:r>
      <w:proofErr w:type="spellEnd"/>
      <w:r>
        <w:rPr>
          <w:sz w:val="24"/>
        </w:rPr>
        <w:t>[1]</w:t>
      </w:r>
      <w:r>
        <w:rPr>
          <w:rFonts w:hint="eastAsia"/>
          <w:sz w:val="24"/>
        </w:rPr>
        <w:t>代表的文件中读入数据。</w:t>
      </w:r>
    </w:p>
    <w:p w14:paraId="58FDB4F6" w14:textId="77777777" w:rsidR="007C72BA" w:rsidRDefault="007C72BA" w:rsidP="007C72BA">
      <w:pPr>
        <w:snapToGrid w:val="0"/>
        <w:spacing w:line="360" w:lineRule="auto"/>
        <w:ind w:firstLine="480"/>
        <w:rPr>
          <w:b/>
          <w:bCs/>
          <w:sz w:val="24"/>
        </w:rPr>
      </w:pPr>
    </w:p>
    <w:p w14:paraId="1814300A" w14:textId="77777777" w:rsidR="007C72BA" w:rsidRPr="00CE4DC6" w:rsidRDefault="007C72BA" w:rsidP="007C72BA">
      <w:pPr>
        <w:snapToGrid w:val="0"/>
        <w:spacing w:line="360" w:lineRule="auto"/>
        <w:ind w:leftChars="200" w:left="420"/>
        <w:rPr>
          <w:sz w:val="24"/>
        </w:rPr>
      </w:pPr>
      <w:r w:rsidRPr="00CE4DC6">
        <w:rPr>
          <w:sz w:val="24"/>
        </w:rPr>
        <w:t>#include&lt;stdio.h&gt;</w:t>
      </w:r>
    </w:p>
    <w:p w14:paraId="5983BC5C" w14:textId="77777777" w:rsidR="007C72BA" w:rsidRPr="00CE4DC6" w:rsidRDefault="007C72BA" w:rsidP="007C72BA">
      <w:pPr>
        <w:snapToGrid w:val="0"/>
        <w:spacing w:line="360" w:lineRule="auto"/>
        <w:ind w:leftChars="200" w:left="420"/>
        <w:rPr>
          <w:sz w:val="24"/>
        </w:rPr>
      </w:pPr>
      <w:r w:rsidRPr="00CE4DC6">
        <w:rPr>
          <w:sz w:val="24"/>
        </w:rPr>
        <w:t>#include&lt;stdlib.h&gt;</w:t>
      </w:r>
    </w:p>
    <w:p w14:paraId="2DDDEF43" w14:textId="77777777" w:rsidR="007C72BA" w:rsidRPr="00CE4DC6" w:rsidRDefault="007C72BA" w:rsidP="007C72BA">
      <w:pPr>
        <w:snapToGrid w:val="0"/>
        <w:spacing w:line="360" w:lineRule="auto"/>
        <w:ind w:leftChars="200" w:left="420"/>
        <w:rPr>
          <w:sz w:val="24"/>
        </w:rPr>
      </w:pPr>
      <w:r w:rsidRPr="00CE4DC6">
        <w:rPr>
          <w:sz w:val="24"/>
        </w:rPr>
        <w:t xml:space="preserve">int </w:t>
      </w:r>
      <w:proofErr w:type="gramStart"/>
      <w:r w:rsidRPr="00CE4DC6">
        <w:rPr>
          <w:sz w:val="24"/>
        </w:rPr>
        <w:t>main(</w:t>
      </w:r>
      <w:proofErr w:type="gramEnd"/>
      <w:r w:rsidRPr="00CE4DC6">
        <w:rPr>
          <w:sz w:val="24"/>
        </w:rPr>
        <w:t xml:space="preserve">int </w:t>
      </w:r>
      <w:proofErr w:type="spellStart"/>
      <w:r w:rsidRPr="00CE4DC6">
        <w:rPr>
          <w:sz w:val="24"/>
        </w:rPr>
        <w:t>argc</w:t>
      </w:r>
      <w:proofErr w:type="spellEnd"/>
      <w:r w:rsidRPr="00CE4DC6">
        <w:rPr>
          <w:sz w:val="24"/>
        </w:rPr>
        <w:t xml:space="preserve">, char* </w:t>
      </w:r>
      <w:proofErr w:type="spellStart"/>
      <w:r w:rsidRPr="00CE4DC6">
        <w:rPr>
          <w:sz w:val="24"/>
        </w:rPr>
        <w:t>argv</w:t>
      </w:r>
      <w:proofErr w:type="spellEnd"/>
      <w:r w:rsidRPr="00CE4DC6">
        <w:rPr>
          <w:sz w:val="24"/>
        </w:rPr>
        <w:t>[])</w:t>
      </w:r>
    </w:p>
    <w:p w14:paraId="3630AF03" w14:textId="77777777" w:rsidR="007C72BA" w:rsidRPr="00CE4DC6" w:rsidRDefault="007C72BA" w:rsidP="007C72BA">
      <w:pPr>
        <w:snapToGrid w:val="0"/>
        <w:spacing w:line="360" w:lineRule="auto"/>
        <w:ind w:leftChars="200" w:left="420"/>
        <w:rPr>
          <w:sz w:val="24"/>
        </w:rPr>
      </w:pPr>
      <w:r w:rsidRPr="00CE4DC6">
        <w:rPr>
          <w:sz w:val="24"/>
        </w:rPr>
        <w:t>{</w:t>
      </w:r>
    </w:p>
    <w:p w14:paraId="04B6DF7C" w14:textId="77777777" w:rsidR="007C72BA" w:rsidRPr="00CE4DC6" w:rsidRDefault="007C72BA" w:rsidP="007C72BA">
      <w:pPr>
        <w:snapToGrid w:val="0"/>
        <w:spacing w:line="360" w:lineRule="auto"/>
        <w:ind w:leftChars="200" w:left="420"/>
        <w:rPr>
          <w:sz w:val="24"/>
        </w:rPr>
      </w:pPr>
      <w:r w:rsidRPr="00CE4DC6">
        <w:rPr>
          <w:sz w:val="24"/>
        </w:rPr>
        <w:tab/>
        <w:t xml:space="preserve">char </w:t>
      </w:r>
      <w:proofErr w:type="spellStart"/>
      <w:r w:rsidRPr="00CE4DC6">
        <w:rPr>
          <w:sz w:val="24"/>
        </w:rPr>
        <w:t>ch</w:t>
      </w:r>
      <w:proofErr w:type="spellEnd"/>
      <w:r w:rsidRPr="00CE4DC6">
        <w:rPr>
          <w:sz w:val="24"/>
        </w:rPr>
        <w:t>;</w:t>
      </w:r>
    </w:p>
    <w:p w14:paraId="76A83FE8" w14:textId="77777777" w:rsidR="007C72BA" w:rsidRPr="00CE4DC6" w:rsidRDefault="007C72BA" w:rsidP="007C72BA">
      <w:pPr>
        <w:snapToGrid w:val="0"/>
        <w:spacing w:line="360" w:lineRule="auto"/>
        <w:ind w:leftChars="200" w:left="420"/>
        <w:rPr>
          <w:sz w:val="24"/>
        </w:rPr>
      </w:pPr>
      <w:r w:rsidRPr="00CE4DC6">
        <w:rPr>
          <w:sz w:val="24"/>
        </w:rPr>
        <w:lastRenderedPageBreak/>
        <w:tab/>
        <w:t xml:space="preserve">FILE* </w:t>
      </w:r>
      <w:proofErr w:type="spellStart"/>
      <w:r w:rsidRPr="00CE4DC6">
        <w:rPr>
          <w:sz w:val="24"/>
        </w:rPr>
        <w:t>fp</w:t>
      </w:r>
      <w:proofErr w:type="spellEnd"/>
      <w:r w:rsidRPr="00CE4DC6">
        <w:rPr>
          <w:sz w:val="24"/>
        </w:rPr>
        <w:t>;</w:t>
      </w:r>
    </w:p>
    <w:p w14:paraId="2FA89966" w14:textId="77777777" w:rsidR="007C72BA" w:rsidRPr="00CE4DC6" w:rsidRDefault="007C72BA" w:rsidP="007C72BA">
      <w:pPr>
        <w:snapToGrid w:val="0"/>
        <w:spacing w:line="360" w:lineRule="auto"/>
        <w:ind w:leftChars="200" w:left="420"/>
        <w:rPr>
          <w:sz w:val="24"/>
        </w:rPr>
      </w:pPr>
      <w:r w:rsidRPr="00CE4DC6">
        <w:rPr>
          <w:sz w:val="24"/>
        </w:rPr>
        <w:tab/>
        <w:t>if (</w:t>
      </w:r>
      <w:proofErr w:type="spellStart"/>
      <w:proofErr w:type="gramStart"/>
      <w:r w:rsidRPr="00CE4DC6">
        <w:rPr>
          <w:sz w:val="24"/>
        </w:rPr>
        <w:t>argc</w:t>
      </w:r>
      <w:proofErr w:type="spellEnd"/>
      <w:r w:rsidRPr="00CE4DC6">
        <w:rPr>
          <w:sz w:val="24"/>
        </w:rPr>
        <w:t xml:space="preserve"> !</w:t>
      </w:r>
      <w:proofErr w:type="gramEnd"/>
      <w:r w:rsidRPr="00CE4DC6">
        <w:rPr>
          <w:sz w:val="24"/>
        </w:rPr>
        <w:t>= 2) {</w:t>
      </w:r>
    </w:p>
    <w:p w14:paraId="7211AA1B" w14:textId="77777777" w:rsidR="007C72BA" w:rsidRPr="00CE4DC6" w:rsidRDefault="007C72BA" w:rsidP="007C72BA">
      <w:pPr>
        <w:snapToGrid w:val="0"/>
        <w:spacing w:line="360" w:lineRule="auto"/>
        <w:ind w:leftChars="200" w:left="420"/>
        <w:rPr>
          <w:sz w:val="24"/>
        </w:rPr>
      </w:pPr>
      <w:r w:rsidRPr="00CE4DC6">
        <w:rPr>
          <w:sz w:val="24"/>
        </w:rPr>
        <w:tab/>
      </w:r>
      <w:r w:rsidRPr="00CE4DC6">
        <w:rPr>
          <w:sz w:val="24"/>
        </w:rPr>
        <w:tab/>
      </w:r>
      <w:proofErr w:type="spellStart"/>
      <w:proofErr w:type="gramStart"/>
      <w:r w:rsidRPr="00CE4DC6">
        <w:rPr>
          <w:sz w:val="24"/>
        </w:rPr>
        <w:t>printf</w:t>
      </w:r>
      <w:proofErr w:type="spellEnd"/>
      <w:r w:rsidRPr="00CE4DC6">
        <w:rPr>
          <w:sz w:val="24"/>
        </w:rPr>
        <w:t>(</w:t>
      </w:r>
      <w:proofErr w:type="gramEnd"/>
      <w:r w:rsidRPr="00CE4DC6">
        <w:rPr>
          <w:sz w:val="24"/>
        </w:rPr>
        <w:t>"Arguments error!\n");</w:t>
      </w:r>
    </w:p>
    <w:p w14:paraId="2AB7B5A9" w14:textId="77777777" w:rsidR="007C72BA" w:rsidRPr="00CE4DC6" w:rsidRDefault="007C72BA" w:rsidP="007C72BA">
      <w:pPr>
        <w:snapToGrid w:val="0"/>
        <w:spacing w:line="360" w:lineRule="auto"/>
        <w:ind w:leftChars="200" w:left="420"/>
        <w:rPr>
          <w:sz w:val="24"/>
        </w:rPr>
      </w:pPr>
      <w:r w:rsidRPr="00CE4DC6">
        <w:rPr>
          <w:sz w:val="24"/>
        </w:rPr>
        <w:tab/>
      </w:r>
      <w:r w:rsidRPr="00CE4DC6">
        <w:rPr>
          <w:sz w:val="24"/>
        </w:rPr>
        <w:tab/>
      </w:r>
      <w:proofErr w:type="gramStart"/>
      <w:r w:rsidRPr="00CE4DC6">
        <w:rPr>
          <w:sz w:val="24"/>
        </w:rPr>
        <w:t>exit(</w:t>
      </w:r>
      <w:proofErr w:type="gramEnd"/>
      <w:r w:rsidRPr="00CE4DC6">
        <w:rPr>
          <w:sz w:val="24"/>
        </w:rPr>
        <w:t>-1);</w:t>
      </w:r>
    </w:p>
    <w:p w14:paraId="64C0E4F1" w14:textId="77777777" w:rsidR="007C72BA" w:rsidRPr="00CE4DC6" w:rsidRDefault="007C72BA" w:rsidP="007C72BA">
      <w:pPr>
        <w:snapToGrid w:val="0"/>
        <w:spacing w:line="360" w:lineRule="auto"/>
        <w:ind w:leftChars="200" w:left="420"/>
        <w:rPr>
          <w:sz w:val="24"/>
        </w:rPr>
      </w:pPr>
      <w:r w:rsidRPr="00CE4DC6">
        <w:rPr>
          <w:sz w:val="24"/>
        </w:rPr>
        <w:tab/>
        <w:t>}</w:t>
      </w:r>
    </w:p>
    <w:p w14:paraId="571BD581" w14:textId="77777777" w:rsidR="007C72BA" w:rsidRPr="00CE4DC6" w:rsidRDefault="007C72BA" w:rsidP="007C72BA">
      <w:pPr>
        <w:snapToGrid w:val="0"/>
        <w:spacing w:line="360" w:lineRule="auto"/>
        <w:ind w:leftChars="200" w:left="420"/>
        <w:rPr>
          <w:sz w:val="24"/>
        </w:rPr>
      </w:pPr>
      <w:r w:rsidRPr="00CE4DC6">
        <w:rPr>
          <w:sz w:val="24"/>
        </w:rPr>
        <w:tab/>
        <w:t>if ((</w:t>
      </w:r>
      <w:proofErr w:type="spellStart"/>
      <w:r w:rsidRPr="00CE4DC6">
        <w:rPr>
          <w:sz w:val="24"/>
        </w:rPr>
        <w:t>fp</w:t>
      </w:r>
      <w:proofErr w:type="spellEnd"/>
      <w:r w:rsidRPr="00CE4DC6">
        <w:rPr>
          <w:sz w:val="24"/>
        </w:rPr>
        <w:t xml:space="preserve"> = </w:t>
      </w:r>
      <w:proofErr w:type="spellStart"/>
      <w:r w:rsidRPr="00CE4DC6">
        <w:rPr>
          <w:sz w:val="24"/>
        </w:rPr>
        <w:t>freopen</w:t>
      </w:r>
      <w:proofErr w:type="spellEnd"/>
      <w:r w:rsidRPr="00CE4DC6">
        <w:rPr>
          <w:sz w:val="24"/>
        </w:rPr>
        <w:t>(</w:t>
      </w:r>
      <w:proofErr w:type="spellStart"/>
      <w:r w:rsidRPr="00CE4DC6">
        <w:rPr>
          <w:sz w:val="24"/>
        </w:rPr>
        <w:t>argv</w:t>
      </w:r>
      <w:proofErr w:type="spellEnd"/>
      <w:r w:rsidRPr="00CE4DC6">
        <w:rPr>
          <w:sz w:val="24"/>
        </w:rPr>
        <w:t>[1], "</w:t>
      </w:r>
      <w:proofErr w:type="spellStart"/>
      <w:r w:rsidRPr="00CE4DC6">
        <w:rPr>
          <w:sz w:val="24"/>
        </w:rPr>
        <w:t>r",stdin</w:t>
      </w:r>
      <w:proofErr w:type="spellEnd"/>
      <w:r w:rsidRPr="00CE4DC6">
        <w:rPr>
          <w:sz w:val="24"/>
        </w:rPr>
        <w:t xml:space="preserve">)) == NULL) {       /* </w:t>
      </w:r>
      <w:proofErr w:type="spellStart"/>
      <w:r w:rsidRPr="00CE4DC6">
        <w:rPr>
          <w:sz w:val="24"/>
        </w:rPr>
        <w:t>fp</w:t>
      </w:r>
      <w:proofErr w:type="spellEnd"/>
      <w:r w:rsidRPr="00CE4DC6">
        <w:rPr>
          <w:sz w:val="24"/>
        </w:rPr>
        <w:t xml:space="preserve"> </w:t>
      </w:r>
      <w:r w:rsidRPr="00CE4DC6">
        <w:rPr>
          <w:rFonts w:hint="eastAsia"/>
          <w:sz w:val="24"/>
        </w:rPr>
        <w:t>指向</w:t>
      </w:r>
      <w:r w:rsidRPr="00CE4DC6">
        <w:rPr>
          <w:sz w:val="24"/>
        </w:rPr>
        <w:t xml:space="preserve"> filename */</w:t>
      </w:r>
    </w:p>
    <w:p w14:paraId="61DA9B8A" w14:textId="77777777" w:rsidR="007C72BA" w:rsidRPr="00CE4DC6" w:rsidRDefault="007C72BA" w:rsidP="007C72BA">
      <w:pPr>
        <w:snapToGrid w:val="0"/>
        <w:spacing w:line="360" w:lineRule="auto"/>
        <w:ind w:leftChars="200" w:left="420"/>
        <w:rPr>
          <w:sz w:val="24"/>
        </w:rPr>
      </w:pPr>
      <w:r w:rsidRPr="00CE4DC6">
        <w:rPr>
          <w:sz w:val="24"/>
        </w:rPr>
        <w:tab/>
      </w:r>
      <w:r w:rsidRPr="00CE4DC6">
        <w:rPr>
          <w:sz w:val="24"/>
        </w:rPr>
        <w:tab/>
      </w:r>
      <w:proofErr w:type="spellStart"/>
      <w:proofErr w:type="gramStart"/>
      <w:r w:rsidRPr="00CE4DC6">
        <w:rPr>
          <w:sz w:val="24"/>
        </w:rPr>
        <w:t>printf</w:t>
      </w:r>
      <w:proofErr w:type="spellEnd"/>
      <w:r w:rsidRPr="00CE4DC6">
        <w:rPr>
          <w:sz w:val="24"/>
        </w:rPr>
        <w:t>(</w:t>
      </w:r>
      <w:proofErr w:type="gramEnd"/>
      <w:r w:rsidRPr="00CE4DC6">
        <w:rPr>
          <w:sz w:val="24"/>
        </w:rPr>
        <w:t xml:space="preserve">"Can't open %s file!\n", </w:t>
      </w:r>
      <w:proofErr w:type="spellStart"/>
      <w:r w:rsidRPr="00CE4DC6">
        <w:rPr>
          <w:sz w:val="24"/>
        </w:rPr>
        <w:t>argv</w:t>
      </w:r>
      <w:proofErr w:type="spellEnd"/>
      <w:r w:rsidRPr="00CE4DC6">
        <w:rPr>
          <w:sz w:val="24"/>
        </w:rPr>
        <w:t>[1]);</w:t>
      </w:r>
    </w:p>
    <w:p w14:paraId="1A8DE9A2" w14:textId="77777777" w:rsidR="007C72BA" w:rsidRPr="00CE4DC6" w:rsidRDefault="007C72BA" w:rsidP="007C72BA">
      <w:pPr>
        <w:snapToGrid w:val="0"/>
        <w:spacing w:line="360" w:lineRule="auto"/>
        <w:ind w:leftChars="200" w:left="420"/>
        <w:rPr>
          <w:sz w:val="24"/>
        </w:rPr>
      </w:pPr>
      <w:r w:rsidRPr="00CE4DC6">
        <w:rPr>
          <w:sz w:val="24"/>
        </w:rPr>
        <w:tab/>
      </w:r>
      <w:r w:rsidRPr="00CE4DC6">
        <w:rPr>
          <w:sz w:val="24"/>
        </w:rPr>
        <w:tab/>
      </w:r>
      <w:proofErr w:type="gramStart"/>
      <w:r w:rsidRPr="00CE4DC6">
        <w:rPr>
          <w:sz w:val="24"/>
        </w:rPr>
        <w:t>exit(</w:t>
      </w:r>
      <w:proofErr w:type="gramEnd"/>
      <w:r w:rsidRPr="00CE4DC6">
        <w:rPr>
          <w:sz w:val="24"/>
        </w:rPr>
        <w:t>-1);</w:t>
      </w:r>
    </w:p>
    <w:p w14:paraId="51489FED" w14:textId="77777777" w:rsidR="007C72BA" w:rsidRPr="00CE4DC6" w:rsidRDefault="007C72BA" w:rsidP="007C72BA">
      <w:pPr>
        <w:snapToGrid w:val="0"/>
        <w:spacing w:line="360" w:lineRule="auto"/>
        <w:ind w:leftChars="200" w:left="420"/>
        <w:rPr>
          <w:sz w:val="24"/>
        </w:rPr>
      </w:pPr>
      <w:r w:rsidRPr="00CE4DC6">
        <w:rPr>
          <w:sz w:val="24"/>
        </w:rPr>
        <w:tab/>
        <w:t>}</w:t>
      </w:r>
    </w:p>
    <w:p w14:paraId="6A2C2A27" w14:textId="77777777" w:rsidR="007C72BA" w:rsidRPr="00CE4DC6" w:rsidRDefault="007C72BA" w:rsidP="007C72BA">
      <w:pPr>
        <w:snapToGrid w:val="0"/>
        <w:spacing w:line="360" w:lineRule="auto"/>
        <w:ind w:leftChars="200" w:left="420"/>
        <w:rPr>
          <w:sz w:val="24"/>
        </w:rPr>
      </w:pPr>
    </w:p>
    <w:p w14:paraId="3B59F8F4" w14:textId="77777777" w:rsidR="007C72BA" w:rsidRPr="00CE4DC6" w:rsidRDefault="007C72BA" w:rsidP="007C72BA">
      <w:pPr>
        <w:snapToGrid w:val="0"/>
        <w:spacing w:line="360" w:lineRule="auto"/>
        <w:ind w:leftChars="200" w:left="420"/>
        <w:rPr>
          <w:sz w:val="24"/>
        </w:rPr>
      </w:pPr>
      <w:r w:rsidRPr="00CE4DC6">
        <w:rPr>
          <w:sz w:val="24"/>
        </w:rPr>
        <w:tab/>
        <w:t>while ((</w:t>
      </w:r>
      <w:proofErr w:type="spellStart"/>
      <w:r w:rsidRPr="00CE4DC6">
        <w:rPr>
          <w:sz w:val="24"/>
        </w:rPr>
        <w:t>scanf</w:t>
      </w:r>
      <w:proofErr w:type="spellEnd"/>
      <w:r w:rsidRPr="00CE4DC6">
        <w:rPr>
          <w:sz w:val="24"/>
        </w:rPr>
        <w:t>("%c</w:t>
      </w:r>
      <w:proofErr w:type="gramStart"/>
      <w:r w:rsidRPr="00CE4DC6">
        <w:rPr>
          <w:sz w:val="24"/>
        </w:rPr>
        <w:t>",&amp;</w:t>
      </w:r>
      <w:proofErr w:type="spellStart"/>
      <w:proofErr w:type="gramEnd"/>
      <w:r w:rsidRPr="00CE4DC6">
        <w:rPr>
          <w:sz w:val="24"/>
        </w:rPr>
        <w:t>ch</w:t>
      </w:r>
      <w:proofErr w:type="spellEnd"/>
      <w:r w:rsidRPr="00CE4DC6">
        <w:rPr>
          <w:sz w:val="24"/>
        </w:rPr>
        <w:t xml:space="preserve">)) != EOF)          /* </w:t>
      </w:r>
      <w:r w:rsidRPr="00CE4DC6">
        <w:rPr>
          <w:rFonts w:hint="eastAsia"/>
          <w:sz w:val="24"/>
        </w:rPr>
        <w:t>从</w:t>
      </w:r>
      <w:r w:rsidRPr="00CE4DC6">
        <w:rPr>
          <w:sz w:val="24"/>
        </w:rPr>
        <w:t>filename</w:t>
      </w:r>
      <w:r w:rsidRPr="00CE4DC6">
        <w:rPr>
          <w:rFonts w:hint="eastAsia"/>
          <w:sz w:val="24"/>
        </w:rPr>
        <w:t>中读字符</w:t>
      </w:r>
      <w:r w:rsidRPr="00CE4DC6">
        <w:rPr>
          <w:sz w:val="24"/>
        </w:rPr>
        <w:t xml:space="preserve"> */</w:t>
      </w:r>
    </w:p>
    <w:p w14:paraId="05B079DE" w14:textId="77777777" w:rsidR="007C72BA" w:rsidRPr="00CE4DC6" w:rsidRDefault="007C72BA" w:rsidP="007C72BA">
      <w:pPr>
        <w:snapToGrid w:val="0"/>
        <w:spacing w:line="360" w:lineRule="auto"/>
        <w:ind w:leftChars="200" w:left="420"/>
        <w:rPr>
          <w:sz w:val="24"/>
        </w:rPr>
      </w:pPr>
      <w:r w:rsidRPr="00CE4DC6">
        <w:rPr>
          <w:sz w:val="24"/>
        </w:rPr>
        <w:tab/>
      </w:r>
      <w:r w:rsidRPr="00CE4DC6">
        <w:rPr>
          <w:sz w:val="24"/>
        </w:rPr>
        <w:tab/>
      </w:r>
      <w:proofErr w:type="spellStart"/>
      <w:r w:rsidRPr="00CE4DC6">
        <w:rPr>
          <w:sz w:val="24"/>
        </w:rPr>
        <w:t>putchar</w:t>
      </w:r>
      <w:proofErr w:type="spellEnd"/>
      <w:r w:rsidRPr="00CE4DC6">
        <w:rPr>
          <w:sz w:val="24"/>
        </w:rPr>
        <w:t>(</w:t>
      </w:r>
      <w:proofErr w:type="spellStart"/>
      <w:r w:rsidRPr="00CE4DC6">
        <w:rPr>
          <w:sz w:val="24"/>
        </w:rPr>
        <w:t>ch</w:t>
      </w:r>
      <w:proofErr w:type="spellEnd"/>
      <w:r w:rsidRPr="00CE4DC6">
        <w:rPr>
          <w:sz w:val="24"/>
        </w:rPr>
        <w:t xml:space="preserve">);                  /* </w:t>
      </w:r>
      <w:r w:rsidRPr="00CE4DC6">
        <w:rPr>
          <w:rFonts w:hint="eastAsia"/>
          <w:sz w:val="24"/>
        </w:rPr>
        <w:t>向显示器中写字符</w:t>
      </w:r>
      <w:r w:rsidRPr="00CE4DC6">
        <w:rPr>
          <w:sz w:val="24"/>
        </w:rPr>
        <w:t xml:space="preserve"> */</w:t>
      </w:r>
    </w:p>
    <w:p w14:paraId="5E3FE93A" w14:textId="77777777" w:rsidR="007C72BA" w:rsidRPr="00CE4DC6" w:rsidRDefault="007C72BA" w:rsidP="007C72BA">
      <w:pPr>
        <w:snapToGrid w:val="0"/>
        <w:spacing w:line="360" w:lineRule="auto"/>
        <w:ind w:leftChars="200" w:left="420"/>
        <w:rPr>
          <w:sz w:val="24"/>
        </w:rPr>
      </w:pPr>
      <w:r w:rsidRPr="00CE4DC6">
        <w:rPr>
          <w:sz w:val="24"/>
        </w:rPr>
        <w:tab/>
      </w:r>
      <w:proofErr w:type="spellStart"/>
      <w:r w:rsidRPr="00CE4DC6">
        <w:rPr>
          <w:sz w:val="24"/>
        </w:rPr>
        <w:t>fclose</w:t>
      </w:r>
      <w:proofErr w:type="spellEnd"/>
      <w:r w:rsidRPr="00CE4DC6">
        <w:rPr>
          <w:sz w:val="24"/>
        </w:rPr>
        <w:t>(</w:t>
      </w:r>
      <w:proofErr w:type="spellStart"/>
      <w:r w:rsidRPr="00CE4DC6">
        <w:rPr>
          <w:sz w:val="24"/>
        </w:rPr>
        <w:t>fp</w:t>
      </w:r>
      <w:proofErr w:type="spellEnd"/>
      <w:r w:rsidRPr="00CE4DC6">
        <w:rPr>
          <w:sz w:val="24"/>
        </w:rPr>
        <w:t xml:space="preserve">);                      /* </w:t>
      </w:r>
      <w:r w:rsidRPr="00CE4DC6">
        <w:rPr>
          <w:rFonts w:hint="eastAsia"/>
          <w:sz w:val="24"/>
        </w:rPr>
        <w:t>关闭</w:t>
      </w:r>
      <w:r w:rsidRPr="00CE4DC6">
        <w:rPr>
          <w:sz w:val="24"/>
        </w:rPr>
        <w:t>filename */</w:t>
      </w:r>
    </w:p>
    <w:p w14:paraId="54E33D05" w14:textId="77777777" w:rsidR="007C72BA" w:rsidRPr="00CE4DC6" w:rsidRDefault="007C72BA" w:rsidP="007C72BA">
      <w:pPr>
        <w:snapToGrid w:val="0"/>
        <w:spacing w:line="360" w:lineRule="auto"/>
        <w:ind w:leftChars="200" w:left="420"/>
        <w:rPr>
          <w:sz w:val="24"/>
        </w:rPr>
      </w:pPr>
      <w:r w:rsidRPr="00CE4DC6">
        <w:rPr>
          <w:sz w:val="24"/>
        </w:rPr>
        <w:tab/>
        <w:t>return 0;</w:t>
      </w:r>
    </w:p>
    <w:p w14:paraId="2CA8D8B0" w14:textId="77777777" w:rsidR="007C72BA" w:rsidRPr="00CE4DC6" w:rsidRDefault="007C72BA" w:rsidP="007C72BA">
      <w:pPr>
        <w:snapToGrid w:val="0"/>
        <w:spacing w:line="360" w:lineRule="auto"/>
        <w:ind w:leftChars="200" w:left="420"/>
        <w:rPr>
          <w:sz w:val="24"/>
        </w:rPr>
      </w:pPr>
      <w:r w:rsidRPr="00CE4DC6">
        <w:rPr>
          <w:sz w:val="24"/>
        </w:rPr>
        <w:t>}</w:t>
      </w:r>
    </w:p>
    <w:p w14:paraId="648D92AE" w14:textId="77777777" w:rsidR="007C72BA" w:rsidRDefault="007C72BA" w:rsidP="007C72BA">
      <w:pPr>
        <w:snapToGrid w:val="0"/>
        <w:spacing w:line="360" w:lineRule="auto"/>
        <w:rPr>
          <w:b/>
          <w:bCs/>
          <w:sz w:val="24"/>
        </w:rPr>
      </w:pPr>
    </w:p>
    <w:p w14:paraId="264106A3" w14:textId="77777777" w:rsidR="007C72BA" w:rsidRDefault="007C72BA" w:rsidP="007C72BA">
      <w:pPr>
        <w:snapToGrid w:val="0"/>
        <w:spacing w:line="360" w:lineRule="auto"/>
        <w:rPr>
          <w:b/>
          <w:bCs/>
          <w:sz w:val="24"/>
        </w:rPr>
      </w:pPr>
      <w:r w:rsidRPr="00475E97">
        <w:rPr>
          <w:rFonts w:hAnsi="宋体"/>
          <w:b/>
          <w:bCs/>
          <w:sz w:val="24"/>
        </w:rPr>
        <w:t>测试</w:t>
      </w:r>
      <w:r>
        <w:rPr>
          <w:rFonts w:hAnsi="宋体" w:hint="eastAsia"/>
          <w:b/>
          <w:bCs/>
          <w:sz w:val="24"/>
        </w:rPr>
        <w:t>：</w:t>
      </w:r>
    </w:p>
    <w:p w14:paraId="27A8647F" w14:textId="77777777" w:rsidR="007C72BA" w:rsidRDefault="007C72BA" w:rsidP="007C72BA">
      <w:pPr>
        <w:snapToGrid w:val="0"/>
        <w:spacing w:line="360" w:lineRule="auto"/>
        <w:ind w:firstLine="420"/>
        <w:rPr>
          <w:rFonts w:hAnsi="宋体"/>
          <w:sz w:val="24"/>
        </w:rPr>
      </w:pPr>
      <w:r w:rsidRPr="00885843">
        <w:rPr>
          <w:rFonts w:hAnsi="宋体"/>
          <w:sz w:val="24"/>
        </w:rPr>
        <w:t>（</w:t>
      </w:r>
      <w:r w:rsidRPr="00885843">
        <w:rPr>
          <w:sz w:val="24"/>
        </w:rPr>
        <w:t>a</w:t>
      </w:r>
      <w:r w:rsidRPr="00885843">
        <w:rPr>
          <w:rFonts w:hAnsi="宋体"/>
          <w:sz w:val="24"/>
        </w:rPr>
        <w:t>）</w:t>
      </w:r>
      <w:r w:rsidRPr="00885843">
        <w:rPr>
          <w:sz w:val="24"/>
        </w:rPr>
        <w:t xml:space="preserve"> </w:t>
      </w:r>
      <w:r w:rsidRPr="00885843">
        <w:rPr>
          <w:rFonts w:hAnsi="宋体"/>
          <w:sz w:val="24"/>
        </w:rPr>
        <w:t>测试数据：</w:t>
      </w:r>
    </w:p>
    <w:p w14:paraId="02242858" w14:textId="77777777" w:rsidR="007C72BA" w:rsidRPr="00475E97" w:rsidRDefault="007C72BA" w:rsidP="007C72BA">
      <w:pPr>
        <w:snapToGrid w:val="0"/>
        <w:spacing w:line="360" w:lineRule="auto"/>
        <w:ind w:firstLine="420"/>
        <w:rPr>
          <w:b/>
          <w:bCs/>
          <w:sz w:val="24"/>
        </w:rPr>
      </w:pPr>
      <w:r>
        <w:rPr>
          <w:rFonts w:hAnsi="宋体"/>
          <w:sz w:val="24"/>
        </w:rPr>
        <w:tab/>
      </w:r>
      <w:r>
        <w:rPr>
          <w:rFonts w:hAnsi="宋体"/>
          <w:sz w:val="24"/>
        </w:rPr>
        <w:tab/>
      </w:r>
      <w:r>
        <w:rPr>
          <w:rFonts w:hAnsi="宋体" w:hint="eastAsia"/>
          <w:sz w:val="24"/>
        </w:rPr>
        <w:t>t</w:t>
      </w:r>
      <w:r>
        <w:rPr>
          <w:rFonts w:hAnsi="宋体"/>
          <w:sz w:val="24"/>
        </w:rPr>
        <w:t>est2.cpp</w:t>
      </w:r>
      <w:r>
        <w:rPr>
          <w:rFonts w:hAnsi="宋体" w:hint="eastAsia"/>
          <w:sz w:val="24"/>
        </w:rPr>
        <w:t>为该程序所在文件</w:t>
      </w:r>
    </w:p>
    <w:p w14:paraId="402C6108" w14:textId="77777777" w:rsidR="007C72BA" w:rsidRDefault="007C72BA" w:rsidP="007C72BA">
      <w:pPr>
        <w:snapToGrid w:val="0"/>
        <w:spacing w:line="360" w:lineRule="auto"/>
        <w:ind w:firstLineChars="200" w:firstLine="480"/>
        <w:rPr>
          <w:sz w:val="24"/>
        </w:rPr>
      </w:pPr>
      <w:r>
        <w:rPr>
          <w:sz w:val="24"/>
        </w:rPr>
        <w:tab/>
      </w:r>
      <w:r>
        <w:rPr>
          <w:sz w:val="24"/>
        </w:rPr>
        <w:tab/>
      </w:r>
      <w:r>
        <w:rPr>
          <w:noProof/>
        </w:rPr>
        <w:drawing>
          <wp:inline distT="0" distB="0" distL="0" distR="0" wp14:anchorId="64D9FC4B" wp14:editId="19B0ADBA">
            <wp:extent cx="3174498" cy="1524000"/>
            <wp:effectExtent l="0" t="0" r="6985"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176202" cy="1524818"/>
                    </a:xfrm>
                    <a:prstGeom prst="rect">
                      <a:avLst/>
                    </a:prstGeom>
                  </pic:spPr>
                </pic:pic>
              </a:graphicData>
            </a:graphic>
          </wp:inline>
        </w:drawing>
      </w:r>
    </w:p>
    <w:p w14:paraId="01933812" w14:textId="77777777" w:rsidR="007C72BA" w:rsidRPr="007B1FEF" w:rsidRDefault="007C72BA" w:rsidP="007C72BA">
      <w:pPr>
        <w:snapToGrid w:val="0"/>
        <w:spacing w:line="360" w:lineRule="auto"/>
        <w:ind w:firstLineChars="200" w:firstLine="480"/>
      </w:pPr>
      <w:r w:rsidRPr="00885843">
        <w:rPr>
          <w:rFonts w:hAnsi="宋体"/>
          <w:sz w:val="24"/>
        </w:rPr>
        <w:t>（</w:t>
      </w:r>
      <w:r w:rsidRPr="00885843">
        <w:rPr>
          <w:sz w:val="24"/>
        </w:rPr>
        <w:t>b</w:t>
      </w:r>
      <w:r w:rsidRPr="00885843">
        <w:rPr>
          <w:rFonts w:hAnsi="宋体"/>
          <w:sz w:val="24"/>
        </w:rPr>
        <w:t>）</w:t>
      </w:r>
      <w:r w:rsidRPr="00885843">
        <w:rPr>
          <w:sz w:val="24"/>
        </w:rPr>
        <w:t xml:space="preserve"> </w:t>
      </w:r>
      <w:r w:rsidRPr="00885843">
        <w:rPr>
          <w:rFonts w:hAnsi="宋体"/>
          <w:sz w:val="24"/>
        </w:rPr>
        <w:t>对应测试数据的运行结果截图</w:t>
      </w:r>
    </w:p>
    <w:p w14:paraId="07DAAB96" w14:textId="77777777" w:rsidR="007C72BA" w:rsidRDefault="007C72BA" w:rsidP="007C72BA">
      <w:pPr>
        <w:snapToGrid w:val="0"/>
        <w:spacing w:line="360" w:lineRule="auto"/>
        <w:rPr>
          <w:b/>
          <w:bCs/>
          <w:sz w:val="24"/>
        </w:rPr>
      </w:pPr>
      <w:r>
        <w:rPr>
          <w:noProof/>
        </w:rPr>
        <w:lastRenderedPageBreak/>
        <w:drawing>
          <wp:inline distT="0" distB="0" distL="0" distR="0" wp14:anchorId="2A05824D" wp14:editId="3064939F">
            <wp:extent cx="5274310" cy="2479675"/>
            <wp:effectExtent l="0" t="0" r="254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74310" cy="2479675"/>
                    </a:xfrm>
                    <a:prstGeom prst="rect">
                      <a:avLst/>
                    </a:prstGeom>
                  </pic:spPr>
                </pic:pic>
              </a:graphicData>
            </a:graphic>
          </wp:inline>
        </w:drawing>
      </w:r>
    </w:p>
    <w:p w14:paraId="6AF550F0" w14:textId="77777777" w:rsidR="007C72BA" w:rsidRPr="006E0268" w:rsidRDefault="007C72BA" w:rsidP="007C72BA">
      <w:pPr>
        <w:snapToGrid w:val="0"/>
        <w:spacing w:line="360" w:lineRule="auto"/>
        <w:rPr>
          <w:b/>
          <w:bCs/>
          <w:sz w:val="24"/>
        </w:rPr>
      </w:pPr>
    </w:p>
    <w:p w14:paraId="602EFC69" w14:textId="77777777" w:rsidR="007C72BA" w:rsidRPr="00885843" w:rsidRDefault="007C72BA" w:rsidP="007C72BA">
      <w:pPr>
        <w:snapToGrid w:val="0"/>
        <w:spacing w:afterLines="25" w:after="78" w:line="360" w:lineRule="auto"/>
        <w:rPr>
          <w:b/>
          <w:sz w:val="24"/>
        </w:rPr>
      </w:pPr>
      <w:r>
        <w:rPr>
          <w:b/>
          <w:sz w:val="24"/>
        </w:rPr>
        <w:t>8</w:t>
      </w:r>
      <w:r w:rsidRPr="00885843">
        <w:rPr>
          <w:b/>
          <w:sz w:val="24"/>
        </w:rPr>
        <w:t>.2.</w:t>
      </w:r>
      <w:r>
        <w:rPr>
          <w:b/>
          <w:sz w:val="24"/>
        </w:rPr>
        <w:t>3</w:t>
      </w:r>
      <w:r w:rsidRPr="00885843">
        <w:rPr>
          <w:b/>
          <w:sz w:val="24"/>
        </w:rPr>
        <w:t xml:space="preserve"> </w:t>
      </w:r>
      <w:r w:rsidRPr="00885843">
        <w:rPr>
          <w:rFonts w:hAnsi="宋体"/>
          <w:b/>
          <w:sz w:val="24"/>
        </w:rPr>
        <w:t>程序设计</w:t>
      </w:r>
    </w:p>
    <w:p w14:paraId="05963C10" w14:textId="77777777" w:rsidR="007C72BA" w:rsidRPr="00DF1B84" w:rsidRDefault="007C72BA" w:rsidP="007C72BA">
      <w:pPr>
        <w:snapToGrid w:val="0"/>
        <w:spacing w:line="360" w:lineRule="auto"/>
        <w:rPr>
          <w:rFonts w:ascii="Arial" w:hAnsi="Arial" w:cs="Arial"/>
          <w:bCs/>
          <w:color w:val="000000"/>
          <w:sz w:val="24"/>
        </w:rPr>
      </w:pPr>
      <w:r>
        <w:rPr>
          <w:rFonts w:ascii="Arial" w:hAnsi="Arial" w:cs="Arial" w:hint="eastAsia"/>
          <w:bCs/>
          <w:color w:val="000000"/>
          <w:sz w:val="24"/>
        </w:rPr>
        <w:t>（</w:t>
      </w:r>
      <w:r>
        <w:rPr>
          <w:rFonts w:ascii="Arial" w:hAnsi="Arial" w:cs="Arial" w:hint="eastAsia"/>
          <w:bCs/>
          <w:color w:val="000000"/>
          <w:sz w:val="24"/>
        </w:rPr>
        <w:t>1</w:t>
      </w:r>
      <w:r>
        <w:rPr>
          <w:rFonts w:ascii="Arial" w:hAnsi="Arial" w:cs="Arial" w:hint="eastAsia"/>
          <w:bCs/>
          <w:color w:val="000000"/>
          <w:sz w:val="24"/>
        </w:rPr>
        <w:t>）</w:t>
      </w:r>
      <w:r w:rsidRPr="00DF1B84">
        <w:rPr>
          <w:rFonts w:ascii="Arial" w:hAnsi="Arial" w:cs="Arial" w:hint="eastAsia"/>
          <w:bCs/>
          <w:color w:val="000000"/>
          <w:sz w:val="24"/>
        </w:rPr>
        <w:t>本关任务：编写一个程序，用给定的字符串替换文件中的目标字符串，并显示输出替换的个数。</w:t>
      </w:r>
    </w:p>
    <w:p w14:paraId="6F8AE536" w14:textId="77777777" w:rsidR="007C72BA" w:rsidRDefault="007C72BA" w:rsidP="007C72BA">
      <w:pPr>
        <w:snapToGrid w:val="0"/>
        <w:spacing w:line="360" w:lineRule="auto"/>
        <w:rPr>
          <w:rFonts w:hAnsi="宋体"/>
          <w:bCs/>
          <w:sz w:val="24"/>
        </w:rPr>
      </w:pPr>
      <w:r w:rsidRPr="00DF1B84">
        <w:rPr>
          <w:rFonts w:ascii="Arial" w:hAnsi="Arial" w:cs="Arial" w:hint="eastAsia"/>
          <w:bCs/>
          <w:color w:val="000000"/>
          <w:sz w:val="24"/>
        </w:rPr>
        <w:t>注意：读取的文件路径请使用</w:t>
      </w:r>
      <w:r w:rsidRPr="00DF1B84">
        <w:rPr>
          <w:rFonts w:ascii="Arial" w:hAnsi="Arial" w:cs="Arial" w:hint="eastAsia"/>
          <w:bCs/>
          <w:color w:val="000000"/>
          <w:sz w:val="24"/>
        </w:rPr>
        <w:t>experiment/</w:t>
      </w:r>
      <w:proofErr w:type="spellStart"/>
      <w:r w:rsidRPr="00DF1B84">
        <w:rPr>
          <w:rFonts w:ascii="Arial" w:hAnsi="Arial" w:cs="Arial" w:hint="eastAsia"/>
          <w:bCs/>
          <w:color w:val="000000"/>
          <w:sz w:val="24"/>
        </w:rPr>
        <w:t>src</w:t>
      </w:r>
      <w:proofErr w:type="spellEnd"/>
      <w:r w:rsidRPr="00DF1B84">
        <w:rPr>
          <w:rFonts w:ascii="Arial" w:hAnsi="Arial" w:cs="Arial" w:hint="eastAsia"/>
          <w:bCs/>
          <w:color w:val="000000"/>
          <w:sz w:val="24"/>
        </w:rPr>
        <w:t>/step8/source.txt</w:t>
      </w:r>
    </w:p>
    <w:p w14:paraId="3E8839AF" w14:textId="77777777" w:rsidR="007C72BA" w:rsidRPr="00E158F0" w:rsidRDefault="007C72BA" w:rsidP="007C72BA">
      <w:pPr>
        <w:snapToGrid w:val="0"/>
        <w:spacing w:line="300" w:lineRule="auto"/>
        <w:rPr>
          <w:b/>
          <w:bCs/>
          <w:sz w:val="24"/>
        </w:rPr>
      </w:pPr>
      <w:r w:rsidRPr="00E158F0">
        <w:rPr>
          <w:b/>
          <w:bCs/>
          <w:sz w:val="24"/>
        </w:rPr>
        <w:t>解答：</w:t>
      </w:r>
    </w:p>
    <w:p w14:paraId="0B19CC2A" w14:textId="77777777" w:rsidR="007C72BA" w:rsidRDefault="007C72BA" w:rsidP="007C72BA">
      <w:pPr>
        <w:snapToGrid w:val="0"/>
        <w:spacing w:line="300" w:lineRule="auto"/>
        <w:rPr>
          <w:sz w:val="24"/>
        </w:rPr>
      </w:pPr>
      <w:r w:rsidRPr="006E1061">
        <w:rPr>
          <w:sz w:val="24"/>
        </w:rPr>
        <w:tab/>
        <w:t>1</w:t>
      </w:r>
      <w:r w:rsidRPr="006E1061">
        <w:rPr>
          <w:sz w:val="24"/>
        </w:rPr>
        <w:t>）</w:t>
      </w:r>
      <w:r>
        <w:rPr>
          <w:rFonts w:hint="eastAsia"/>
          <w:sz w:val="24"/>
        </w:rPr>
        <w:t>解题思路</w:t>
      </w:r>
    </w:p>
    <w:p w14:paraId="77BA15B6" w14:textId="77777777" w:rsidR="007C72BA" w:rsidRDefault="007C72BA" w:rsidP="007C72BA">
      <w:pPr>
        <w:snapToGrid w:val="0"/>
        <w:spacing w:line="300" w:lineRule="auto"/>
        <w:ind w:firstLine="420"/>
        <w:rPr>
          <w:sz w:val="24"/>
        </w:rPr>
      </w:pPr>
      <w:r>
        <w:rPr>
          <w:rFonts w:hint="eastAsia"/>
          <w:sz w:val="24"/>
        </w:rPr>
        <w:t>用两个字符数组</w:t>
      </w:r>
      <w:r>
        <w:rPr>
          <w:rFonts w:hint="eastAsia"/>
          <w:sz w:val="24"/>
        </w:rPr>
        <w:t>s</w:t>
      </w:r>
      <w:r>
        <w:rPr>
          <w:sz w:val="24"/>
        </w:rPr>
        <w:t>tr</w:t>
      </w:r>
      <w:r>
        <w:rPr>
          <w:rFonts w:hint="eastAsia"/>
          <w:sz w:val="24"/>
        </w:rPr>
        <w:t>和</w:t>
      </w:r>
      <w:r>
        <w:rPr>
          <w:rFonts w:hint="eastAsia"/>
          <w:sz w:val="24"/>
        </w:rPr>
        <w:t>s</w:t>
      </w:r>
      <w:r>
        <w:rPr>
          <w:sz w:val="24"/>
        </w:rPr>
        <w:t>tr1</w:t>
      </w:r>
      <w:r>
        <w:rPr>
          <w:rFonts w:hint="eastAsia"/>
          <w:sz w:val="24"/>
        </w:rPr>
        <w:t>分别存放需要替换的目标字符串和给定的字符串。首先将文件中的内容读取出来存放在</w:t>
      </w:r>
      <w:r>
        <w:rPr>
          <w:rFonts w:hint="eastAsia"/>
          <w:sz w:val="24"/>
        </w:rPr>
        <w:t>t</w:t>
      </w:r>
      <w:r>
        <w:rPr>
          <w:sz w:val="24"/>
        </w:rPr>
        <w:t>ext</w:t>
      </w:r>
      <w:r>
        <w:rPr>
          <w:rFonts w:hint="eastAsia"/>
          <w:sz w:val="24"/>
        </w:rPr>
        <w:t>数组中，用</w:t>
      </w:r>
      <w:proofErr w:type="spellStart"/>
      <w:r>
        <w:rPr>
          <w:rFonts w:hint="eastAsia"/>
          <w:sz w:val="24"/>
        </w:rPr>
        <w:t>s</w:t>
      </w:r>
      <w:r>
        <w:rPr>
          <w:sz w:val="24"/>
        </w:rPr>
        <w:t>trstr</w:t>
      </w:r>
      <w:proofErr w:type="spellEnd"/>
      <w:r>
        <w:rPr>
          <w:rFonts w:hint="eastAsia"/>
          <w:sz w:val="24"/>
        </w:rPr>
        <w:t>函数定位到</w:t>
      </w:r>
      <w:r>
        <w:rPr>
          <w:rFonts w:hint="eastAsia"/>
          <w:sz w:val="24"/>
        </w:rPr>
        <w:t>text</w:t>
      </w:r>
      <w:r>
        <w:rPr>
          <w:rFonts w:hint="eastAsia"/>
          <w:sz w:val="24"/>
        </w:rPr>
        <w:t>中第一次出现</w:t>
      </w:r>
      <w:r>
        <w:rPr>
          <w:rFonts w:hint="eastAsia"/>
          <w:sz w:val="24"/>
        </w:rPr>
        <w:t>s</w:t>
      </w:r>
      <w:r>
        <w:rPr>
          <w:sz w:val="24"/>
        </w:rPr>
        <w:t>tr</w:t>
      </w:r>
      <w:r>
        <w:rPr>
          <w:rFonts w:hint="eastAsia"/>
          <w:sz w:val="24"/>
        </w:rPr>
        <w:t>的位置并赋值给字符指针</w:t>
      </w:r>
      <w:r>
        <w:rPr>
          <w:rFonts w:hint="eastAsia"/>
          <w:sz w:val="24"/>
        </w:rPr>
        <w:t>p</w:t>
      </w:r>
      <w:r>
        <w:rPr>
          <w:rFonts w:hint="eastAsia"/>
          <w:sz w:val="24"/>
        </w:rPr>
        <w:t>，调用</w:t>
      </w:r>
      <w:proofErr w:type="spellStart"/>
      <w:r>
        <w:rPr>
          <w:rFonts w:hint="eastAsia"/>
          <w:sz w:val="24"/>
        </w:rPr>
        <w:t>s</w:t>
      </w:r>
      <w:r>
        <w:rPr>
          <w:sz w:val="24"/>
        </w:rPr>
        <w:t>tr_replace</w:t>
      </w:r>
      <w:proofErr w:type="spellEnd"/>
      <w:r>
        <w:rPr>
          <w:rFonts w:hint="eastAsia"/>
          <w:sz w:val="24"/>
        </w:rPr>
        <w:t>函数进行替换，替换后将将</w:t>
      </w:r>
      <w:r>
        <w:rPr>
          <w:rFonts w:hint="eastAsia"/>
          <w:sz w:val="24"/>
        </w:rPr>
        <w:t>p</w:t>
      </w:r>
      <w:r>
        <w:rPr>
          <w:rFonts w:hint="eastAsia"/>
          <w:sz w:val="24"/>
        </w:rPr>
        <w:t>指向</w:t>
      </w:r>
      <w:r>
        <w:rPr>
          <w:rFonts w:hint="eastAsia"/>
          <w:sz w:val="24"/>
        </w:rPr>
        <w:t>text</w:t>
      </w:r>
      <w:r>
        <w:rPr>
          <w:rFonts w:hint="eastAsia"/>
          <w:sz w:val="24"/>
        </w:rPr>
        <w:t>数组中从</w:t>
      </w:r>
      <w:r>
        <w:rPr>
          <w:rFonts w:hint="eastAsia"/>
          <w:sz w:val="24"/>
        </w:rPr>
        <w:t>p</w:t>
      </w:r>
      <w:r>
        <w:rPr>
          <w:rFonts w:hint="eastAsia"/>
          <w:sz w:val="24"/>
        </w:rPr>
        <w:t>指向的元素开始到最后中第一次出现</w:t>
      </w:r>
      <w:r>
        <w:rPr>
          <w:rFonts w:hint="eastAsia"/>
          <w:sz w:val="24"/>
        </w:rPr>
        <w:t>s</w:t>
      </w:r>
      <w:r>
        <w:rPr>
          <w:sz w:val="24"/>
        </w:rPr>
        <w:t>tr</w:t>
      </w:r>
      <w:r>
        <w:rPr>
          <w:rFonts w:hint="eastAsia"/>
          <w:sz w:val="24"/>
        </w:rPr>
        <w:t>的位置再进行替换，直到</w:t>
      </w:r>
      <w:r>
        <w:rPr>
          <w:rFonts w:hint="eastAsia"/>
          <w:sz w:val="24"/>
        </w:rPr>
        <w:t>p</w:t>
      </w:r>
      <w:r>
        <w:rPr>
          <w:rFonts w:hint="eastAsia"/>
          <w:sz w:val="24"/>
        </w:rPr>
        <w:t>为</w:t>
      </w:r>
      <w:r>
        <w:rPr>
          <w:rFonts w:hint="eastAsia"/>
          <w:sz w:val="24"/>
        </w:rPr>
        <w:t>N</w:t>
      </w:r>
      <w:r>
        <w:rPr>
          <w:sz w:val="24"/>
        </w:rPr>
        <w:t>ULL</w:t>
      </w:r>
      <w:r>
        <w:rPr>
          <w:rFonts w:hint="eastAsia"/>
          <w:sz w:val="24"/>
        </w:rPr>
        <w:t>即</w:t>
      </w:r>
      <w:r>
        <w:rPr>
          <w:rFonts w:hint="eastAsia"/>
          <w:sz w:val="24"/>
        </w:rPr>
        <w:t>text</w:t>
      </w:r>
      <w:r>
        <w:rPr>
          <w:rFonts w:hint="eastAsia"/>
          <w:sz w:val="24"/>
        </w:rPr>
        <w:t>中不存在</w:t>
      </w:r>
      <w:r>
        <w:rPr>
          <w:sz w:val="24"/>
        </w:rPr>
        <w:t>str</w:t>
      </w:r>
      <w:r>
        <w:rPr>
          <w:rFonts w:hint="eastAsia"/>
          <w:sz w:val="24"/>
        </w:rPr>
        <w:t>为止。</w:t>
      </w:r>
    </w:p>
    <w:p w14:paraId="38DFD8A2" w14:textId="77777777" w:rsidR="007C72BA" w:rsidRDefault="007C72BA" w:rsidP="007C72BA">
      <w:pPr>
        <w:snapToGrid w:val="0"/>
        <w:spacing w:line="300" w:lineRule="auto"/>
        <w:ind w:firstLineChars="200" w:firstLine="480"/>
        <w:rPr>
          <w:sz w:val="24"/>
        </w:rPr>
      </w:pPr>
      <w:r w:rsidRPr="006E1061">
        <w:rPr>
          <w:sz w:val="24"/>
        </w:rPr>
        <w:t>2</w:t>
      </w:r>
      <w:r w:rsidRPr="006E1061">
        <w:rPr>
          <w:sz w:val="24"/>
        </w:rPr>
        <w:t>）源程序清单</w:t>
      </w:r>
    </w:p>
    <w:p w14:paraId="7E869FE1" w14:textId="77777777" w:rsidR="007C72BA" w:rsidRPr="00DF1B84" w:rsidRDefault="007C72BA" w:rsidP="007C72BA">
      <w:pPr>
        <w:snapToGrid w:val="0"/>
        <w:spacing w:line="360" w:lineRule="auto"/>
        <w:ind w:firstLine="420"/>
        <w:rPr>
          <w:sz w:val="24"/>
        </w:rPr>
      </w:pPr>
      <w:r w:rsidRPr="00DF1B84">
        <w:rPr>
          <w:sz w:val="24"/>
        </w:rPr>
        <w:t>#</w:t>
      </w:r>
      <w:proofErr w:type="gramStart"/>
      <w:r w:rsidRPr="00DF1B84">
        <w:rPr>
          <w:sz w:val="24"/>
        </w:rPr>
        <w:t>define</w:t>
      </w:r>
      <w:proofErr w:type="gramEnd"/>
      <w:r w:rsidRPr="00DF1B84">
        <w:rPr>
          <w:sz w:val="24"/>
        </w:rPr>
        <w:t xml:space="preserve"> MAX  10000</w:t>
      </w:r>
    </w:p>
    <w:p w14:paraId="0DB08390" w14:textId="77777777" w:rsidR="007C72BA" w:rsidRPr="00DF1B84" w:rsidRDefault="007C72BA" w:rsidP="007C72BA">
      <w:pPr>
        <w:snapToGrid w:val="0"/>
        <w:spacing w:line="360" w:lineRule="auto"/>
        <w:ind w:firstLine="420"/>
        <w:rPr>
          <w:sz w:val="24"/>
        </w:rPr>
      </w:pPr>
      <w:r w:rsidRPr="00DF1B84">
        <w:rPr>
          <w:sz w:val="24"/>
        </w:rPr>
        <w:t>#include &lt;</w:t>
      </w:r>
      <w:proofErr w:type="spellStart"/>
      <w:r w:rsidRPr="00DF1B84">
        <w:rPr>
          <w:sz w:val="24"/>
        </w:rPr>
        <w:t>stdio.h</w:t>
      </w:r>
      <w:proofErr w:type="spellEnd"/>
      <w:r w:rsidRPr="00DF1B84">
        <w:rPr>
          <w:sz w:val="24"/>
        </w:rPr>
        <w:t>&gt;</w:t>
      </w:r>
    </w:p>
    <w:p w14:paraId="47B3D280" w14:textId="77777777" w:rsidR="007C72BA" w:rsidRPr="00DF1B84" w:rsidRDefault="007C72BA" w:rsidP="007C72BA">
      <w:pPr>
        <w:snapToGrid w:val="0"/>
        <w:spacing w:line="360" w:lineRule="auto"/>
        <w:ind w:firstLine="420"/>
        <w:rPr>
          <w:sz w:val="24"/>
        </w:rPr>
      </w:pPr>
      <w:r w:rsidRPr="00DF1B84">
        <w:rPr>
          <w:sz w:val="24"/>
        </w:rPr>
        <w:t>#include &lt;</w:t>
      </w:r>
      <w:proofErr w:type="spellStart"/>
      <w:r w:rsidRPr="00DF1B84">
        <w:rPr>
          <w:sz w:val="24"/>
        </w:rPr>
        <w:t>stdlib.h</w:t>
      </w:r>
      <w:proofErr w:type="spellEnd"/>
      <w:r w:rsidRPr="00DF1B84">
        <w:rPr>
          <w:sz w:val="24"/>
        </w:rPr>
        <w:t>&gt;</w:t>
      </w:r>
    </w:p>
    <w:p w14:paraId="589F5243" w14:textId="77777777" w:rsidR="007C72BA" w:rsidRPr="00DF1B84" w:rsidRDefault="007C72BA" w:rsidP="007C72BA">
      <w:pPr>
        <w:snapToGrid w:val="0"/>
        <w:spacing w:line="360" w:lineRule="auto"/>
        <w:ind w:firstLine="420"/>
        <w:rPr>
          <w:sz w:val="24"/>
        </w:rPr>
      </w:pPr>
      <w:r w:rsidRPr="00DF1B84">
        <w:rPr>
          <w:sz w:val="24"/>
        </w:rPr>
        <w:t>#include &lt;</w:t>
      </w:r>
      <w:proofErr w:type="spellStart"/>
      <w:r w:rsidRPr="00DF1B84">
        <w:rPr>
          <w:sz w:val="24"/>
        </w:rPr>
        <w:t>string.h</w:t>
      </w:r>
      <w:proofErr w:type="spellEnd"/>
      <w:r w:rsidRPr="00DF1B84">
        <w:rPr>
          <w:sz w:val="24"/>
        </w:rPr>
        <w:t>&gt;</w:t>
      </w:r>
    </w:p>
    <w:p w14:paraId="7323C567" w14:textId="77777777" w:rsidR="007C72BA" w:rsidRPr="00DF1B84" w:rsidRDefault="007C72BA" w:rsidP="007C72BA">
      <w:pPr>
        <w:snapToGrid w:val="0"/>
        <w:spacing w:line="360" w:lineRule="auto"/>
        <w:ind w:firstLine="420"/>
        <w:rPr>
          <w:sz w:val="24"/>
        </w:rPr>
      </w:pPr>
      <w:r w:rsidRPr="00DF1B84">
        <w:rPr>
          <w:sz w:val="24"/>
        </w:rPr>
        <w:t xml:space="preserve">void </w:t>
      </w:r>
      <w:proofErr w:type="spellStart"/>
      <w:r w:rsidRPr="00DF1B84">
        <w:rPr>
          <w:sz w:val="24"/>
        </w:rPr>
        <w:t>str_</w:t>
      </w:r>
      <w:proofErr w:type="gramStart"/>
      <w:r w:rsidRPr="00DF1B84">
        <w:rPr>
          <w:sz w:val="24"/>
        </w:rPr>
        <w:t>replace</w:t>
      </w:r>
      <w:proofErr w:type="spellEnd"/>
      <w:r w:rsidRPr="00DF1B84">
        <w:rPr>
          <w:sz w:val="24"/>
        </w:rPr>
        <w:t>(</w:t>
      </w:r>
      <w:proofErr w:type="gramEnd"/>
      <w:r w:rsidRPr="00DF1B84">
        <w:rPr>
          <w:sz w:val="24"/>
        </w:rPr>
        <w:t xml:space="preserve">char* </w:t>
      </w:r>
      <w:proofErr w:type="spellStart"/>
      <w:r w:rsidRPr="00DF1B84">
        <w:rPr>
          <w:sz w:val="24"/>
        </w:rPr>
        <w:t>str_src</w:t>
      </w:r>
      <w:proofErr w:type="spellEnd"/>
      <w:r w:rsidRPr="00DF1B84">
        <w:rPr>
          <w:sz w:val="24"/>
        </w:rPr>
        <w:t xml:space="preserve">, int n, char* </w:t>
      </w:r>
      <w:proofErr w:type="spellStart"/>
      <w:r w:rsidRPr="00DF1B84">
        <w:rPr>
          <w:sz w:val="24"/>
        </w:rPr>
        <w:t>str_copy</w:t>
      </w:r>
      <w:proofErr w:type="spellEnd"/>
      <w:r w:rsidRPr="00DF1B84">
        <w:rPr>
          <w:sz w:val="24"/>
        </w:rPr>
        <w:t>)</w:t>
      </w:r>
    </w:p>
    <w:p w14:paraId="3E59044B" w14:textId="77777777" w:rsidR="007C72BA" w:rsidRPr="00DF1B84" w:rsidRDefault="007C72BA" w:rsidP="007C72BA">
      <w:pPr>
        <w:snapToGrid w:val="0"/>
        <w:spacing w:line="360" w:lineRule="auto"/>
        <w:ind w:firstLine="420"/>
        <w:rPr>
          <w:sz w:val="24"/>
        </w:rPr>
      </w:pPr>
      <w:r w:rsidRPr="00DF1B84">
        <w:rPr>
          <w:sz w:val="24"/>
        </w:rPr>
        <w:t>{</w:t>
      </w:r>
    </w:p>
    <w:p w14:paraId="78067F18" w14:textId="77777777" w:rsidR="007C72BA" w:rsidRPr="00DF1B84" w:rsidRDefault="007C72BA" w:rsidP="007C72BA">
      <w:pPr>
        <w:snapToGrid w:val="0"/>
        <w:spacing w:line="360" w:lineRule="auto"/>
        <w:ind w:firstLine="420"/>
        <w:rPr>
          <w:sz w:val="24"/>
        </w:rPr>
      </w:pPr>
      <w:r w:rsidRPr="00DF1B84">
        <w:rPr>
          <w:sz w:val="24"/>
        </w:rPr>
        <w:tab/>
        <w:t xml:space="preserve">int </w:t>
      </w:r>
      <w:proofErr w:type="spellStart"/>
      <w:r w:rsidRPr="00DF1B84">
        <w:rPr>
          <w:sz w:val="24"/>
        </w:rPr>
        <w:t>lenofstr</w:t>
      </w:r>
      <w:proofErr w:type="spellEnd"/>
      <w:r w:rsidRPr="00DF1B84">
        <w:rPr>
          <w:sz w:val="24"/>
        </w:rPr>
        <w:t>;</w:t>
      </w:r>
    </w:p>
    <w:p w14:paraId="2C46B15C" w14:textId="77777777" w:rsidR="007C72BA" w:rsidRPr="00DF1B84" w:rsidRDefault="007C72BA" w:rsidP="007C72BA">
      <w:pPr>
        <w:snapToGrid w:val="0"/>
        <w:spacing w:line="360" w:lineRule="auto"/>
        <w:ind w:firstLine="420"/>
        <w:rPr>
          <w:sz w:val="24"/>
        </w:rPr>
      </w:pPr>
      <w:r w:rsidRPr="00DF1B84">
        <w:rPr>
          <w:sz w:val="24"/>
        </w:rPr>
        <w:tab/>
        <w:t xml:space="preserve">char* </w:t>
      </w:r>
      <w:proofErr w:type="spellStart"/>
      <w:r w:rsidRPr="00DF1B84">
        <w:rPr>
          <w:sz w:val="24"/>
        </w:rPr>
        <w:t>tmp</w:t>
      </w:r>
      <w:proofErr w:type="spellEnd"/>
      <w:r w:rsidRPr="00DF1B84">
        <w:rPr>
          <w:sz w:val="24"/>
        </w:rPr>
        <w:t>;</w:t>
      </w:r>
    </w:p>
    <w:p w14:paraId="2F0ED0CB" w14:textId="77777777" w:rsidR="007C72BA" w:rsidRPr="00DF1B84" w:rsidRDefault="007C72BA" w:rsidP="007C72BA">
      <w:pPr>
        <w:snapToGrid w:val="0"/>
        <w:spacing w:line="360" w:lineRule="auto"/>
        <w:ind w:firstLine="420"/>
        <w:rPr>
          <w:sz w:val="24"/>
        </w:rPr>
      </w:pPr>
      <w:r w:rsidRPr="00DF1B84">
        <w:rPr>
          <w:sz w:val="24"/>
        </w:rPr>
        <w:tab/>
      </w:r>
      <w:proofErr w:type="spellStart"/>
      <w:r w:rsidRPr="00DF1B84">
        <w:rPr>
          <w:sz w:val="24"/>
        </w:rPr>
        <w:t>lenofstr</w:t>
      </w:r>
      <w:proofErr w:type="spellEnd"/>
      <w:r w:rsidRPr="00DF1B84">
        <w:rPr>
          <w:sz w:val="24"/>
        </w:rPr>
        <w:t xml:space="preserve"> = </w:t>
      </w:r>
      <w:proofErr w:type="spellStart"/>
      <w:r w:rsidRPr="00DF1B84">
        <w:rPr>
          <w:sz w:val="24"/>
        </w:rPr>
        <w:t>strlen</w:t>
      </w:r>
      <w:proofErr w:type="spellEnd"/>
      <w:r w:rsidRPr="00DF1B84">
        <w:rPr>
          <w:sz w:val="24"/>
        </w:rPr>
        <w:t>(</w:t>
      </w:r>
      <w:proofErr w:type="spellStart"/>
      <w:r w:rsidRPr="00DF1B84">
        <w:rPr>
          <w:sz w:val="24"/>
        </w:rPr>
        <w:t>str_copy</w:t>
      </w:r>
      <w:proofErr w:type="spellEnd"/>
      <w:r w:rsidRPr="00DF1B84">
        <w:rPr>
          <w:sz w:val="24"/>
        </w:rPr>
        <w:t>);</w:t>
      </w:r>
    </w:p>
    <w:p w14:paraId="666CC254" w14:textId="77777777" w:rsidR="007C72BA" w:rsidRPr="00DF1B84" w:rsidRDefault="007C72BA" w:rsidP="007C72BA">
      <w:pPr>
        <w:snapToGrid w:val="0"/>
        <w:spacing w:line="360" w:lineRule="auto"/>
        <w:ind w:firstLine="420"/>
        <w:rPr>
          <w:sz w:val="24"/>
        </w:rPr>
      </w:pPr>
      <w:r w:rsidRPr="00DF1B84">
        <w:rPr>
          <w:sz w:val="24"/>
        </w:rPr>
        <w:tab/>
        <w:t>if (</w:t>
      </w:r>
      <w:proofErr w:type="spellStart"/>
      <w:r w:rsidRPr="00DF1B84">
        <w:rPr>
          <w:sz w:val="24"/>
        </w:rPr>
        <w:t>lenofstr</w:t>
      </w:r>
      <w:proofErr w:type="spellEnd"/>
      <w:r w:rsidRPr="00DF1B84">
        <w:rPr>
          <w:sz w:val="24"/>
        </w:rPr>
        <w:t xml:space="preserve"> &lt; n)</w:t>
      </w:r>
    </w:p>
    <w:p w14:paraId="7567EE66" w14:textId="77777777" w:rsidR="007C72BA" w:rsidRPr="00DF1B84" w:rsidRDefault="007C72BA" w:rsidP="007C72BA">
      <w:pPr>
        <w:snapToGrid w:val="0"/>
        <w:spacing w:line="360" w:lineRule="auto"/>
        <w:ind w:firstLine="420"/>
        <w:rPr>
          <w:sz w:val="24"/>
        </w:rPr>
      </w:pPr>
      <w:r w:rsidRPr="00DF1B84">
        <w:rPr>
          <w:sz w:val="24"/>
        </w:rPr>
        <w:tab/>
        <w:t>{</w:t>
      </w:r>
    </w:p>
    <w:p w14:paraId="2F31AFC0" w14:textId="77777777" w:rsidR="007C72BA" w:rsidRPr="00DF1B84" w:rsidRDefault="007C72BA" w:rsidP="007C72BA">
      <w:pPr>
        <w:snapToGrid w:val="0"/>
        <w:spacing w:line="360" w:lineRule="auto"/>
        <w:ind w:firstLine="420"/>
        <w:rPr>
          <w:sz w:val="24"/>
        </w:rPr>
      </w:pPr>
      <w:r w:rsidRPr="00DF1B84">
        <w:rPr>
          <w:sz w:val="24"/>
        </w:rPr>
        <w:lastRenderedPageBreak/>
        <w:tab/>
      </w:r>
      <w:r w:rsidRPr="00DF1B84">
        <w:rPr>
          <w:sz w:val="24"/>
        </w:rPr>
        <w:tab/>
      </w:r>
      <w:proofErr w:type="spellStart"/>
      <w:r w:rsidRPr="00DF1B84">
        <w:rPr>
          <w:sz w:val="24"/>
        </w:rPr>
        <w:t>tmp</w:t>
      </w:r>
      <w:proofErr w:type="spellEnd"/>
      <w:r w:rsidRPr="00DF1B84">
        <w:rPr>
          <w:sz w:val="24"/>
        </w:rPr>
        <w:t xml:space="preserve"> = </w:t>
      </w:r>
      <w:proofErr w:type="spellStart"/>
      <w:r w:rsidRPr="00DF1B84">
        <w:rPr>
          <w:sz w:val="24"/>
        </w:rPr>
        <w:t>str_src</w:t>
      </w:r>
      <w:proofErr w:type="spellEnd"/>
      <w:r w:rsidRPr="00DF1B84">
        <w:rPr>
          <w:sz w:val="24"/>
        </w:rPr>
        <w:t xml:space="preserve"> + n;</w:t>
      </w:r>
    </w:p>
    <w:p w14:paraId="2030136C" w14:textId="77777777" w:rsidR="007C72BA" w:rsidRPr="00DF1B84" w:rsidRDefault="007C72BA" w:rsidP="007C72BA">
      <w:pPr>
        <w:snapToGrid w:val="0"/>
        <w:spacing w:line="360" w:lineRule="auto"/>
        <w:ind w:firstLine="420"/>
        <w:rPr>
          <w:sz w:val="24"/>
        </w:rPr>
      </w:pPr>
      <w:r w:rsidRPr="00DF1B84">
        <w:rPr>
          <w:sz w:val="24"/>
        </w:rPr>
        <w:tab/>
      </w:r>
      <w:r w:rsidRPr="00DF1B84">
        <w:rPr>
          <w:sz w:val="24"/>
        </w:rPr>
        <w:tab/>
        <w:t>while (*</w:t>
      </w:r>
      <w:proofErr w:type="spellStart"/>
      <w:r w:rsidRPr="00DF1B84">
        <w:rPr>
          <w:sz w:val="24"/>
        </w:rPr>
        <w:t>tmp</w:t>
      </w:r>
      <w:proofErr w:type="spellEnd"/>
      <w:r w:rsidRPr="00DF1B84">
        <w:rPr>
          <w:sz w:val="24"/>
        </w:rPr>
        <w:t>)</w:t>
      </w:r>
    </w:p>
    <w:p w14:paraId="6F65D253" w14:textId="77777777" w:rsidR="007C72BA" w:rsidRPr="00DF1B84" w:rsidRDefault="007C72BA" w:rsidP="007C72BA">
      <w:pPr>
        <w:snapToGrid w:val="0"/>
        <w:spacing w:line="360" w:lineRule="auto"/>
        <w:ind w:firstLine="420"/>
        <w:rPr>
          <w:sz w:val="24"/>
        </w:rPr>
      </w:pPr>
      <w:r w:rsidRPr="00DF1B84">
        <w:rPr>
          <w:sz w:val="24"/>
        </w:rPr>
        <w:tab/>
      </w:r>
      <w:r w:rsidRPr="00DF1B84">
        <w:rPr>
          <w:sz w:val="24"/>
        </w:rPr>
        <w:tab/>
        <w:t>{</w:t>
      </w:r>
    </w:p>
    <w:p w14:paraId="3042ADEB" w14:textId="77777777" w:rsidR="007C72BA" w:rsidRPr="00DF1B84" w:rsidRDefault="007C72BA" w:rsidP="007C72BA">
      <w:pPr>
        <w:snapToGrid w:val="0"/>
        <w:spacing w:line="360" w:lineRule="auto"/>
        <w:ind w:firstLine="420"/>
        <w:rPr>
          <w:sz w:val="24"/>
        </w:rPr>
      </w:pPr>
      <w:r w:rsidRPr="00DF1B84">
        <w:rPr>
          <w:sz w:val="24"/>
        </w:rPr>
        <w:tab/>
      </w:r>
      <w:r w:rsidRPr="00DF1B84">
        <w:rPr>
          <w:sz w:val="24"/>
        </w:rPr>
        <w:tab/>
      </w:r>
      <w:r w:rsidRPr="00DF1B84">
        <w:rPr>
          <w:sz w:val="24"/>
        </w:rPr>
        <w:tab/>
        <w:t>*(</w:t>
      </w:r>
      <w:proofErr w:type="spellStart"/>
      <w:r w:rsidRPr="00DF1B84">
        <w:rPr>
          <w:sz w:val="24"/>
        </w:rPr>
        <w:t>tmp</w:t>
      </w:r>
      <w:proofErr w:type="spellEnd"/>
      <w:r w:rsidRPr="00DF1B84">
        <w:rPr>
          <w:sz w:val="24"/>
        </w:rPr>
        <w:t xml:space="preserve"> - (n - </w:t>
      </w:r>
      <w:proofErr w:type="spellStart"/>
      <w:r w:rsidRPr="00DF1B84">
        <w:rPr>
          <w:sz w:val="24"/>
        </w:rPr>
        <w:t>lenofstr</w:t>
      </w:r>
      <w:proofErr w:type="spellEnd"/>
      <w:r w:rsidRPr="00DF1B84">
        <w:rPr>
          <w:sz w:val="24"/>
        </w:rPr>
        <w:t>)) = *</w:t>
      </w:r>
      <w:proofErr w:type="spellStart"/>
      <w:r w:rsidRPr="00DF1B84">
        <w:rPr>
          <w:sz w:val="24"/>
        </w:rPr>
        <w:t>tmp</w:t>
      </w:r>
      <w:proofErr w:type="spellEnd"/>
      <w:r w:rsidRPr="00DF1B84">
        <w:rPr>
          <w:sz w:val="24"/>
        </w:rPr>
        <w:t xml:space="preserve">; </w:t>
      </w:r>
    </w:p>
    <w:p w14:paraId="0916DC47" w14:textId="77777777" w:rsidR="007C72BA" w:rsidRPr="00DF1B84" w:rsidRDefault="007C72BA" w:rsidP="007C72BA">
      <w:pPr>
        <w:snapToGrid w:val="0"/>
        <w:spacing w:line="360" w:lineRule="auto"/>
        <w:ind w:firstLine="420"/>
        <w:rPr>
          <w:sz w:val="24"/>
        </w:rPr>
      </w:pPr>
      <w:r w:rsidRPr="00DF1B84">
        <w:rPr>
          <w:sz w:val="24"/>
        </w:rPr>
        <w:tab/>
      </w:r>
      <w:r w:rsidRPr="00DF1B84">
        <w:rPr>
          <w:sz w:val="24"/>
        </w:rPr>
        <w:tab/>
      </w:r>
      <w:r w:rsidRPr="00DF1B84">
        <w:rPr>
          <w:sz w:val="24"/>
        </w:rPr>
        <w:tab/>
      </w:r>
      <w:proofErr w:type="spellStart"/>
      <w:r w:rsidRPr="00DF1B84">
        <w:rPr>
          <w:sz w:val="24"/>
        </w:rPr>
        <w:t>tmp</w:t>
      </w:r>
      <w:proofErr w:type="spellEnd"/>
      <w:r w:rsidRPr="00DF1B84">
        <w:rPr>
          <w:sz w:val="24"/>
        </w:rPr>
        <w:t>++;</w:t>
      </w:r>
    </w:p>
    <w:p w14:paraId="4D0D4358" w14:textId="77777777" w:rsidR="007C72BA" w:rsidRPr="00DF1B84" w:rsidRDefault="007C72BA" w:rsidP="007C72BA">
      <w:pPr>
        <w:snapToGrid w:val="0"/>
        <w:spacing w:line="360" w:lineRule="auto"/>
        <w:ind w:firstLine="420"/>
        <w:rPr>
          <w:sz w:val="24"/>
        </w:rPr>
      </w:pPr>
      <w:r w:rsidRPr="00DF1B84">
        <w:rPr>
          <w:sz w:val="24"/>
        </w:rPr>
        <w:tab/>
      </w:r>
      <w:r w:rsidRPr="00DF1B84">
        <w:rPr>
          <w:sz w:val="24"/>
        </w:rPr>
        <w:tab/>
        <w:t>}</w:t>
      </w:r>
    </w:p>
    <w:p w14:paraId="10DD5F9D" w14:textId="77777777" w:rsidR="007C72BA" w:rsidRPr="00DF1B84" w:rsidRDefault="007C72BA" w:rsidP="007C72BA">
      <w:pPr>
        <w:snapToGrid w:val="0"/>
        <w:spacing w:line="360" w:lineRule="auto"/>
        <w:ind w:firstLine="420"/>
        <w:rPr>
          <w:sz w:val="24"/>
        </w:rPr>
      </w:pPr>
      <w:r w:rsidRPr="00DF1B84">
        <w:rPr>
          <w:sz w:val="24"/>
        </w:rPr>
        <w:tab/>
      </w:r>
      <w:r w:rsidRPr="00DF1B84">
        <w:rPr>
          <w:sz w:val="24"/>
        </w:rPr>
        <w:tab/>
        <w:t>*(</w:t>
      </w:r>
      <w:proofErr w:type="spellStart"/>
      <w:r w:rsidRPr="00DF1B84">
        <w:rPr>
          <w:sz w:val="24"/>
        </w:rPr>
        <w:t>tmp</w:t>
      </w:r>
      <w:proofErr w:type="spellEnd"/>
      <w:r w:rsidRPr="00DF1B84">
        <w:rPr>
          <w:sz w:val="24"/>
        </w:rPr>
        <w:t xml:space="preserve"> - (n - </w:t>
      </w:r>
      <w:proofErr w:type="spellStart"/>
      <w:r w:rsidRPr="00DF1B84">
        <w:rPr>
          <w:sz w:val="24"/>
        </w:rPr>
        <w:t>lenofstr</w:t>
      </w:r>
      <w:proofErr w:type="spellEnd"/>
      <w:r w:rsidRPr="00DF1B84">
        <w:rPr>
          <w:sz w:val="24"/>
        </w:rPr>
        <w:t>)) = *</w:t>
      </w:r>
      <w:proofErr w:type="spellStart"/>
      <w:r w:rsidRPr="00DF1B84">
        <w:rPr>
          <w:sz w:val="24"/>
        </w:rPr>
        <w:t>tmp</w:t>
      </w:r>
      <w:proofErr w:type="spellEnd"/>
      <w:r w:rsidRPr="00DF1B84">
        <w:rPr>
          <w:sz w:val="24"/>
        </w:rPr>
        <w:t xml:space="preserve">; </w:t>
      </w:r>
    </w:p>
    <w:p w14:paraId="17A9B8F1" w14:textId="77777777" w:rsidR="007C72BA" w:rsidRPr="00DF1B84" w:rsidRDefault="007C72BA" w:rsidP="007C72BA">
      <w:pPr>
        <w:snapToGrid w:val="0"/>
        <w:spacing w:line="360" w:lineRule="auto"/>
        <w:ind w:firstLine="420"/>
        <w:rPr>
          <w:sz w:val="24"/>
        </w:rPr>
      </w:pPr>
      <w:r w:rsidRPr="00DF1B84">
        <w:rPr>
          <w:sz w:val="24"/>
        </w:rPr>
        <w:tab/>
        <w:t>}</w:t>
      </w:r>
    </w:p>
    <w:p w14:paraId="6528C426" w14:textId="77777777" w:rsidR="007C72BA" w:rsidRPr="00DF1B84" w:rsidRDefault="007C72BA" w:rsidP="007C72BA">
      <w:pPr>
        <w:snapToGrid w:val="0"/>
        <w:spacing w:line="360" w:lineRule="auto"/>
        <w:ind w:firstLine="420"/>
        <w:rPr>
          <w:sz w:val="24"/>
        </w:rPr>
      </w:pPr>
      <w:r w:rsidRPr="00DF1B84">
        <w:rPr>
          <w:sz w:val="24"/>
        </w:rPr>
        <w:tab/>
        <w:t>else if (</w:t>
      </w:r>
      <w:proofErr w:type="spellStart"/>
      <w:r w:rsidRPr="00DF1B84">
        <w:rPr>
          <w:sz w:val="24"/>
        </w:rPr>
        <w:t>lenofstr</w:t>
      </w:r>
      <w:proofErr w:type="spellEnd"/>
      <w:r w:rsidRPr="00DF1B84">
        <w:rPr>
          <w:sz w:val="24"/>
        </w:rPr>
        <w:t xml:space="preserve"> &gt; n) </w:t>
      </w:r>
    </w:p>
    <w:p w14:paraId="67F9D466" w14:textId="77777777" w:rsidR="007C72BA" w:rsidRPr="00DF1B84" w:rsidRDefault="007C72BA" w:rsidP="007C72BA">
      <w:pPr>
        <w:snapToGrid w:val="0"/>
        <w:spacing w:line="360" w:lineRule="auto"/>
        <w:ind w:firstLine="420"/>
        <w:rPr>
          <w:sz w:val="24"/>
        </w:rPr>
      </w:pPr>
      <w:r w:rsidRPr="00DF1B84">
        <w:rPr>
          <w:sz w:val="24"/>
        </w:rPr>
        <w:tab/>
        <w:t>{</w:t>
      </w:r>
    </w:p>
    <w:p w14:paraId="76562AC9" w14:textId="77777777" w:rsidR="007C72BA" w:rsidRPr="00DF1B84" w:rsidRDefault="007C72BA" w:rsidP="007C72BA">
      <w:pPr>
        <w:snapToGrid w:val="0"/>
        <w:spacing w:line="360" w:lineRule="auto"/>
        <w:ind w:firstLine="420"/>
        <w:rPr>
          <w:sz w:val="24"/>
        </w:rPr>
      </w:pPr>
      <w:r w:rsidRPr="00DF1B84">
        <w:rPr>
          <w:sz w:val="24"/>
        </w:rPr>
        <w:tab/>
      </w:r>
      <w:r w:rsidRPr="00DF1B84">
        <w:rPr>
          <w:sz w:val="24"/>
        </w:rPr>
        <w:tab/>
      </w:r>
      <w:proofErr w:type="spellStart"/>
      <w:r w:rsidRPr="00DF1B84">
        <w:rPr>
          <w:sz w:val="24"/>
        </w:rPr>
        <w:t>tmp</w:t>
      </w:r>
      <w:proofErr w:type="spellEnd"/>
      <w:r w:rsidRPr="00DF1B84">
        <w:rPr>
          <w:sz w:val="24"/>
        </w:rPr>
        <w:t xml:space="preserve"> = </w:t>
      </w:r>
      <w:proofErr w:type="spellStart"/>
      <w:r w:rsidRPr="00DF1B84">
        <w:rPr>
          <w:sz w:val="24"/>
        </w:rPr>
        <w:t>str_src</w:t>
      </w:r>
      <w:proofErr w:type="spellEnd"/>
      <w:r w:rsidRPr="00DF1B84">
        <w:rPr>
          <w:sz w:val="24"/>
        </w:rPr>
        <w:t>;</w:t>
      </w:r>
    </w:p>
    <w:p w14:paraId="62B46A23" w14:textId="77777777" w:rsidR="007C72BA" w:rsidRPr="00DF1B84" w:rsidRDefault="007C72BA" w:rsidP="007C72BA">
      <w:pPr>
        <w:snapToGrid w:val="0"/>
        <w:spacing w:line="360" w:lineRule="auto"/>
        <w:ind w:firstLine="420"/>
        <w:rPr>
          <w:sz w:val="24"/>
        </w:rPr>
      </w:pPr>
      <w:r w:rsidRPr="00DF1B84">
        <w:rPr>
          <w:sz w:val="24"/>
        </w:rPr>
        <w:tab/>
      </w:r>
      <w:r w:rsidRPr="00DF1B84">
        <w:rPr>
          <w:sz w:val="24"/>
        </w:rPr>
        <w:tab/>
        <w:t>while (*</w:t>
      </w:r>
      <w:proofErr w:type="spellStart"/>
      <w:r w:rsidRPr="00DF1B84">
        <w:rPr>
          <w:sz w:val="24"/>
        </w:rPr>
        <w:t>tmp</w:t>
      </w:r>
      <w:proofErr w:type="spellEnd"/>
      <w:r w:rsidRPr="00DF1B84">
        <w:rPr>
          <w:sz w:val="24"/>
        </w:rPr>
        <w:t xml:space="preserve">) </w:t>
      </w:r>
      <w:proofErr w:type="spellStart"/>
      <w:r w:rsidRPr="00DF1B84">
        <w:rPr>
          <w:sz w:val="24"/>
        </w:rPr>
        <w:t>tmp</w:t>
      </w:r>
      <w:proofErr w:type="spellEnd"/>
      <w:r w:rsidRPr="00DF1B84">
        <w:rPr>
          <w:sz w:val="24"/>
        </w:rPr>
        <w:t>++;</w:t>
      </w:r>
    </w:p>
    <w:p w14:paraId="3E58AA24" w14:textId="77777777" w:rsidR="007C72BA" w:rsidRPr="00DF1B84" w:rsidRDefault="007C72BA" w:rsidP="007C72BA">
      <w:pPr>
        <w:snapToGrid w:val="0"/>
        <w:spacing w:line="360" w:lineRule="auto"/>
        <w:ind w:firstLine="420"/>
        <w:rPr>
          <w:sz w:val="24"/>
        </w:rPr>
      </w:pPr>
      <w:r w:rsidRPr="00DF1B84">
        <w:rPr>
          <w:sz w:val="24"/>
        </w:rPr>
        <w:tab/>
      </w:r>
      <w:r w:rsidRPr="00DF1B84">
        <w:rPr>
          <w:sz w:val="24"/>
        </w:rPr>
        <w:tab/>
        <w:t>while (</w:t>
      </w:r>
      <w:proofErr w:type="spellStart"/>
      <w:r w:rsidRPr="00DF1B84">
        <w:rPr>
          <w:sz w:val="24"/>
        </w:rPr>
        <w:t>tmp</w:t>
      </w:r>
      <w:proofErr w:type="spellEnd"/>
      <w:r w:rsidRPr="00DF1B84">
        <w:rPr>
          <w:sz w:val="24"/>
        </w:rPr>
        <w:t xml:space="preserve"> &gt;= (</w:t>
      </w:r>
      <w:proofErr w:type="spellStart"/>
      <w:r w:rsidRPr="00DF1B84">
        <w:rPr>
          <w:sz w:val="24"/>
        </w:rPr>
        <w:t>str_src</w:t>
      </w:r>
      <w:proofErr w:type="spellEnd"/>
      <w:r w:rsidRPr="00DF1B84">
        <w:rPr>
          <w:sz w:val="24"/>
        </w:rPr>
        <w:t xml:space="preserve"> + n))</w:t>
      </w:r>
    </w:p>
    <w:p w14:paraId="6A83F05B" w14:textId="77777777" w:rsidR="007C72BA" w:rsidRPr="00DF1B84" w:rsidRDefault="007C72BA" w:rsidP="007C72BA">
      <w:pPr>
        <w:snapToGrid w:val="0"/>
        <w:spacing w:line="360" w:lineRule="auto"/>
        <w:ind w:firstLine="420"/>
        <w:rPr>
          <w:sz w:val="24"/>
        </w:rPr>
      </w:pPr>
      <w:r w:rsidRPr="00DF1B84">
        <w:rPr>
          <w:sz w:val="24"/>
        </w:rPr>
        <w:tab/>
      </w:r>
      <w:r w:rsidRPr="00DF1B84">
        <w:rPr>
          <w:sz w:val="24"/>
        </w:rPr>
        <w:tab/>
        <w:t>{</w:t>
      </w:r>
    </w:p>
    <w:p w14:paraId="62A8C59F" w14:textId="77777777" w:rsidR="007C72BA" w:rsidRPr="00DF1B84" w:rsidRDefault="007C72BA" w:rsidP="007C72BA">
      <w:pPr>
        <w:snapToGrid w:val="0"/>
        <w:spacing w:line="360" w:lineRule="auto"/>
        <w:ind w:firstLine="420"/>
        <w:rPr>
          <w:sz w:val="24"/>
        </w:rPr>
      </w:pPr>
      <w:r w:rsidRPr="00DF1B84">
        <w:rPr>
          <w:sz w:val="24"/>
        </w:rPr>
        <w:tab/>
      </w:r>
      <w:r w:rsidRPr="00DF1B84">
        <w:rPr>
          <w:sz w:val="24"/>
        </w:rPr>
        <w:tab/>
      </w:r>
      <w:r w:rsidRPr="00DF1B84">
        <w:rPr>
          <w:sz w:val="24"/>
        </w:rPr>
        <w:tab/>
        <w:t>*(</w:t>
      </w:r>
      <w:proofErr w:type="spellStart"/>
      <w:r w:rsidRPr="00DF1B84">
        <w:rPr>
          <w:sz w:val="24"/>
        </w:rPr>
        <w:t>tmp</w:t>
      </w:r>
      <w:proofErr w:type="spellEnd"/>
      <w:r w:rsidRPr="00DF1B84">
        <w:rPr>
          <w:sz w:val="24"/>
        </w:rPr>
        <w:t xml:space="preserve"> + (</w:t>
      </w:r>
      <w:proofErr w:type="spellStart"/>
      <w:r w:rsidRPr="00DF1B84">
        <w:rPr>
          <w:sz w:val="24"/>
        </w:rPr>
        <w:t>lenofstr</w:t>
      </w:r>
      <w:proofErr w:type="spellEnd"/>
      <w:r w:rsidRPr="00DF1B84">
        <w:rPr>
          <w:sz w:val="24"/>
        </w:rPr>
        <w:t xml:space="preserve"> - n)) = *</w:t>
      </w:r>
      <w:proofErr w:type="spellStart"/>
      <w:r w:rsidRPr="00DF1B84">
        <w:rPr>
          <w:sz w:val="24"/>
        </w:rPr>
        <w:t>tmp</w:t>
      </w:r>
      <w:proofErr w:type="spellEnd"/>
      <w:r w:rsidRPr="00DF1B84">
        <w:rPr>
          <w:sz w:val="24"/>
        </w:rPr>
        <w:t>;</w:t>
      </w:r>
    </w:p>
    <w:p w14:paraId="7FB25A8C" w14:textId="77777777" w:rsidR="007C72BA" w:rsidRPr="00DF1B84" w:rsidRDefault="007C72BA" w:rsidP="007C72BA">
      <w:pPr>
        <w:snapToGrid w:val="0"/>
        <w:spacing w:line="360" w:lineRule="auto"/>
        <w:ind w:firstLine="420"/>
        <w:rPr>
          <w:sz w:val="24"/>
        </w:rPr>
      </w:pPr>
      <w:r w:rsidRPr="00DF1B84">
        <w:rPr>
          <w:sz w:val="24"/>
        </w:rPr>
        <w:tab/>
      </w:r>
      <w:r w:rsidRPr="00DF1B84">
        <w:rPr>
          <w:sz w:val="24"/>
        </w:rPr>
        <w:tab/>
      </w:r>
      <w:r w:rsidRPr="00DF1B84">
        <w:rPr>
          <w:sz w:val="24"/>
        </w:rPr>
        <w:tab/>
      </w:r>
      <w:proofErr w:type="spellStart"/>
      <w:r w:rsidRPr="00DF1B84">
        <w:rPr>
          <w:sz w:val="24"/>
        </w:rPr>
        <w:t>tmp</w:t>
      </w:r>
      <w:proofErr w:type="spellEnd"/>
      <w:r w:rsidRPr="00DF1B84">
        <w:rPr>
          <w:sz w:val="24"/>
        </w:rPr>
        <w:t>--;</w:t>
      </w:r>
    </w:p>
    <w:p w14:paraId="78489B60" w14:textId="77777777" w:rsidR="007C72BA" w:rsidRPr="00DF1B84" w:rsidRDefault="007C72BA" w:rsidP="007C72BA">
      <w:pPr>
        <w:snapToGrid w:val="0"/>
        <w:spacing w:line="360" w:lineRule="auto"/>
        <w:ind w:firstLine="420"/>
        <w:rPr>
          <w:sz w:val="24"/>
        </w:rPr>
      </w:pPr>
      <w:r w:rsidRPr="00DF1B84">
        <w:rPr>
          <w:sz w:val="24"/>
        </w:rPr>
        <w:tab/>
      </w:r>
      <w:r w:rsidRPr="00DF1B84">
        <w:rPr>
          <w:sz w:val="24"/>
        </w:rPr>
        <w:tab/>
        <w:t>}</w:t>
      </w:r>
    </w:p>
    <w:p w14:paraId="147DAF15" w14:textId="77777777" w:rsidR="007C72BA" w:rsidRPr="00DF1B84" w:rsidRDefault="007C72BA" w:rsidP="007C72BA">
      <w:pPr>
        <w:snapToGrid w:val="0"/>
        <w:spacing w:line="360" w:lineRule="auto"/>
        <w:ind w:firstLine="420"/>
        <w:rPr>
          <w:sz w:val="24"/>
        </w:rPr>
      </w:pPr>
      <w:r w:rsidRPr="00DF1B84">
        <w:rPr>
          <w:sz w:val="24"/>
        </w:rPr>
        <w:tab/>
        <w:t>}</w:t>
      </w:r>
    </w:p>
    <w:p w14:paraId="34B28030" w14:textId="77777777" w:rsidR="007C72BA" w:rsidRPr="00DF1B84" w:rsidRDefault="007C72BA" w:rsidP="007C72BA">
      <w:pPr>
        <w:snapToGrid w:val="0"/>
        <w:spacing w:line="360" w:lineRule="auto"/>
        <w:ind w:firstLine="420"/>
        <w:rPr>
          <w:sz w:val="24"/>
        </w:rPr>
      </w:pPr>
      <w:r w:rsidRPr="00DF1B84">
        <w:rPr>
          <w:sz w:val="24"/>
        </w:rPr>
        <w:tab/>
      </w:r>
      <w:proofErr w:type="spellStart"/>
      <w:proofErr w:type="gramStart"/>
      <w:r w:rsidRPr="00DF1B84">
        <w:rPr>
          <w:sz w:val="24"/>
        </w:rPr>
        <w:t>strncpy</w:t>
      </w:r>
      <w:proofErr w:type="spellEnd"/>
      <w:r w:rsidRPr="00DF1B84">
        <w:rPr>
          <w:sz w:val="24"/>
        </w:rPr>
        <w:t>(</w:t>
      </w:r>
      <w:proofErr w:type="spellStart"/>
      <w:proofErr w:type="gramEnd"/>
      <w:r w:rsidRPr="00DF1B84">
        <w:rPr>
          <w:sz w:val="24"/>
        </w:rPr>
        <w:t>str_src</w:t>
      </w:r>
      <w:proofErr w:type="spellEnd"/>
      <w:r w:rsidRPr="00DF1B84">
        <w:rPr>
          <w:sz w:val="24"/>
        </w:rPr>
        <w:t xml:space="preserve">, </w:t>
      </w:r>
      <w:proofErr w:type="spellStart"/>
      <w:r w:rsidRPr="00DF1B84">
        <w:rPr>
          <w:sz w:val="24"/>
        </w:rPr>
        <w:t>str_copy</w:t>
      </w:r>
      <w:proofErr w:type="spellEnd"/>
      <w:r w:rsidRPr="00DF1B84">
        <w:rPr>
          <w:sz w:val="24"/>
        </w:rPr>
        <w:t xml:space="preserve">, </w:t>
      </w:r>
      <w:proofErr w:type="spellStart"/>
      <w:r w:rsidRPr="00DF1B84">
        <w:rPr>
          <w:sz w:val="24"/>
        </w:rPr>
        <w:t>lenofstr</w:t>
      </w:r>
      <w:proofErr w:type="spellEnd"/>
      <w:r w:rsidRPr="00DF1B84">
        <w:rPr>
          <w:sz w:val="24"/>
        </w:rPr>
        <w:t>);</w:t>
      </w:r>
    </w:p>
    <w:p w14:paraId="3EEC76D2" w14:textId="77777777" w:rsidR="007C72BA" w:rsidRPr="00DF1B84" w:rsidRDefault="007C72BA" w:rsidP="007C72BA">
      <w:pPr>
        <w:snapToGrid w:val="0"/>
        <w:spacing w:line="360" w:lineRule="auto"/>
        <w:ind w:firstLine="420"/>
        <w:rPr>
          <w:sz w:val="24"/>
        </w:rPr>
      </w:pPr>
      <w:r w:rsidRPr="00DF1B84">
        <w:rPr>
          <w:sz w:val="24"/>
        </w:rPr>
        <w:t>}</w:t>
      </w:r>
    </w:p>
    <w:p w14:paraId="109737C6" w14:textId="77777777" w:rsidR="007C72BA" w:rsidRPr="00DF1B84" w:rsidRDefault="007C72BA" w:rsidP="007C72BA">
      <w:pPr>
        <w:snapToGrid w:val="0"/>
        <w:spacing w:line="360" w:lineRule="auto"/>
        <w:ind w:firstLine="420"/>
        <w:rPr>
          <w:sz w:val="24"/>
        </w:rPr>
      </w:pPr>
    </w:p>
    <w:p w14:paraId="14436679" w14:textId="77777777" w:rsidR="007C72BA" w:rsidRPr="00DF1B84" w:rsidRDefault="007C72BA" w:rsidP="007C72BA">
      <w:pPr>
        <w:snapToGrid w:val="0"/>
        <w:spacing w:line="360" w:lineRule="auto"/>
        <w:ind w:firstLine="420"/>
        <w:rPr>
          <w:sz w:val="24"/>
        </w:rPr>
      </w:pPr>
      <w:r w:rsidRPr="00DF1B84">
        <w:rPr>
          <w:sz w:val="24"/>
        </w:rPr>
        <w:t>int main(void) {</w:t>
      </w:r>
    </w:p>
    <w:p w14:paraId="78BEE4A1" w14:textId="77777777" w:rsidR="007C72BA" w:rsidRPr="00DF1B84" w:rsidRDefault="007C72BA" w:rsidP="007C72BA">
      <w:pPr>
        <w:snapToGrid w:val="0"/>
        <w:spacing w:line="360" w:lineRule="auto"/>
        <w:ind w:firstLine="420"/>
        <w:rPr>
          <w:sz w:val="24"/>
        </w:rPr>
      </w:pPr>
      <w:r w:rsidRPr="00DF1B84">
        <w:rPr>
          <w:sz w:val="24"/>
        </w:rPr>
        <w:tab/>
        <w:t xml:space="preserve">FILE* </w:t>
      </w:r>
      <w:proofErr w:type="spellStart"/>
      <w:r w:rsidRPr="00DF1B84">
        <w:rPr>
          <w:sz w:val="24"/>
        </w:rPr>
        <w:t>fp</w:t>
      </w:r>
      <w:proofErr w:type="spellEnd"/>
      <w:r w:rsidRPr="00DF1B84">
        <w:rPr>
          <w:sz w:val="24"/>
        </w:rPr>
        <w:t xml:space="preserve"> = </w:t>
      </w:r>
      <w:proofErr w:type="spellStart"/>
      <w:proofErr w:type="gramStart"/>
      <w:r w:rsidRPr="00DF1B84">
        <w:rPr>
          <w:sz w:val="24"/>
        </w:rPr>
        <w:t>fopen</w:t>
      </w:r>
      <w:proofErr w:type="spellEnd"/>
      <w:r w:rsidRPr="00DF1B84">
        <w:rPr>
          <w:sz w:val="24"/>
        </w:rPr>
        <w:t>(</w:t>
      </w:r>
      <w:proofErr w:type="gramEnd"/>
      <w:r w:rsidRPr="00DF1B84">
        <w:rPr>
          <w:sz w:val="24"/>
        </w:rPr>
        <w:t>"experiment/</w:t>
      </w:r>
      <w:proofErr w:type="spellStart"/>
      <w:r w:rsidRPr="00DF1B84">
        <w:rPr>
          <w:sz w:val="24"/>
        </w:rPr>
        <w:t>src</w:t>
      </w:r>
      <w:proofErr w:type="spellEnd"/>
      <w:r w:rsidRPr="00DF1B84">
        <w:rPr>
          <w:sz w:val="24"/>
        </w:rPr>
        <w:t>/step8/source.txt", "r+");</w:t>
      </w:r>
    </w:p>
    <w:p w14:paraId="4E55E8ED" w14:textId="77777777" w:rsidR="007C72BA" w:rsidRPr="00DF1B84" w:rsidRDefault="007C72BA" w:rsidP="007C72BA">
      <w:pPr>
        <w:snapToGrid w:val="0"/>
        <w:spacing w:line="360" w:lineRule="auto"/>
        <w:ind w:firstLine="420"/>
        <w:rPr>
          <w:sz w:val="24"/>
        </w:rPr>
      </w:pPr>
      <w:r w:rsidRPr="00DF1B84">
        <w:rPr>
          <w:sz w:val="24"/>
        </w:rPr>
        <w:tab/>
        <w:t>if (</w:t>
      </w:r>
      <w:proofErr w:type="spellStart"/>
      <w:r w:rsidRPr="00DF1B84">
        <w:rPr>
          <w:sz w:val="24"/>
        </w:rPr>
        <w:t>fp</w:t>
      </w:r>
      <w:proofErr w:type="spellEnd"/>
      <w:r w:rsidRPr="00DF1B84">
        <w:rPr>
          <w:sz w:val="24"/>
        </w:rPr>
        <w:t xml:space="preserve"> == NULL) </w:t>
      </w:r>
      <w:proofErr w:type="gramStart"/>
      <w:r w:rsidRPr="00DF1B84">
        <w:rPr>
          <w:sz w:val="24"/>
        </w:rPr>
        <w:t xml:space="preserve">{ </w:t>
      </w:r>
      <w:proofErr w:type="spellStart"/>
      <w:r w:rsidRPr="00DF1B84">
        <w:rPr>
          <w:sz w:val="24"/>
        </w:rPr>
        <w:t>printf</w:t>
      </w:r>
      <w:proofErr w:type="spellEnd"/>
      <w:proofErr w:type="gramEnd"/>
      <w:r w:rsidRPr="00DF1B84">
        <w:rPr>
          <w:sz w:val="24"/>
        </w:rPr>
        <w:t>("fuck"); exit(0); }</w:t>
      </w:r>
    </w:p>
    <w:p w14:paraId="50D5B06D" w14:textId="77777777" w:rsidR="007C72BA" w:rsidRPr="00DF1B84" w:rsidRDefault="007C72BA" w:rsidP="007C72BA">
      <w:pPr>
        <w:snapToGrid w:val="0"/>
        <w:spacing w:line="360" w:lineRule="auto"/>
        <w:ind w:firstLine="420"/>
        <w:rPr>
          <w:sz w:val="24"/>
        </w:rPr>
      </w:pPr>
      <w:r w:rsidRPr="00DF1B84">
        <w:rPr>
          <w:sz w:val="24"/>
        </w:rPr>
        <w:tab/>
        <w:t xml:space="preserve">char </w:t>
      </w:r>
      <w:proofErr w:type="gramStart"/>
      <w:r w:rsidRPr="00DF1B84">
        <w:rPr>
          <w:sz w:val="24"/>
        </w:rPr>
        <w:t>str[</w:t>
      </w:r>
      <w:proofErr w:type="gramEnd"/>
      <w:r w:rsidRPr="00DF1B84">
        <w:rPr>
          <w:sz w:val="24"/>
        </w:rPr>
        <w:t>100], str1[100], text[MAX];</w:t>
      </w:r>
    </w:p>
    <w:p w14:paraId="30DE27C1" w14:textId="77777777" w:rsidR="007C72BA" w:rsidRPr="00DF1B84" w:rsidRDefault="007C72BA" w:rsidP="007C72BA">
      <w:pPr>
        <w:snapToGrid w:val="0"/>
        <w:spacing w:line="360" w:lineRule="auto"/>
        <w:ind w:firstLine="420"/>
        <w:rPr>
          <w:sz w:val="24"/>
        </w:rPr>
      </w:pPr>
      <w:r w:rsidRPr="00DF1B84">
        <w:rPr>
          <w:sz w:val="24"/>
        </w:rPr>
        <w:tab/>
      </w:r>
      <w:proofErr w:type="spellStart"/>
      <w:proofErr w:type="gramStart"/>
      <w:r w:rsidRPr="00DF1B84">
        <w:rPr>
          <w:sz w:val="24"/>
        </w:rPr>
        <w:t>scanf</w:t>
      </w:r>
      <w:proofErr w:type="spellEnd"/>
      <w:r w:rsidRPr="00DF1B84">
        <w:rPr>
          <w:sz w:val="24"/>
        </w:rPr>
        <w:t>(</w:t>
      </w:r>
      <w:proofErr w:type="gramEnd"/>
      <w:r w:rsidRPr="00DF1B84">
        <w:rPr>
          <w:sz w:val="24"/>
        </w:rPr>
        <w:t>"%</w:t>
      </w:r>
      <w:proofErr w:type="spellStart"/>
      <w:r w:rsidRPr="00DF1B84">
        <w:rPr>
          <w:sz w:val="24"/>
        </w:rPr>
        <w:t>s%s</w:t>
      </w:r>
      <w:proofErr w:type="spellEnd"/>
      <w:r w:rsidRPr="00DF1B84">
        <w:rPr>
          <w:sz w:val="24"/>
        </w:rPr>
        <w:t>", str, str1);</w:t>
      </w:r>
    </w:p>
    <w:p w14:paraId="55A7EF01" w14:textId="77777777" w:rsidR="007C72BA" w:rsidRPr="00DF1B84" w:rsidRDefault="007C72BA" w:rsidP="007C72BA">
      <w:pPr>
        <w:snapToGrid w:val="0"/>
        <w:spacing w:line="360" w:lineRule="auto"/>
        <w:ind w:firstLine="420"/>
        <w:rPr>
          <w:sz w:val="24"/>
        </w:rPr>
      </w:pPr>
      <w:r w:rsidRPr="00DF1B84">
        <w:rPr>
          <w:sz w:val="24"/>
        </w:rPr>
        <w:tab/>
        <w:t xml:space="preserve">int n = </w:t>
      </w:r>
      <w:proofErr w:type="spellStart"/>
      <w:r w:rsidRPr="00DF1B84">
        <w:rPr>
          <w:sz w:val="24"/>
        </w:rPr>
        <w:t>strlen</w:t>
      </w:r>
      <w:proofErr w:type="spellEnd"/>
      <w:r w:rsidRPr="00DF1B84">
        <w:rPr>
          <w:sz w:val="24"/>
        </w:rPr>
        <w:t>(str);</w:t>
      </w:r>
    </w:p>
    <w:p w14:paraId="2688D5AD" w14:textId="77777777" w:rsidR="007C72BA" w:rsidRPr="00DF1B84" w:rsidRDefault="007C72BA" w:rsidP="007C72BA">
      <w:pPr>
        <w:snapToGrid w:val="0"/>
        <w:spacing w:line="360" w:lineRule="auto"/>
        <w:ind w:firstLine="420"/>
        <w:rPr>
          <w:sz w:val="24"/>
        </w:rPr>
      </w:pPr>
      <w:r w:rsidRPr="00DF1B84">
        <w:rPr>
          <w:sz w:val="24"/>
        </w:rPr>
        <w:tab/>
        <w:t>int count = 0;</w:t>
      </w:r>
    </w:p>
    <w:p w14:paraId="6A7A1F4B" w14:textId="77777777" w:rsidR="007C72BA" w:rsidRPr="00DF1B84" w:rsidRDefault="007C72BA" w:rsidP="007C72BA">
      <w:pPr>
        <w:snapToGrid w:val="0"/>
        <w:spacing w:line="360" w:lineRule="auto"/>
        <w:ind w:firstLine="420"/>
        <w:rPr>
          <w:sz w:val="24"/>
        </w:rPr>
      </w:pPr>
      <w:r w:rsidRPr="00DF1B84">
        <w:rPr>
          <w:sz w:val="24"/>
        </w:rPr>
        <w:tab/>
        <w:t>if (</w:t>
      </w:r>
      <w:proofErr w:type="spellStart"/>
      <w:proofErr w:type="gramStart"/>
      <w:r w:rsidRPr="00DF1B84">
        <w:rPr>
          <w:sz w:val="24"/>
        </w:rPr>
        <w:t>fgets</w:t>
      </w:r>
      <w:proofErr w:type="spellEnd"/>
      <w:r w:rsidRPr="00DF1B84">
        <w:rPr>
          <w:sz w:val="24"/>
        </w:rPr>
        <w:t>(</w:t>
      </w:r>
      <w:proofErr w:type="gramEnd"/>
      <w:r w:rsidRPr="00DF1B84">
        <w:rPr>
          <w:sz w:val="24"/>
        </w:rPr>
        <w:t xml:space="preserve">text, MAX, </w:t>
      </w:r>
      <w:proofErr w:type="spellStart"/>
      <w:r w:rsidRPr="00DF1B84">
        <w:rPr>
          <w:sz w:val="24"/>
        </w:rPr>
        <w:t>fp</w:t>
      </w:r>
      <w:proofErr w:type="spellEnd"/>
      <w:r w:rsidRPr="00DF1B84">
        <w:rPr>
          <w:sz w:val="24"/>
        </w:rPr>
        <w:t>)) {</w:t>
      </w:r>
    </w:p>
    <w:p w14:paraId="6A0F6B17" w14:textId="77777777" w:rsidR="007C72BA" w:rsidRPr="00DF1B84" w:rsidRDefault="007C72BA" w:rsidP="007C72BA">
      <w:pPr>
        <w:snapToGrid w:val="0"/>
        <w:spacing w:line="360" w:lineRule="auto"/>
        <w:ind w:firstLine="420"/>
        <w:rPr>
          <w:sz w:val="24"/>
        </w:rPr>
      </w:pPr>
      <w:r w:rsidRPr="00DF1B84">
        <w:rPr>
          <w:sz w:val="24"/>
        </w:rPr>
        <w:tab/>
      </w:r>
      <w:r w:rsidRPr="00DF1B84">
        <w:rPr>
          <w:sz w:val="24"/>
        </w:rPr>
        <w:tab/>
        <w:t xml:space="preserve">char* p = </w:t>
      </w:r>
      <w:proofErr w:type="spellStart"/>
      <w:proofErr w:type="gramStart"/>
      <w:r w:rsidRPr="00DF1B84">
        <w:rPr>
          <w:sz w:val="24"/>
        </w:rPr>
        <w:t>strstr</w:t>
      </w:r>
      <w:proofErr w:type="spellEnd"/>
      <w:r w:rsidRPr="00DF1B84">
        <w:rPr>
          <w:sz w:val="24"/>
        </w:rPr>
        <w:t>(</w:t>
      </w:r>
      <w:proofErr w:type="gramEnd"/>
      <w:r w:rsidRPr="00DF1B84">
        <w:rPr>
          <w:sz w:val="24"/>
        </w:rPr>
        <w:t>text, str);</w:t>
      </w:r>
    </w:p>
    <w:p w14:paraId="6C8C524E" w14:textId="77777777" w:rsidR="007C72BA" w:rsidRPr="00DF1B84" w:rsidRDefault="007C72BA" w:rsidP="007C72BA">
      <w:pPr>
        <w:snapToGrid w:val="0"/>
        <w:spacing w:line="360" w:lineRule="auto"/>
        <w:ind w:firstLine="420"/>
        <w:rPr>
          <w:sz w:val="24"/>
        </w:rPr>
      </w:pPr>
      <w:r w:rsidRPr="00DF1B84">
        <w:rPr>
          <w:sz w:val="24"/>
        </w:rPr>
        <w:tab/>
      </w:r>
      <w:r w:rsidRPr="00DF1B84">
        <w:rPr>
          <w:sz w:val="24"/>
        </w:rPr>
        <w:tab/>
        <w:t>while (p) {</w:t>
      </w:r>
    </w:p>
    <w:p w14:paraId="5E3E6B54" w14:textId="77777777" w:rsidR="007C72BA" w:rsidRPr="00DF1B84" w:rsidRDefault="007C72BA" w:rsidP="007C72BA">
      <w:pPr>
        <w:snapToGrid w:val="0"/>
        <w:spacing w:line="360" w:lineRule="auto"/>
        <w:ind w:firstLine="420"/>
        <w:rPr>
          <w:sz w:val="24"/>
        </w:rPr>
      </w:pPr>
      <w:r w:rsidRPr="00DF1B84">
        <w:rPr>
          <w:sz w:val="24"/>
        </w:rPr>
        <w:tab/>
      </w:r>
      <w:r w:rsidRPr="00DF1B84">
        <w:rPr>
          <w:sz w:val="24"/>
        </w:rPr>
        <w:tab/>
      </w:r>
      <w:r w:rsidRPr="00DF1B84">
        <w:rPr>
          <w:sz w:val="24"/>
        </w:rPr>
        <w:tab/>
      </w:r>
      <w:proofErr w:type="spellStart"/>
      <w:r w:rsidRPr="00DF1B84">
        <w:rPr>
          <w:sz w:val="24"/>
        </w:rPr>
        <w:t>str_</w:t>
      </w:r>
      <w:proofErr w:type="gramStart"/>
      <w:r w:rsidRPr="00DF1B84">
        <w:rPr>
          <w:sz w:val="24"/>
        </w:rPr>
        <w:t>replace</w:t>
      </w:r>
      <w:proofErr w:type="spellEnd"/>
      <w:r w:rsidRPr="00DF1B84">
        <w:rPr>
          <w:sz w:val="24"/>
        </w:rPr>
        <w:t>(</w:t>
      </w:r>
      <w:proofErr w:type="gramEnd"/>
      <w:r w:rsidRPr="00DF1B84">
        <w:rPr>
          <w:sz w:val="24"/>
        </w:rPr>
        <w:t>p, n, str1);</w:t>
      </w:r>
    </w:p>
    <w:p w14:paraId="1BA84C0F" w14:textId="77777777" w:rsidR="007C72BA" w:rsidRPr="00DF1B84" w:rsidRDefault="007C72BA" w:rsidP="007C72BA">
      <w:pPr>
        <w:snapToGrid w:val="0"/>
        <w:spacing w:line="360" w:lineRule="auto"/>
        <w:ind w:firstLine="420"/>
        <w:rPr>
          <w:sz w:val="24"/>
        </w:rPr>
      </w:pPr>
      <w:r w:rsidRPr="00DF1B84">
        <w:rPr>
          <w:sz w:val="24"/>
        </w:rPr>
        <w:tab/>
      </w:r>
      <w:r w:rsidRPr="00DF1B84">
        <w:rPr>
          <w:sz w:val="24"/>
        </w:rPr>
        <w:tab/>
      </w:r>
      <w:r w:rsidRPr="00DF1B84">
        <w:rPr>
          <w:sz w:val="24"/>
        </w:rPr>
        <w:tab/>
        <w:t>count++;</w:t>
      </w:r>
    </w:p>
    <w:p w14:paraId="227AAD6C" w14:textId="77777777" w:rsidR="007C72BA" w:rsidRPr="00DF1B84" w:rsidRDefault="007C72BA" w:rsidP="007C72BA">
      <w:pPr>
        <w:snapToGrid w:val="0"/>
        <w:spacing w:line="360" w:lineRule="auto"/>
        <w:ind w:firstLine="420"/>
        <w:rPr>
          <w:sz w:val="24"/>
        </w:rPr>
      </w:pPr>
      <w:r w:rsidRPr="00DF1B84">
        <w:rPr>
          <w:sz w:val="24"/>
        </w:rPr>
        <w:tab/>
      </w:r>
      <w:r w:rsidRPr="00DF1B84">
        <w:rPr>
          <w:sz w:val="24"/>
        </w:rPr>
        <w:tab/>
      </w:r>
      <w:r w:rsidRPr="00DF1B84">
        <w:rPr>
          <w:sz w:val="24"/>
        </w:rPr>
        <w:tab/>
        <w:t xml:space="preserve">p += </w:t>
      </w:r>
      <w:proofErr w:type="spellStart"/>
      <w:r w:rsidRPr="00DF1B84">
        <w:rPr>
          <w:sz w:val="24"/>
        </w:rPr>
        <w:t>strlen</w:t>
      </w:r>
      <w:proofErr w:type="spellEnd"/>
      <w:r w:rsidRPr="00DF1B84">
        <w:rPr>
          <w:sz w:val="24"/>
        </w:rPr>
        <w:t>(str1);</w:t>
      </w:r>
    </w:p>
    <w:p w14:paraId="575BD722" w14:textId="77777777" w:rsidR="007C72BA" w:rsidRPr="00DF1B84" w:rsidRDefault="007C72BA" w:rsidP="007C72BA">
      <w:pPr>
        <w:snapToGrid w:val="0"/>
        <w:spacing w:line="360" w:lineRule="auto"/>
        <w:ind w:firstLine="420"/>
        <w:rPr>
          <w:sz w:val="24"/>
        </w:rPr>
      </w:pPr>
      <w:r w:rsidRPr="00DF1B84">
        <w:rPr>
          <w:sz w:val="24"/>
        </w:rPr>
        <w:lastRenderedPageBreak/>
        <w:tab/>
      </w:r>
      <w:r w:rsidRPr="00DF1B84">
        <w:rPr>
          <w:sz w:val="24"/>
        </w:rPr>
        <w:tab/>
      </w:r>
      <w:r w:rsidRPr="00DF1B84">
        <w:rPr>
          <w:sz w:val="24"/>
        </w:rPr>
        <w:tab/>
        <w:t xml:space="preserve">p = </w:t>
      </w:r>
      <w:proofErr w:type="spellStart"/>
      <w:proofErr w:type="gramStart"/>
      <w:r w:rsidRPr="00DF1B84">
        <w:rPr>
          <w:sz w:val="24"/>
        </w:rPr>
        <w:t>strstr</w:t>
      </w:r>
      <w:proofErr w:type="spellEnd"/>
      <w:r w:rsidRPr="00DF1B84">
        <w:rPr>
          <w:sz w:val="24"/>
        </w:rPr>
        <w:t>(</w:t>
      </w:r>
      <w:proofErr w:type="gramEnd"/>
      <w:r w:rsidRPr="00DF1B84">
        <w:rPr>
          <w:sz w:val="24"/>
        </w:rPr>
        <w:t>p, str);</w:t>
      </w:r>
    </w:p>
    <w:p w14:paraId="79591774" w14:textId="77777777" w:rsidR="007C72BA" w:rsidRPr="00DF1B84" w:rsidRDefault="007C72BA" w:rsidP="007C72BA">
      <w:pPr>
        <w:snapToGrid w:val="0"/>
        <w:spacing w:line="360" w:lineRule="auto"/>
        <w:ind w:firstLine="420"/>
        <w:rPr>
          <w:sz w:val="24"/>
        </w:rPr>
      </w:pPr>
      <w:r w:rsidRPr="00DF1B84">
        <w:rPr>
          <w:sz w:val="24"/>
        </w:rPr>
        <w:tab/>
      </w:r>
      <w:r w:rsidRPr="00DF1B84">
        <w:rPr>
          <w:sz w:val="24"/>
        </w:rPr>
        <w:tab/>
        <w:t>}</w:t>
      </w:r>
    </w:p>
    <w:p w14:paraId="69E5B0C1" w14:textId="77777777" w:rsidR="007C72BA" w:rsidRPr="00DF1B84" w:rsidRDefault="007C72BA" w:rsidP="007C72BA">
      <w:pPr>
        <w:snapToGrid w:val="0"/>
        <w:spacing w:line="360" w:lineRule="auto"/>
        <w:ind w:firstLine="420"/>
        <w:rPr>
          <w:sz w:val="24"/>
        </w:rPr>
      </w:pPr>
      <w:r w:rsidRPr="00DF1B84">
        <w:rPr>
          <w:sz w:val="24"/>
        </w:rPr>
        <w:tab/>
      </w:r>
      <w:r w:rsidRPr="00DF1B84">
        <w:rPr>
          <w:sz w:val="24"/>
        </w:rPr>
        <w:tab/>
      </w:r>
      <w:proofErr w:type="spellStart"/>
      <w:proofErr w:type="gramStart"/>
      <w:r w:rsidRPr="00DF1B84">
        <w:rPr>
          <w:sz w:val="24"/>
        </w:rPr>
        <w:t>printf</w:t>
      </w:r>
      <w:proofErr w:type="spellEnd"/>
      <w:r w:rsidRPr="00DF1B84">
        <w:rPr>
          <w:sz w:val="24"/>
        </w:rPr>
        <w:t>(</w:t>
      </w:r>
      <w:proofErr w:type="gramEnd"/>
      <w:r w:rsidRPr="00DF1B84">
        <w:rPr>
          <w:sz w:val="24"/>
        </w:rPr>
        <w:t>"%d\</w:t>
      </w:r>
      <w:proofErr w:type="spellStart"/>
      <w:r w:rsidRPr="00DF1B84">
        <w:rPr>
          <w:sz w:val="24"/>
        </w:rPr>
        <w:t>n%s</w:t>
      </w:r>
      <w:proofErr w:type="spellEnd"/>
      <w:r w:rsidRPr="00DF1B84">
        <w:rPr>
          <w:sz w:val="24"/>
        </w:rPr>
        <w:t>", count, text);</w:t>
      </w:r>
    </w:p>
    <w:p w14:paraId="2BBAC072" w14:textId="77777777" w:rsidR="007C72BA" w:rsidRPr="00DF1B84" w:rsidRDefault="007C72BA" w:rsidP="007C72BA">
      <w:pPr>
        <w:snapToGrid w:val="0"/>
        <w:spacing w:line="360" w:lineRule="auto"/>
        <w:ind w:firstLine="420"/>
        <w:rPr>
          <w:sz w:val="24"/>
        </w:rPr>
      </w:pPr>
      <w:r w:rsidRPr="00DF1B84">
        <w:rPr>
          <w:sz w:val="24"/>
        </w:rPr>
        <w:tab/>
        <w:t>}</w:t>
      </w:r>
    </w:p>
    <w:p w14:paraId="36759135" w14:textId="77777777" w:rsidR="007C72BA" w:rsidRPr="00DF1B84" w:rsidRDefault="007C72BA" w:rsidP="007C72BA">
      <w:pPr>
        <w:snapToGrid w:val="0"/>
        <w:spacing w:line="360" w:lineRule="auto"/>
        <w:ind w:firstLine="420"/>
        <w:rPr>
          <w:sz w:val="24"/>
        </w:rPr>
      </w:pPr>
      <w:r w:rsidRPr="00DF1B84">
        <w:rPr>
          <w:sz w:val="24"/>
        </w:rPr>
        <w:tab/>
        <w:t>return 0;</w:t>
      </w:r>
    </w:p>
    <w:p w14:paraId="57507625" w14:textId="77777777" w:rsidR="007C72BA" w:rsidRPr="00DF1B84" w:rsidRDefault="007C72BA" w:rsidP="007C72BA">
      <w:pPr>
        <w:snapToGrid w:val="0"/>
        <w:spacing w:line="360" w:lineRule="auto"/>
        <w:ind w:firstLine="420"/>
        <w:rPr>
          <w:sz w:val="24"/>
        </w:rPr>
      </w:pPr>
      <w:r w:rsidRPr="00DF1B84">
        <w:rPr>
          <w:sz w:val="24"/>
        </w:rPr>
        <w:t>}</w:t>
      </w:r>
    </w:p>
    <w:p w14:paraId="44D145C1" w14:textId="77777777" w:rsidR="007C72BA" w:rsidRDefault="007C72BA" w:rsidP="007C72BA">
      <w:pPr>
        <w:snapToGrid w:val="0"/>
        <w:spacing w:line="360" w:lineRule="auto"/>
        <w:ind w:firstLine="420"/>
        <w:rPr>
          <w:rFonts w:hAnsi="宋体"/>
          <w:sz w:val="24"/>
        </w:rPr>
      </w:pPr>
      <w:r w:rsidRPr="009837A7">
        <w:rPr>
          <w:sz w:val="24"/>
        </w:rPr>
        <w:t xml:space="preserve"> </w:t>
      </w:r>
      <w:r w:rsidRPr="00885843">
        <w:rPr>
          <w:sz w:val="24"/>
        </w:rPr>
        <w:t>3</w:t>
      </w:r>
      <w:r w:rsidRPr="00885843">
        <w:rPr>
          <w:rFonts w:hAnsi="宋体"/>
          <w:sz w:val="24"/>
        </w:rPr>
        <w:t>）测试</w:t>
      </w:r>
    </w:p>
    <w:p w14:paraId="2B6DCE90" w14:textId="77777777" w:rsidR="007C72BA" w:rsidRDefault="007C72BA" w:rsidP="007C72BA">
      <w:pPr>
        <w:ind w:firstLine="420"/>
        <w:rPr>
          <w:sz w:val="24"/>
        </w:rPr>
      </w:pPr>
      <w:r>
        <w:rPr>
          <w:rFonts w:hint="eastAsia"/>
          <w:sz w:val="24"/>
        </w:rPr>
        <w:t>(</w:t>
      </w:r>
      <w:r>
        <w:rPr>
          <w:sz w:val="24"/>
        </w:rPr>
        <w:t>a)</w:t>
      </w:r>
      <w:r w:rsidRPr="00885843">
        <w:rPr>
          <w:sz w:val="24"/>
        </w:rPr>
        <w:t xml:space="preserve"> </w:t>
      </w:r>
      <w:r w:rsidRPr="00885843">
        <w:rPr>
          <w:sz w:val="24"/>
        </w:rPr>
        <w:t>测试数据：</w:t>
      </w:r>
    </w:p>
    <w:p w14:paraId="2E9A2ECC" w14:textId="77777777" w:rsidR="007C72BA" w:rsidRPr="0026603C" w:rsidRDefault="007C72BA" w:rsidP="007C72BA">
      <w:pPr>
        <w:rPr>
          <w:rFonts w:ascii="宋体" w:hAnsi="宋体"/>
          <w:b/>
          <w:bCs/>
          <w:sz w:val="24"/>
        </w:rPr>
      </w:pPr>
      <w:r>
        <w:rPr>
          <w:sz w:val="24"/>
        </w:rPr>
        <w:tab/>
      </w:r>
      <w:r>
        <w:rPr>
          <w:sz w:val="24"/>
        </w:rPr>
        <w:tab/>
      </w:r>
      <w:r>
        <w:rPr>
          <w:rFonts w:ascii="宋体" w:hAnsi="宋体" w:hint="eastAsia"/>
          <w:b/>
          <w:bCs/>
          <w:sz w:val="24"/>
        </w:rPr>
        <w:t>文件内容</w:t>
      </w:r>
      <w:r w:rsidRPr="0026603C">
        <w:rPr>
          <w:rFonts w:ascii="宋体" w:hAnsi="宋体" w:hint="eastAsia"/>
          <w:b/>
          <w:bCs/>
          <w:sz w:val="24"/>
        </w:rPr>
        <w:t>1：</w:t>
      </w:r>
    </w:p>
    <w:p w14:paraId="6C0222B2" w14:textId="77777777" w:rsidR="007C72BA" w:rsidRDefault="007C72BA" w:rsidP="007C72BA">
      <w:pPr>
        <w:ind w:leftChars="400" w:left="840"/>
        <w:rPr>
          <w:sz w:val="24"/>
        </w:rPr>
      </w:pPr>
      <w:r w:rsidRPr="006F5B9C">
        <w:rPr>
          <w:sz w:val="24"/>
        </w:rPr>
        <w:t>There are moments in life when you miss someone so much that you just want to pick them from your dreams and hug them for real!</w:t>
      </w:r>
    </w:p>
    <w:p w14:paraId="28F9F7A8" w14:textId="77777777" w:rsidR="007C72BA" w:rsidRDefault="007C72BA" w:rsidP="007C72BA">
      <w:pPr>
        <w:ind w:leftChars="400" w:left="840"/>
        <w:rPr>
          <w:rFonts w:ascii="宋体" w:hAnsi="宋体"/>
          <w:b/>
          <w:bCs/>
          <w:sz w:val="24"/>
        </w:rPr>
      </w:pPr>
      <w:r w:rsidRPr="0026603C">
        <w:rPr>
          <w:rFonts w:ascii="宋体" w:hAnsi="宋体" w:hint="eastAsia"/>
          <w:b/>
          <w:bCs/>
          <w:sz w:val="24"/>
        </w:rPr>
        <w:t>测试输入</w:t>
      </w:r>
      <w:r>
        <w:rPr>
          <w:rFonts w:ascii="宋体" w:hAnsi="宋体"/>
          <w:b/>
          <w:bCs/>
          <w:sz w:val="24"/>
        </w:rPr>
        <w:t>1</w:t>
      </w:r>
      <w:r>
        <w:rPr>
          <w:rFonts w:ascii="宋体" w:hAnsi="宋体" w:hint="eastAsia"/>
          <w:b/>
          <w:bCs/>
          <w:sz w:val="24"/>
        </w:rPr>
        <w:t>：</w:t>
      </w:r>
    </w:p>
    <w:p w14:paraId="189EBE93" w14:textId="77777777" w:rsidR="007C72BA" w:rsidRDefault="007C72BA" w:rsidP="007C72BA">
      <w:pPr>
        <w:ind w:leftChars="400" w:left="840"/>
        <w:rPr>
          <w:sz w:val="24"/>
        </w:rPr>
      </w:pPr>
      <w:r>
        <w:rPr>
          <w:sz w:val="24"/>
        </w:rPr>
        <w:t>you they</w:t>
      </w:r>
    </w:p>
    <w:p w14:paraId="1D01DF60" w14:textId="77777777" w:rsidR="007C72BA" w:rsidRPr="0026603C" w:rsidRDefault="007C72BA" w:rsidP="007C72BA">
      <w:pPr>
        <w:ind w:leftChars="400" w:left="840"/>
        <w:rPr>
          <w:rFonts w:ascii="宋体" w:hAnsi="宋体"/>
          <w:b/>
          <w:bCs/>
          <w:sz w:val="24"/>
        </w:rPr>
      </w:pPr>
      <w:r w:rsidRPr="0026603C">
        <w:rPr>
          <w:rFonts w:ascii="宋体" w:hAnsi="宋体" w:hint="eastAsia"/>
          <w:b/>
          <w:bCs/>
          <w:sz w:val="24"/>
        </w:rPr>
        <w:t>预期输出1：</w:t>
      </w:r>
    </w:p>
    <w:p w14:paraId="6BE334C6" w14:textId="77777777" w:rsidR="007C72BA" w:rsidRDefault="007C72BA" w:rsidP="007C72BA">
      <w:pPr>
        <w:ind w:leftChars="400" w:left="840"/>
        <w:rPr>
          <w:sz w:val="24"/>
        </w:rPr>
      </w:pPr>
      <w:r w:rsidRPr="006F5B9C">
        <w:rPr>
          <w:sz w:val="24"/>
        </w:rPr>
        <w:t>3</w:t>
      </w:r>
      <w:r w:rsidRPr="006F5B9C">
        <w:rPr>
          <w:rFonts w:hint="eastAsia"/>
          <w:sz w:val="24"/>
        </w:rPr>
        <w:t xml:space="preserve"> </w:t>
      </w:r>
    </w:p>
    <w:p w14:paraId="066C740A" w14:textId="77777777" w:rsidR="007C72BA" w:rsidRDefault="007C72BA" w:rsidP="007C72BA">
      <w:pPr>
        <w:ind w:leftChars="400" w:left="840"/>
        <w:rPr>
          <w:sz w:val="24"/>
        </w:rPr>
      </w:pPr>
      <w:r w:rsidRPr="006F5B9C">
        <w:rPr>
          <w:sz w:val="24"/>
        </w:rPr>
        <w:t xml:space="preserve">There are moments in life when they miss someone so much that they just want to pick them from </w:t>
      </w:r>
      <w:proofErr w:type="spellStart"/>
      <w:r w:rsidRPr="006F5B9C">
        <w:rPr>
          <w:sz w:val="24"/>
        </w:rPr>
        <w:t>theyr</w:t>
      </w:r>
      <w:proofErr w:type="spellEnd"/>
      <w:r w:rsidRPr="006F5B9C">
        <w:rPr>
          <w:sz w:val="24"/>
        </w:rPr>
        <w:t xml:space="preserve"> dreams and hug them for real!</w:t>
      </w:r>
    </w:p>
    <w:p w14:paraId="09AC4A86" w14:textId="77777777" w:rsidR="007C72BA" w:rsidRDefault="007C72BA" w:rsidP="007C72BA">
      <w:pPr>
        <w:ind w:leftChars="400" w:left="840"/>
        <w:rPr>
          <w:sz w:val="24"/>
        </w:rPr>
      </w:pPr>
    </w:p>
    <w:p w14:paraId="31B3B492" w14:textId="77777777" w:rsidR="007C72BA" w:rsidRPr="0026603C" w:rsidRDefault="007C72BA" w:rsidP="007C72BA">
      <w:pPr>
        <w:ind w:left="420" w:firstLine="420"/>
        <w:rPr>
          <w:rFonts w:ascii="宋体" w:hAnsi="宋体"/>
          <w:b/>
          <w:bCs/>
          <w:sz w:val="24"/>
        </w:rPr>
      </w:pPr>
      <w:r>
        <w:rPr>
          <w:rFonts w:ascii="宋体" w:hAnsi="宋体" w:hint="eastAsia"/>
          <w:b/>
          <w:bCs/>
          <w:sz w:val="24"/>
        </w:rPr>
        <w:t>文件内容</w:t>
      </w:r>
      <w:r>
        <w:rPr>
          <w:rFonts w:ascii="宋体" w:hAnsi="宋体"/>
          <w:b/>
          <w:bCs/>
          <w:sz w:val="24"/>
        </w:rPr>
        <w:t>2</w:t>
      </w:r>
      <w:r w:rsidRPr="0026603C">
        <w:rPr>
          <w:rFonts w:ascii="宋体" w:hAnsi="宋体" w:hint="eastAsia"/>
          <w:b/>
          <w:bCs/>
          <w:sz w:val="24"/>
        </w:rPr>
        <w:t>：</w:t>
      </w:r>
    </w:p>
    <w:p w14:paraId="5623203A" w14:textId="77777777" w:rsidR="007C72BA" w:rsidRPr="006F5B9C" w:rsidRDefault="007C72BA" w:rsidP="007C72BA">
      <w:pPr>
        <w:ind w:leftChars="400" w:left="840"/>
        <w:rPr>
          <w:sz w:val="24"/>
        </w:rPr>
      </w:pPr>
      <w:r w:rsidRPr="006F5B9C">
        <w:rPr>
          <w:sz w:val="24"/>
        </w:rPr>
        <w:t>There are moments in life when you miss someone so much that you just want to pick them from your dreams and hug them for real!</w:t>
      </w:r>
    </w:p>
    <w:p w14:paraId="1C982D16" w14:textId="77777777" w:rsidR="007C72BA" w:rsidRPr="0026603C" w:rsidRDefault="007C72BA" w:rsidP="007C72BA">
      <w:pPr>
        <w:ind w:leftChars="400" w:left="840"/>
        <w:rPr>
          <w:rFonts w:ascii="宋体" w:hAnsi="宋体"/>
          <w:b/>
          <w:bCs/>
          <w:sz w:val="24"/>
        </w:rPr>
      </w:pPr>
      <w:r w:rsidRPr="0026603C">
        <w:rPr>
          <w:rFonts w:ascii="宋体" w:hAnsi="宋体" w:hint="eastAsia"/>
          <w:b/>
          <w:bCs/>
          <w:sz w:val="24"/>
        </w:rPr>
        <w:t>测试输入2：</w:t>
      </w:r>
    </w:p>
    <w:p w14:paraId="15065A92" w14:textId="77777777" w:rsidR="007C72BA" w:rsidRPr="0026603C" w:rsidRDefault="007C72BA" w:rsidP="007C72BA">
      <w:pPr>
        <w:ind w:leftChars="400" w:left="840"/>
        <w:rPr>
          <w:sz w:val="24"/>
        </w:rPr>
      </w:pPr>
      <w:r>
        <w:rPr>
          <w:sz w:val="24"/>
        </w:rPr>
        <w:t>express y</w:t>
      </w:r>
    </w:p>
    <w:p w14:paraId="2FCD41A5" w14:textId="77777777" w:rsidR="007C72BA" w:rsidRPr="0026603C" w:rsidRDefault="007C72BA" w:rsidP="007C72BA">
      <w:pPr>
        <w:ind w:leftChars="400" w:left="840"/>
        <w:rPr>
          <w:rFonts w:ascii="宋体" w:hAnsi="宋体"/>
          <w:b/>
          <w:bCs/>
          <w:sz w:val="24"/>
        </w:rPr>
      </w:pPr>
      <w:r w:rsidRPr="0026603C">
        <w:rPr>
          <w:rFonts w:ascii="宋体" w:hAnsi="宋体" w:hint="eastAsia"/>
          <w:b/>
          <w:bCs/>
          <w:sz w:val="24"/>
        </w:rPr>
        <w:t>预期输出2：</w:t>
      </w:r>
    </w:p>
    <w:p w14:paraId="705C3007" w14:textId="77777777" w:rsidR="007C72BA" w:rsidRDefault="007C72BA" w:rsidP="007C72BA">
      <w:pPr>
        <w:ind w:leftChars="400" w:left="840"/>
        <w:rPr>
          <w:sz w:val="24"/>
        </w:rPr>
      </w:pPr>
      <w:r w:rsidRPr="006F5B9C">
        <w:rPr>
          <w:sz w:val="24"/>
        </w:rPr>
        <w:t>0</w:t>
      </w:r>
      <w:r w:rsidRPr="006F5B9C">
        <w:rPr>
          <w:rFonts w:hint="eastAsia"/>
          <w:sz w:val="24"/>
        </w:rPr>
        <w:t xml:space="preserve"> </w:t>
      </w:r>
    </w:p>
    <w:p w14:paraId="1BAB7BA0" w14:textId="77777777" w:rsidR="007C72BA" w:rsidRDefault="007C72BA" w:rsidP="007C72BA">
      <w:pPr>
        <w:ind w:leftChars="400" w:left="840"/>
        <w:rPr>
          <w:sz w:val="24"/>
        </w:rPr>
      </w:pPr>
      <w:r w:rsidRPr="006F5B9C">
        <w:rPr>
          <w:sz w:val="24"/>
        </w:rPr>
        <w:t>There are moments in life when you miss someone so much that you just want to pick them from your dreams and hug them for real!</w:t>
      </w:r>
    </w:p>
    <w:p w14:paraId="1CB25F00" w14:textId="77777777" w:rsidR="007C72BA" w:rsidRDefault="007C72BA" w:rsidP="007C72BA">
      <w:pPr>
        <w:ind w:leftChars="400" w:left="840"/>
        <w:rPr>
          <w:sz w:val="24"/>
        </w:rPr>
      </w:pPr>
    </w:p>
    <w:p w14:paraId="01F34D7C" w14:textId="77777777" w:rsidR="007C72BA" w:rsidRPr="0026603C" w:rsidRDefault="007C72BA" w:rsidP="007C72BA">
      <w:pPr>
        <w:ind w:left="420" w:firstLine="420"/>
        <w:rPr>
          <w:rFonts w:ascii="宋体" w:hAnsi="宋体"/>
          <w:b/>
          <w:bCs/>
          <w:sz w:val="24"/>
        </w:rPr>
      </w:pPr>
      <w:r>
        <w:rPr>
          <w:rFonts w:ascii="宋体" w:hAnsi="宋体" w:hint="eastAsia"/>
          <w:b/>
          <w:bCs/>
          <w:sz w:val="24"/>
        </w:rPr>
        <w:t>文件内容</w:t>
      </w:r>
      <w:r>
        <w:rPr>
          <w:rFonts w:ascii="宋体" w:hAnsi="宋体"/>
          <w:b/>
          <w:bCs/>
          <w:sz w:val="24"/>
        </w:rPr>
        <w:t>3</w:t>
      </w:r>
      <w:r w:rsidRPr="0026603C">
        <w:rPr>
          <w:rFonts w:ascii="宋体" w:hAnsi="宋体" w:hint="eastAsia"/>
          <w:b/>
          <w:bCs/>
          <w:sz w:val="24"/>
        </w:rPr>
        <w:t>：</w:t>
      </w:r>
    </w:p>
    <w:p w14:paraId="6DF03049" w14:textId="77777777" w:rsidR="007C72BA" w:rsidRPr="00631081" w:rsidRDefault="007C72BA" w:rsidP="007C72BA">
      <w:pPr>
        <w:ind w:leftChars="400" w:left="840"/>
        <w:rPr>
          <w:ins w:id="45" w:author="Unknown"/>
          <w:sz w:val="24"/>
        </w:rPr>
      </w:pPr>
      <w:r w:rsidRPr="00631081">
        <w:rPr>
          <w:sz w:val="24"/>
        </w:rPr>
        <w:t>May you have enough happiness to make you sweet,</w:t>
      </w:r>
      <w:r>
        <w:rPr>
          <w:sz w:val="24"/>
        </w:rPr>
        <w:t xml:space="preserve"> </w:t>
      </w:r>
      <w:r w:rsidRPr="00631081">
        <w:rPr>
          <w:sz w:val="24"/>
        </w:rPr>
        <w:t>enough trials to make you strong,</w:t>
      </w:r>
      <w:r>
        <w:rPr>
          <w:sz w:val="24"/>
        </w:rPr>
        <w:t xml:space="preserve"> </w:t>
      </w:r>
      <w:r w:rsidRPr="00631081">
        <w:rPr>
          <w:sz w:val="24"/>
        </w:rPr>
        <w:t>enough sorrow to keep you human,</w:t>
      </w:r>
      <w:r>
        <w:rPr>
          <w:sz w:val="24"/>
        </w:rPr>
        <w:t xml:space="preserve"> </w:t>
      </w:r>
      <w:r w:rsidRPr="00631081">
        <w:rPr>
          <w:sz w:val="24"/>
        </w:rPr>
        <w:t>enough hope to make you happy? Always put yourself in others'</w:t>
      </w:r>
      <w:r>
        <w:rPr>
          <w:sz w:val="24"/>
        </w:rPr>
        <w:t xml:space="preserve"> </w:t>
      </w:r>
      <w:r w:rsidRPr="00631081">
        <w:rPr>
          <w:sz w:val="24"/>
        </w:rPr>
        <w:t>shoes.</w:t>
      </w:r>
      <w:r>
        <w:rPr>
          <w:sz w:val="24"/>
        </w:rPr>
        <w:t xml:space="preserve"> </w:t>
      </w:r>
      <w:r w:rsidRPr="00631081">
        <w:rPr>
          <w:sz w:val="24"/>
        </w:rPr>
        <w:t>If you feel that it hurts you,</w:t>
      </w:r>
      <w:r>
        <w:rPr>
          <w:sz w:val="24"/>
        </w:rPr>
        <w:t xml:space="preserve"> </w:t>
      </w:r>
      <w:r w:rsidRPr="00631081">
        <w:rPr>
          <w:sz w:val="24"/>
        </w:rPr>
        <w:t>it probably hurts the other person, too.</w:t>
      </w:r>
    </w:p>
    <w:p w14:paraId="3279611A" w14:textId="77777777" w:rsidR="007C72BA" w:rsidRPr="0026603C" w:rsidRDefault="007C72BA" w:rsidP="007C72BA">
      <w:pPr>
        <w:ind w:leftChars="400" w:left="840"/>
        <w:rPr>
          <w:rFonts w:ascii="宋体" w:hAnsi="宋体"/>
          <w:b/>
          <w:bCs/>
          <w:sz w:val="24"/>
        </w:rPr>
      </w:pPr>
      <w:r w:rsidRPr="0026603C">
        <w:rPr>
          <w:rFonts w:ascii="宋体" w:hAnsi="宋体" w:hint="eastAsia"/>
          <w:b/>
          <w:bCs/>
          <w:sz w:val="24"/>
        </w:rPr>
        <w:t>测试输入3：</w:t>
      </w:r>
    </w:p>
    <w:p w14:paraId="758EE14F" w14:textId="77777777" w:rsidR="007C72BA" w:rsidRPr="0026603C" w:rsidRDefault="007C72BA" w:rsidP="007C72BA">
      <w:pPr>
        <w:ind w:leftChars="400" w:left="840"/>
        <w:rPr>
          <w:sz w:val="24"/>
        </w:rPr>
      </w:pPr>
      <w:r>
        <w:rPr>
          <w:sz w:val="24"/>
        </w:rPr>
        <w:t>it they</w:t>
      </w:r>
    </w:p>
    <w:p w14:paraId="05667CC1" w14:textId="77777777" w:rsidR="007C72BA" w:rsidRPr="0026603C" w:rsidRDefault="007C72BA" w:rsidP="007C72BA">
      <w:pPr>
        <w:ind w:leftChars="400" w:left="840"/>
        <w:rPr>
          <w:rFonts w:ascii="宋体" w:hAnsi="宋体"/>
          <w:b/>
          <w:bCs/>
          <w:sz w:val="24"/>
        </w:rPr>
      </w:pPr>
      <w:r w:rsidRPr="0026603C">
        <w:rPr>
          <w:rFonts w:ascii="宋体" w:hAnsi="宋体" w:hint="eastAsia"/>
          <w:b/>
          <w:bCs/>
          <w:sz w:val="24"/>
        </w:rPr>
        <w:t>预期输出3：</w:t>
      </w:r>
    </w:p>
    <w:p w14:paraId="47CC9EB4" w14:textId="77777777" w:rsidR="007C72BA" w:rsidRPr="00631081" w:rsidRDefault="007C72BA" w:rsidP="007C72BA">
      <w:pPr>
        <w:ind w:leftChars="400" w:left="840"/>
        <w:rPr>
          <w:sz w:val="24"/>
        </w:rPr>
      </w:pPr>
      <w:r w:rsidRPr="00631081">
        <w:rPr>
          <w:sz w:val="24"/>
        </w:rPr>
        <w:t>2</w:t>
      </w:r>
    </w:p>
    <w:p w14:paraId="0FF127C6" w14:textId="77777777" w:rsidR="007C72BA" w:rsidRDefault="007C72BA" w:rsidP="007C72BA">
      <w:pPr>
        <w:ind w:leftChars="400" w:left="840"/>
        <w:rPr>
          <w:sz w:val="24"/>
        </w:rPr>
      </w:pPr>
      <w:r w:rsidRPr="00631081">
        <w:rPr>
          <w:sz w:val="24"/>
        </w:rPr>
        <w:t>May you have enough happiness to make you sweet,</w:t>
      </w:r>
      <w:r>
        <w:rPr>
          <w:sz w:val="24"/>
        </w:rPr>
        <w:t xml:space="preserve"> </w:t>
      </w:r>
      <w:r w:rsidRPr="00631081">
        <w:rPr>
          <w:sz w:val="24"/>
        </w:rPr>
        <w:t>enough trials to make you strong,</w:t>
      </w:r>
      <w:r>
        <w:rPr>
          <w:sz w:val="24"/>
        </w:rPr>
        <w:t xml:space="preserve"> </w:t>
      </w:r>
      <w:r w:rsidRPr="00631081">
        <w:rPr>
          <w:sz w:val="24"/>
        </w:rPr>
        <w:t>enough sorrow to keep you human,</w:t>
      </w:r>
      <w:r>
        <w:rPr>
          <w:sz w:val="24"/>
        </w:rPr>
        <w:t xml:space="preserve"> </w:t>
      </w:r>
      <w:r w:rsidRPr="00631081">
        <w:rPr>
          <w:sz w:val="24"/>
        </w:rPr>
        <w:t>enough hope to make you happy? Always put yourself in others'</w:t>
      </w:r>
      <w:r>
        <w:rPr>
          <w:sz w:val="24"/>
        </w:rPr>
        <w:t xml:space="preserve"> </w:t>
      </w:r>
      <w:r w:rsidRPr="00631081">
        <w:rPr>
          <w:sz w:val="24"/>
        </w:rPr>
        <w:t>shoes.</w:t>
      </w:r>
      <w:r>
        <w:rPr>
          <w:sz w:val="24"/>
        </w:rPr>
        <w:t xml:space="preserve"> </w:t>
      </w:r>
      <w:r w:rsidRPr="00631081">
        <w:rPr>
          <w:sz w:val="24"/>
        </w:rPr>
        <w:t xml:space="preserve">If you feel that they </w:t>
      </w:r>
      <w:proofErr w:type="gramStart"/>
      <w:r w:rsidRPr="00631081">
        <w:rPr>
          <w:sz w:val="24"/>
        </w:rPr>
        <w:t>hurts</w:t>
      </w:r>
      <w:proofErr w:type="gramEnd"/>
      <w:r w:rsidRPr="00631081">
        <w:rPr>
          <w:sz w:val="24"/>
        </w:rPr>
        <w:t xml:space="preserve"> you,</w:t>
      </w:r>
      <w:r>
        <w:rPr>
          <w:sz w:val="24"/>
        </w:rPr>
        <w:t xml:space="preserve"> </w:t>
      </w:r>
      <w:r w:rsidRPr="00631081">
        <w:rPr>
          <w:sz w:val="24"/>
        </w:rPr>
        <w:t>they probably hurts the other person, too.</w:t>
      </w:r>
    </w:p>
    <w:p w14:paraId="318F9C3D" w14:textId="77777777" w:rsidR="007C72BA" w:rsidRPr="0026603C" w:rsidRDefault="007C72BA" w:rsidP="007C72BA">
      <w:pPr>
        <w:ind w:leftChars="400" w:left="840"/>
        <w:rPr>
          <w:sz w:val="24"/>
        </w:rPr>
      </w:pPr>
    </w:p>
    <w:p w14:paraId="6D69AAAC" w14:textId="77777777" w:rsidR="007C72BA" w:rsidRPr="00885843" w:rsidRDefault="007C72BA" w:rsidP="007C72BA">
      <w:pPr>
        <w:ind w:firstLine="420"/>
        <w:rPr>
          <w:sz w:val="24"/>
        </w:rPr>
      </w:pPr>
      <w:r>
        <w:rPr>
          <w:rFonts w:hint="eastAsia"/>
          <w:sz w:val="24"/>
        </w:rPr>
        <w:lastRenderedPageBreak/>
        <w:t>(</w:t>
      </w:r>
      <w:r>
        <w:rPr>
          <w:sz w:val="24"/>
        </w:rPr>
        <w:t>b)</w:t>
      </w:r>
      <w:r w:rsidRPr="00885843">
        <w:rPr>
          <w:sz w:val="24"/>
        </w:rPr>
        <w:t xml:space="preserve"> </w:t>
      </w:r>
      <w:r w:rsidRPr="00885843">
        <w:rPr>
          <w:rFonts w:hAnsi="宋体"/>
          <w:sz w:val="24"/>
        </w:rPr>
        <w:t>对应测试数据的运行结果截图</w:t>
      </w:r>
    </w:p>
    <w:p w14:paraId="09C57283" w14:textId="77777777" w:rsidR="007C72BA" w:rsidRDefault="007C72BA" w:rsidP="007C72BA">
      <w:pPr>
        <w:tabs>
          <w:tab w:val="left" w:pos="1728"/>
        </w:tabs>
        <w:snapToGrid w:val="0"/>
        <w:spacing w:line="360" w:lineRule="auto"/>
        <w:rPr>
          <w:noProof/>
        </w:rPr>
      </w:pPr>
      <w:r>
        <w:rPr>
          <w:noProof/>
        </w:rPr>
        <w:drawing>
          <wp:inline distT="0" distB="0" distL="0" distR="0" wp14:anchorId="1D8017D3" wp14:editId="561EC40E">
            <wp:extent cx="5274310" cy="769620"/>
            <wp:effectExtent l="0" t="0" r="254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274310" cy="769620"/>
                    </a:xfrm>
                    <a:prstGeom prst="rect">
                      <a:avLst/>
                    </a:prstGeom>
                  </pic:spPr>
                </pic:pic>
              </a:graphicData>
            </a:graphic>
          </wp:inline>
        </w:drawing>
      </w:r>
    </w:p>
    <w:p w14:paraId="76C6BFF6" w14:textId="77777777" w:rsidR="007C72BA" w:rsidRDefault="007C72BA" w:rsidP="007C72BA">
      <w:pPr>
        <w:snapToGrid w:val="0"/>
        <w:spacing w:line="360" w:lineRule="auto"/>
        <w:ind w:left="2520" w:firstLine="420"/>
        <w:rPr>
          <w:b/>
          <w:bCs/>
          <w:noProof/>
        </w:rPr>
      </w:pPr>
      <w:r w:rsidRPr="00743F69">
        <w:rPr>
          <w:rFonts w:hint="eastAsia"/>
          <w:b/>
          <w:bCs/>
          <w:noProof/>
        </w:rPr>
        <w:t>测试数据</w:t>
      </w:r>
      <w:r>
        <w:rPr>
          <w:rFonts w:hint="eastAsia"/>
          <w:b/>
          <w:bCs/>
          <w:noProof/>
        </w:rPr>
        <w:t>一</w:t>
      </w:r>
      <w:r w:rsidRPr="00743F69">
        <w:rPr>
          <w:rFonts w:hint="eastAsia"/>
          <w:b/>
          <w:bCs/>
          <w:noProof/>
        </w:rPr>
        <w:t>的运行结果截图</w:t>
      </w:r>
    </w:p>
    <w:p w14:paraId="41BF3F4C" w14:textId="77777777" w:rsidR="007C72BA" w:rsidRPr="00716610" w:rsidRDefault="007C72BA" w:rsidP="007C72BA">
      <w:pPr>
        <w:snapToGrid w:val="0"/>
        <w:spacing w:line="360" w:lineRule="auto"/>
        <w:rPr>
          <w:b/>
          <w:bCs/>
          <w:noProof/>
        </w:rPr>
      </w:pPr>
    </w:p>
    <w:p w14:paraId="60EC150F" w14:textId="77777777" w:rsidR="007C72BA" w:rsidRDefault="007C72BA" w:rsidP="007C72BA">
      <w:pPr>
        <w:snapToGrid w:val="0"/>
        <w:rPr>
          <w:noProof/>
        </w:rPr>
      </w:pPr>
      <w:r>
        <w:rPr>
          <w:noProof/>
        </w:rPr>
        <w:drawing>
          <wp:inline distT="0" distB="0" distL="0" distR="0" wp14:anchorId="75543515" wp14:editId="3A856B54">
            <wp:extent cx="5274310" cy="777240"/>
            <wp:effectExtent l="0" t="0" r="2540" b="381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274310" cy="777240"/>
                    </a:xfrm>
                    <a:prstGeom prst="rect">
                      <a:avLst/>
                    </a:prstGeom>
                  </pic:spPr>
                </pic:pic>
              </a:graphicData>
            </a:graphic>
          </wp:inline>
        </w:drawing>
      </w:r>
    </w:p>
    <w:p w14:paraId="5BF0C11B" w14:textId="77777777" w:rsidR="007C72BA" w:rsidRDefault="007C72BA" w:rsidP="007C72BA">
      <w:pPr>
        <w:snapToGrid w:val="0"/>
        <w:spacing w:line="360" w:lineRule="auto"/>
        <w:ind w:left="2520" w:firstLine="420"/>
        <w:rPr>
          <w:b/>
          <w:bCs/>
          <w:noProof/>
        </w:rPr>
      </w:pPr>
      <w:r w:rsidRPr="00743F69">
        <w:rPr>
          <w:rFonts w:hint="eastAsia"/>
          <w:b/>
          <w:bCs/>
          <w:noProof/>
        </w:rPr>
        <w:t>测试数据</w:t>
      </w:r>
      <w:r>
        <w:rPr>
          <w:rFonts w:hint="eastAsia"/>
          <w:b/>
          <w:bCs/>
          <w:noProof/>
        </w:rPr>
        <w:t>二</w:t>
      </w:r>
      <w:r w:rsidRPr="00743F69">
        <w:rPr>
          <w:rFonts w:hint="eastAsia"/>
          <w:b/>
          <w:bCs/>
          <w:noProof/>
        </w:rPr>
        <w:t>的运行结果截图</w:t>
      </w:r>
    </w:p>
    <w:p w14:paraId="3E2D0EC9" w14:textId="77777777" w:rsidR="007C72BA" w:rsidRDefault="007C72BA" w:rsidP="007C72BA">
      <w:pPr>
        <w:snapToGrid w:val="0"/>
        <w:rPr>
          <w:noProof/>
        </w:rPr>
      </w:pPr>
    </w:p>
    <w:p w14:paraId="619D1706" w14:textId="77777777" w:rsidR="007C72BA" w:rsidRDefault="007C72BA" w:rsidP="007C72BA">
      <w:pPr>
        <w:snapToGrid w:val="0"/>
        <w:rPr>
          <w:noProof/>
        </w:rPr>
      </w:pPr>
      <w:r>
        <w:rPr>
          <w:noProof/>
        </w:rPr>
        <w:drawing>
          <wp:inline distT="0" distB="0" distL="0" distR="0" wp14:anchorId="2B73435E" wp14:editId="7FEC3C6B">
            <wp:extent cx="5274310" cy="930910"/>
            <wp:effectExtent l="0" t="0" r="2540" b="254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274310" cy="930910"/>
                    </a:xfrm>
                    <a:prstGeom prst="rect">
                      <a:avLst/>
                    </a:prstGeom>
                  </pic:spPr>
                </pic:pic>
              </a:graphicData>
            </a:graphic>
          </wp:inline>
        </w:drawing>
      </w:r>
    </w:p>
    <w:p w14:paraId="6289317F" w14:textId="77777777" w:rsidR="007C72BA" w:rsidRDefault="007C72BA" w:rsidP="007C72BA">
      <w:pPr>
        <w:snapToGrid w:val="0"/>
        <w:spacing w:line="360" w:lineRule="auto"/>
        <w:ind w:left="2520" w:firstLine="420"/>
        <w:rPr>
          <w:b/>
          <w:bCs/>
          <w:noProof/>
        </w:rPr>
      </w:pPr>
      <w:r w:rsidRPr="00743F69">
        <w:rPr>
          <w:rFonts w:hint="eastAsia"/>
          <w:b/>
          <w:bCs/>
          <w:noProof/>
        </w:rPr>
        <w:t>测试数据</w:t>
      </w:r>
      <w:r>
        <w:rPr>
          <w:rFonts w:hint="eastAsia"/>
          <w:b/>
          <w:bCs/>
          <w:noProof/>
        </w:rPr>
        <w:t>三</w:t>
      </w:r>
      <w:r w:rsidRPr="00743F69">
        <w:rPr>
          <w:rFonts w:hint="eastAsia"/>
          <w:b/>
          <w:bCs/>
          <w:noProof/>
        </w:rPr>
        <w:t>的运行结果截图</w:t>
      </w:r>
    </w:p>
    <w:p w14:paraId="443CB9B1" w14:textId="77777777" w:rsidR="007C72BA" w:rsidRPr="00716610" w:rsidRDefault="007C72BA" w:rsidP="007C72BA">
      <w:pPr>
        <w:snapToGrid w:val="0"/>
        <w:rPr>
          <w:noProof/>
        </w:rPr>
      </w:pPr>
    </w:p>
    <w:p w14:paraId="68AC8BFF" w14:textId="77777777" w:rsidR="007C72BA" w:rsidRPr="00885843" w:rsidRDefault="007C72BA" w:rsidP="007C72BA">
      <w:pPr>
        <w:pStyle w:val="2"/>
        <w:rPr>
          <w:rFonts w:ascii="Times New Roman" w:eastAsiaTheme="majorEastAsia" w:hAnsi="Times New Roman"/>
          <w:sz w:val="28"/>
          <w:szCs w:val="28"/>
        </w:rPr>
      </w:pPr>
      <w:bookmarkStart w:id="46" w:name="_Toc91425395"/>
      <w:r>
        <w:rPr>
          <w:rFonts w:ascii="Times New Roman" w:eastAsiaTheme="majorEastAsia" w:hAnsi="Times New Roman"/>
          <w:sz w:val="28"/>
          <w:szCs w:val="28"/>
        </w:rPr>
        <w:t>8.</w:t>
      </w:r>
      <w:r>
        <w:rPr>
          <w:rFonts w:ascii="Times New Roman" w:eastAsiaTheme="majorEastAsia" w:hAnsi="Times New Roman" w:hint="eastAsia"/>
          <w:sz w:val="28"/>
          <w:szCs w:val="28"/>
        </w:rPr>
        <w:t>3</w:t>
      </w:r>
      <w:r w:rsidRPr="00885843">
        <w:rPr>
          <w:rFonts w:ascii="Times New Roman" w:eastAsiaTheme="majorEastAsia" w:hAnsi="Times New Roman"/>
          <w:sz w:val="28"/>
          <w:szCs w:val="28"/>
        </w:rPr>
        <w:t xml:space="preserve"> </w:t>
      </w:r>
      <w:r w:rsidRPr="00885843">
        <w:rPr>
          <w:rFonts w:ascii="Times New Roman" w:eastAsiaTheme="majorEastAsia" w:hAnsiTheme="majorEastAsia"/>
          <w:sz w:val="28"/>
          <w:szCs w:val="28"/>
        </w:rPr>
        <w:t>实验小结</w:t>
      </w:r>
      <w:bookmarkEnd w:id="46"/>
    </w:p>
    <w:p w14:paraId="3E83A787" w14:textId="77777777" w:rsidR="007C72BA" w:rsidRDefault="007C72BA" w:rsidP="007C72BA">
      <w:pPr>
        <w:snapToGrid w:val="0"/>
        <w:spacing w:line="360" w:lineRule="auto"/>
        <w:ind w:firstLine="432"/>
        <w:rPr>
          <w:sz w:val="24"/>
        </w:rPr>
      </w:pPr>
      <w:r w:rsidRPr="00944D53">
        <w:rPr>
          <w:rFonts w:hAnsi="宋体"/>
          <w:sz w:val="24"/>
        </w:rPr>
        <w:t>主要叙述实验过程中遇到的问题，如何解决的，通过分析、结果问题后的体会。</w:t>
      </w:r>
    </w:p>
    <w:p w14:paraId="5BBEC37A" w14:textId="77777777" w:rsidR="007C72BA" w:rsidRPr="000F3BE1" w:rsidRDefault="007C72BA" w:rsidP="007C72BA">
      <w:pPr>
        <w:spacing w:line="300" w:lineRule="auto"/>
        <w:ind w:firstLineChars="200" w:firstLine="480"/>
        <w:rPr>
          <w:rFonts w:ascii="宋体" w:hAnsi="宋体"/>
        </w:rPr>
      </w:pPr>
      <w:r w:rsidRPr="0020270E">
        <w:rPr>
          <w:rFonts w:ascii="宋体" w:hAnsi="宋体" w:hint="eastAsia"/>
          <w:sz w:val="24"/>
        </w:rPr>
        <w:t>在</w:t>
      </w:r>
      <w:r>
        <w:rPr>
          <w:rFonts w:ascii="宋体" w:hAnsi="宋体" w:hint="eastAsia"/>
          <w:sz w:val="24"/>
        </w:rPr>
        <w:t>文件类型</w:t>
      </w:r>
      <w:r w:rsidRPr="0020270E">
        <w:rPr>
          <w:rFonts w:ascii="宋体" w:hAnsi="宋体" w:hint="eastAsia"/>
          <w:sz w:val="24"/>
        </w:rPr>
        <w:t>的程序验证题</w:t>
      </w:r>
      <w:r>
        <w:rPr>
          <w:rFonts w:ascii="宋体" w:hAnsi="宋体" w:hint="eastAsia"/>
          <w:sz w:val="24"/>
        </w:rPr>
        <w:t>和源程序修改替换题</w:t>
      </w:r>
      <w:r w:rsidRPr="0020270E">
        <w:rPr>
          <w:rFonts w:ascii="宋体" w:hAnsi="宋体" w:hint="eastAsia"/>
          <w:sz w:val="24"/>
        </w:rPr>
        <w:t>中，我</w:t>
      </w:r>
      <w:r w:rsidRPr="000F3BE1">
        <w:rPr>
          <w:rFonts w:hint="eastAsia"/>
          <w:sz w:val="24"/>
        </w:rPr>
        <w:t>熟悉</w:t>
      </w:r>
      <w:r>
        <w:rPr>
          <w:rFonts w:hint="eastAsia"/>
          <w:sz w:val="24"/>
        </w:rPr>
        <w:t>了</w:t>
      </w:r>
      <w:r w:rsidRPr="000F3BE1">
        <w:rPr>
          <w:rFonts w:hint="eastAsia"/>
          <w:sz w:val="24"/>
        </w:rPr>
        <w:t>文本文件和</w:t>
      </w:r>
      <w:r w:rsidRPr="000F3BE1">
        <w:rPr>
          <w:rFonts w:hint="eastAsia"/>
          <w:bCs/>
          <w:sz w:val="24"/>
          <w:szCs w:val="21"/>
        </w:rPr>
        <w:t>二进制文件</w:t>
      </w:r>
      <w:r w:rsidRPr="000F3BE1">
        <w:rPr>
          <w:rFonts w:hint="eastAsia"/>
          <w:sz w:val="24"/>
        </w:rPr>
        <w:t>在磁盘中的存储方式</w:t>
      </w:r>
      <w:r>
        <w:rPr>
          <w:rFonts w:hint="eastAsia"/>
          <w:sz w:val="24"/>
        </w:rPr>
        <w:t>，</w:t>
      </w:r>
      <w:r w:rsidRPr="000F3BE1">
        <w:rPr>
          <w:rFonts w:hint="eastAsia"/>
          <w:bCs/>
          <w:sz w:val="24"/>
        </w:rPr>
        <w:t>熟练掌握</w:t>
      </w:r>
      <w:r>
        <w:rPr>
          <w:rFonts w:hint="eastAsia"/>
          <w:bCs/>
          <w:sz w:val="24"/>
        </w:rPr>
        <w:t>了</w:t>
      </w:r>
      <w:r w:rsidRPr="000F3BE1">
        <w:rPr>
          <w:rFonts w:hint="eastAsia"/>
          <w:sz w:val="24"/>
        </w:rPr>
        <w:t>流式文件的</w:t>
      </w:r>
      <w:r w:rsidRPr="000F3BE1">
        <w:rPr>
          <w:rFonts w:hint="eastAsia"/>
          <w:bCs/>
          <w:sz w:val="24"/>
        </w:rPr>
        <w:t>读写方法</w:t>
      </w:r>
      <w:r>
        <w:rPr>
          <w:rFonts w:hint="eastAsia"/>
          <w:bCs/>
          <w:sz w:val="24"/>
        </w:rPr>
        <w:t>，熟悉了输入输出重定向函数</w:t>
      </w:r>
      <w:proofErr w:type="spellStart"/>
      <w:r>
        <w:rPr>
          <w:rFonts w:hint="eastAsia"/>
          <w:bCs/>
          <w:sz w:val="24"/>
        </w:rPr>
        <w:t>f</w:t>
      </w:r>
      <w:r>
        <w:rPr>
          <w:bCs/>
          <w:sz w:val="24"/>
        </w:rPr>
        <w:t>reopen</w:t>
      </w:r>
      <w:proofErr w:type="spellEnd"/>
      <w:r>
        <w:rPr>
          <w:rFonts w:hint="eastAsia"/>
          <w:bCs/>
          <w:sz w:val="24"/>
        </w:rPr>
        <w:t>的用法</w:t>
      </w:r>
      <w:r w:rsidRPr="0020270E">
        <w:rPr>
          <w:rFonts w:ascii="宋体" w:hAnsi="宋体" w:hint="eastAsia"/>
          <w:sz w:val="24"/>
        </w:rPr>
        <w:t>。</w:t>
      </w:r>
      <w:r>
        <w:rPr>
          <w:rFonts w:ascii="宋体" w:hAnsi="宋体" w:hint="eastAsia"/>
          <w:sz w:val="24"/>
        </w:rPr>
        <w:t>在程序设计题中，我掌握了如何方便快速地对文件中的文本进行查找替换的操作</w:t>
      </w:r>
      <w:r>
        <w:rPr>
          <w:rFonts w:ascii="宋体" w:hAnsi="宋体" w:hint="eastAsia"/>
        </w:rPr>
        <w:t>。</w:t>
      </w:r>
    </w:p>
    <w:p w14:paraId="405E0C91" w14:textId="77777777" w:rsidR="007C72BA" w:rsidRPr="00EE582A" w:rsidRDefault="007C72BA" w:rsidP="007C72BA"/>
    <w:p w14:paraId="5D2299CA" w14:textId="49278B87" w:rsidR="007C72BA" w:rsidRDefault="007C72BA">
      <w:pPr>
        <w:widowControl/>
        <w:jc w:val="left"/>
      </w:pPr>
    </w:p>
    <w:p w14:paraId="0D20A665" w14:textId="389C16D5" w:rsidR="007C72BA" w:rsidRDefault="007C72BA">
      <w:pPr>
        <w:widowControl/>
        <w:jc w:val="left"/>
      </w:pPr>
    </w:p>
    <w:p w14:paraId="5724AE50" w14:textId="31656320" w:rsidR="007C72BA" w:rsidRDefault="007C72BA">
      <w:pPr>
        <w:widowControl/>
        <w:jc w:val="left"/>
      </w:pPr>
    </w:p>
    <w:p w14:paraId="19987F8B" w14:textId="216953A9" w:rsidR="007C72BA" w:rsidRDefault="007C72BA">
      <w:pPr>
        <w:widowControl/>
        <w:jc w:val="left"/>
      </w:pPr>
    </w:p>
    <w:p w14:paraId="60BB306B" w14:textId="289AFFDA" w:rsidR="007C72BA" w:rsidRDefault="007C72BA">
      <w:pPr>
        <w:widowControl/>
        <w:jc w:val="left"/>
      </w:pPr>
    </w:p>
    <w:p w14:paraId="5D56154D" w14:textId="2B07B916" w:rsidR="007C72BA" w:rsidRDefault="007C72BA">
      <w:pPr>
        <w:widowControl/>
        <w:jc w:val="left"/>
      </w:pPr>
    </w:p>
    <w:p w14:paraId="62544ACB" w14:textId="408D5E5E" w:rsidR="007C72BA" w:rsidRDefault="007C72BA">
      <w:pPr>
        <w:widowControl/>
        <w:jc w:val="left"/>
      </w:pPr>
    </w:p>
    <w:p w14:paraId="0A6A20A2" w14:textId="3B48CE56" w:rsidR="007C72BA" w:rsidRDefault="007C72BA">
      <w:pPr>
        <w:widowControl/>
        <w:jc w:val="left"/>
      </w:pPr>
    </w:p>
    <w:p w14:paraId="732083A5" w14:textId="179EF93E" w:rsidR="007C72BA" w:rsidRDefault="007C72BA">
      <w:pPr>
        <w:widowControl/>
        <w:jc w:val="left"/>
      </w:pPr>
    </w:p>
    <w:p w14:paraId="48CC87D4" w14:textId="77777777" w:rsidR="007C72BA" w:rsidRPr="007C72BA" w:rsidRDefault="007C72BA">
      <w:pPr>
        <w:widowControl/>
        <w:jc w:val="left"/>
      </w:pPr>
    </w:p>
    <w:p w14:paraId="68DBEB3F" w14:textId="77777777" w:rsidR="00241671" w:rsidRPr="007E0D46" w:rsidRDefault="00241671" w:rsidP="00241671">
      <w:pPr>
        <w:pStyle w:val="C"/>
        <w:spacing w:before="156"/>
      </w:pPr>
      <w:bookmarkStart w:id="47" w:name="_Toc453090522"/>
      <w:bookmarkStart w:id="48" w:name="_Toc91425396"/>
      <w:r w:rsidRPr="007E0D46">
        <w:lastRenderedPageBreak/>
        <w:t>参考文献</w:t>
      </w:r>
      <w:bookmarkEnd w:id="47"/>
      <w:bookmarkEnd w:id="48"/>
    </w:p>
    <w:p w14:paraId="57DCD1BC" w14:textId="77777777" w:rsidR="00241671" w:rsidRPr="00C33C73" w:rsidRDefault="00241671" w:rsidP="00241671">
      <w:pPr>
        <w:ind w:firstLine="480"/>
        <w:rPr>
          <w:rFonts w:eastAsiaTheme="minorEastAsia"/>
          <w:sz w:val="24"/>
        </w:rPr>
      </w:pPr>
      <w:r w:rsidRPr="00C33C73">
        <w:rPr>
          <w:rFonts w:eastAsiaTheme="minorEastAsia"/>
          <w:sz w:val="24"/>
        </w:rPr>
        <w:t>[1]</w:t>
      </w:r>
      <w:r w:rsidR="00C33C73">
        <w:rPr>
          <w:rFonts w:eastAsiaTheme="minorEastAsia" w:hint="eastAsia"/>
          <w:sz w:val="24"/>
        </w:rPr>
        <w:t xml:space="preserve"> </w:t>
      </w:r>
      <w:proofErr w:type="gramStart"/>
      <w:r w:rsidRPr="00C33C73">
        <w:rPr>
          <w:rFonts w:eastAsiaTheme="minorEastAsia" w:hAnsiTheme="minorEastAsia"/>
          <w:sz w:val="24"/>
        </w:rPr>
        <w:t>曹计昌</w:t>
      </w:r>
      <w:proofErr w:type="gramEnd"/>
      <w:r w:rsidRPr="00C33C73">
        <w:rPr>
          <w:rFonts w:eastAsiaTheme="minorEastAsia"/>
          <w:sz w:val="24"/>
        </w:rPr>
        <w:t>,</w:t>
      </w:r>
      <w:r w:rsidRPr="00C33C73">
        <w:rPr>
          <w:rFonts w:eastAsiaTheme="minorEastAsia" w:hAnsiTheme="minorEastAsia"/>
          <w:sz w:val="24"/>
        </w:rPr>
        <w:t>卢萍</w:t>
      </w:r>
      <w:r w:rsidRPr="00C33C73">
        <w:rPr>
          <w:rFonts w:eastAsiaTheme="minorEastAsia"/>
          <w:sz w:val="24"/>
        </w:rPr>
        <w:t>,</w:t>
      </w:r>
      <w:r w:rsidRPr="00C33C73">
        <w:rPr>
          <w:rFonts w:eastAsiaTheme="minorEastAsia" w:hAnsiTheme="minorEastAsia"/>
          <w:sz w:val="24"/>
        </w:rPr>
        <w:t>李开</w:t>
      </w:r>
      <w:r w:rsidRPr="00C33C73">
        <w:rPr>
          <w:rFonts w:eastAsiaTheme="minorEastAsia"/>
          <w:sz w:val="24"/>
        </w:rPr>
        <w:t>. C</w:t>
      </w:r>
      <w:r w:rsidRPr="00C33C73">
        <w:rPr>
          <w:rFonts w:eastAsiaTheme="minorEastAsia" w:hAnsiTheme="minorEastAsia"/>
          <w:sz w:val="24"/>
        </w:rPr>
        <w:t>语言程序设计</w:t>
      </w:r>
      <w:r w:rsidRPr="00C33C73">
        <w:rPr>
          <w:rFonts w:eastAsiaTheme="minorEastAsia"/>
          <w:sz w:val="24"/>
        </w:rPr>
        <w:t>,</w:t>
      </w:r>
      <w:r w:rsidRPr="00C33C73">
        <w:rPr>
          <w:rFonts w:eastAsiaTheme="minorEastAsia" w:hAnsiTheme="minorEastAsia"/>
          <w:sz w:val="24"/>
        </w:rPr>
        <w:t>北京：</w:t>
      </w:r>
      <w:r w:rsidR="00C33C73">
        <w:rPr>
          <w:rFonts w:eastAsiaTheme="minorEastAsia" w:hAnsiTheme="minorEastAsia" w:hint="eastAsia"/>
          <w:sz w:val="24"/>
        </w:rPr>
        <w:t xml:space="preserve"> </w:t>
      </w:r>
      <w:r w:rsidRPr="00C33C73">
        <w:rPr>
          <w:rFonts w:eastAsiaTheme="minorEastAsia" w:hAnsiTheme="minorEastAsia"/>
          <w:sz w:val="24"/>
        </w:rPr>
        <w:t>科学出版社</w:t>
      </w:r>
      <w:r w:rsidRPr="00C33C73">
        <w:rPr>
          <w:rFonts w:eastAsiaTheme="minorEastAsia"/>
          <w:sz w:val="24"/>
        </w:rPr>
        <w:t>,2013</w:t>
      </w:r>
    </w:p>
    <w:p w14:paraId="4D67112F" w14:textId="77777777" w:rsidR="00241671" w:rsidRPr="00C33C73" w:rsidRDefault="00241671" w:rsidP="00241671">
      <w:pPr>
        <w:ind w:firstLine="480"/>
        <w:rPr>
          <w:rFonts w:eastAsiaTheme="minorEastAsia"/>
          <w:sz w:val="24"/>
        </w:rPr>
      </w:pPr>
      <w:r w:rsidRPr="00C33C73">
        <w:rPr>
          <w:rFonts w:eastAsiaTheme="minorEastAsia"/>
          <w:sz w:val="24"/>
        </w:rPr>
        <w:t>[2]</w:t>
      </w:r>
      <w:r w:rsidR="00C33C73">
        <w:rPr>
          <w:rFonts w:eastAsiaTheme="minorEastAsia" w:hint="eastAsia"/>
          <w:sz w:val="24"/>
        </w:rPr>
        <w:t xml:space="preserve"> </w:t>
      </w:r>
      <w:r w:rsidRPr="00C33C73">
        <w:rPr>
          <w:rFonts w:eastAsiaTheme="minorEastAsia" w:hAnsiTheme="minorEastAsia"/>
          <w:sz w:val="24"/>
        </w:rPr>
        <w:t>李开</w:t>
      </w:r>
      <w:r w:rsidRPr="00C33C73">
        <w:rPr>
          <w:rFonts w:eastAsiaTheme="minorEastAsia"/>
          <w:sz w:val="24"/>
        </w:rPr>
        <w:t>,</w:t>
      </w:r>
      <w:r w:rsidRPr="00C33C73">
        <w:rPr>
          <w:rFonts w:eastAsiaTheme="minorEastAsia" w:hAnsiTheme="minorEastAsia"/>
          <w:sz w:val="24"/>
        </w:rPr>
        <w:t>卢萍</w:t>
      </w:r>
      <w:r w:rsidRPr="00C33C73">
        <w:rPr>
          <w:rFonts w:eastAsiaTheme="minorEastAsia"/>
          <w:sz w:val="24"/>
        </w:rPr>
        <w:t>,</w:t>
      </w:r>
      <w:r w:rsidRPr="00C33C73">
        <w:rPr>
          <w:rFonts w:eastAsiaTheme="minorEastAsia" w:hAnsiTheme="minorEastAsia"/>
          <w:sz w:val="24"/>
        </w:rPr>
        <w:t>曹计昌</w:t>
      </w:r>
      <w:r w:rsidRPr="00C33C73">
        <w:rPr>
          <w:rFonts w:eastAsiaTheme="minorEastAsia"/>
          <w:sz w:val="24"/>
        </w:rPr>
        <w:t>. C</w:t>
      </w:r>
      <w:r w:rsidRPr="00C33C73">
        <w:rPr>
          <w:rFonts w:eastAsiaTheme="minorEastAsia" w:hAnsiTheme="minorEastAsia"/>
          <w:sz w:val="24"/>
        </w:rPr>
        <w:t>语言实验与课程设计</w:t>
      </w:r>
      <w:r w:rsidRPr="00C33C73">
        <w:rPr>
          <w:rFonts w:eastAsiaTheme="minorEastAsia"/>
          <w:sz w:val="24"/>
        </w:rPr>
        <w:t>,</w:t>
      </w:r>
      <w:r w:rsidR="00C33C73">
        <w:rPr>
          <w:rFonts w:eastAsiaTheme="minorEastAsia" w:hint="eastAsia"/>
          <w:sz w:val="24"/>
        </w:rPr>
        <w:t xml:space="preserve"> </w:t>
      </w:r>
      <w:r w:rsidRPr="00C33C73">
        <w:rPr>
          <w:rFonts w:eastAsiaTheme="minorEastAsia" w:hAnsiTheme="minorEastAsia"/>
          <w:sz w:val="24"/>
        </w:rPr>
        <w:t>北京：科学出版社</w:t>
      </w:r>
      <w:r w:rsidRPr="00C33C73">
        <w:rPr>
          <w:rFonts w:eastAsiaTheme="minorEastAsia"/>
          <w:sz w:val="24"/>
        </w:rPr>
        <w:t>,2011</w:t>
      </w:r>
    </w:p>
    <w:p w14:paraId="060B0388" w14:textId="77777777" w:rsidR="009B5C9A" w:rsidRPr="00241671" w:rsidRDefault="009B5C9A" w:rsidP="009B5C9A"/>
    <w:sectPr w:rsidR="009B5C9A" w:rsidRPr="00241671" w:rsidSect="00971399">
      <w:headerReference w:type="default" r:id="rId142"/>
      <w:footerReference w:type="even" r:id="rId143"/>
      <w:footerReference w:type="default" r:id="rId144"/>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96AC0" w14:textId="77777777" w:rsidR="00283E43" w:rsidRDefault="00283E43">
      <w:r>
        <w:separator/>
      </w:r>
    </w:p>
  </w:endnote>
  <w:endnote w:type="continuationSeparator" w:id="0">
    <w:p w14:paraId="31A4C6DE" w14:textId="77777777" w:rsidR="00283E43" w:rsidRDefault="00283E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5B215" w14:textId="77777777" w:rsidR="007C72BA" w:rsidRDefault="007C72BA">
    <w:pPr>
      <w:pStyle w:val="a9"/>
      <w:jc w:val="center"/>
    </w:pPr>
  </w:p>
  <w:p w14:paraId="7F4D89B2" w14:textId="77777777" w:rsidR="007C72BA" w:rsidRDefault="007C72BA">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0ED6C" w14:textId="77777777" w:rsidR="00DE7281" w:rsidRDefault="006B56DF">
    <w:pPr>
      <w:pStyle w:val="a9"/>
      <w:framePr w:h="0" w:wrap="around" w:vAnchor="text" w:hAnchor="margin" w:xAlign="right" w:y="1"/>
      <w:rPr>
        <w:rStyle w:val="a6"/>
      </w:rPr>
    </w:pPr>
    <w:r>
      <w:fldChar w:fldCharType="begin"/>
    </w:r>
    <w:r w:rsidR="00DE7281">
      <w:rPr>
        <w:rStyle w:val="a6"/>
      </w:rPr>
      <w:instrText xml:space="preserve">PAGE  </w:instrText>
    </w:r>
    <w:r>
      <w:fldChar w:fldCharType="end"/>
    </w:r>
  </w:p>
  <w:p w14:paraId="3B911ABB" w14:textId="77777777" w:rsidR="00DE7281" w:rsidRDefault="00DE7281">
    <w:pPr>
      <w:pStyle w:val="a9"/>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2746307"/>
      <w:docPartObj>
        <w:docPartGallery w:val="Page Numbers (Bottom of Page)"/>
        <w:docPartUnique/>
      </w:docPartObj>
    </w:sdtPr>
    <w:sdtEndPr/>
    <w:sdtContent>
      <w:p w14:paraId="5528CB81" w14:textId="77777777" w:rsidR="00DE7281" w:rsidRDefault="00283E43">
        <w:pPr>
          <w:pStyle w:val="a9"/>
          <w:jc w:val="center"/>
        </w:pPr>
        <w:r>
          <w:rPr>
            <w:noProof/>
          </w:rPr>
          <w:pict w14:anchorId="2B1C4230">
            <v:shapetype id="_x0000_t32" coordsize="21600,21600" o:spt="32" o:oned="t" path="m,l21600,21600e" filled="f">
              <v:path arrowok="t" fillok="f" o:connecttype="none"/>
              <o:lock v:ext="edit" shapetype="t"/>
            </v:shapetype>
            <v:shape id="_x0000_s2054" type="#_x0000_t32" style="position:absolute;left:0;text-align:left;margin-left:226.1pt;margin-top:7.5pt;width:188.65pt;height:0;z-index:251660288;mso-position-horizontal-relative:margin;mso-position-vertical-relative:bottom-margin-area;mso-height-relative:bottom-margin-area;v-text-anchor:middle" o:connectortype="straight" strokecolor="gray [1629]" strokeweight="1pt">
              <w10:wrap anchorx="margin" anchory="page"/>
            </v:shape>
          </w:pict>
        </w:r>
        <w:r>
          <w:rPr>
            <w:noProof/>
          </w:rPr>
          <w:pict w14:anchorId="7623F95C">
            <v:shape id="_x0000_s2052" type="#_x0000_t32" style="position:absolute;left:0;text-align:left;margin-left:1.85pt;margin-top:7.5pt;width:188.65pt;height:0;z-index:251658240;mso-position-horizontal-relative:margin;mso-position-vertical-relative:bottom-margin-area;mso-height-relative:bottom-margin-area;v-text-anchor:middle" o:connectortype="straight" strokecolor="gray [1629]" strokeweight="1pt">
              <w10:wrap anchorx="margin" anchory="page"/>
            </v:shape>
          </w:pict>
        </w:r>
        <w:r w:rsidR="009C284C">
          <w:fldChar w:fldCharType="begin"/>
        </w:r>
        <w:r w:rsidR="009C284C">
          <w:instrText xml:space="preserve"> PAGE   \* MERGEFORMAT </w:instrText>
        </w:r>
        <w:r w:rsidR="009C284C">
          <w:fldChar w:fldCharType="separate"/>
        </w:r>
        <w:r w:rsidR="0054505D" w:rsidRPr="0054505D">
          <w:rPr>
            <w:noProof/>
            <w:lang w:val="zh-CN"/>
          </w:rPr>
          <w:t>12</w:t>
        </w:r>
        <w:r w:rsidR="009C284C">
          <w:rPr>
            <w:noProof/>
            <w:lang w:val="zh-CN"/>
          </w:rPr>
          <w:fldChar w:fldCharType="end"/>
        </w:r>
      </w:p>
    </w:sdtContent>
  </w:sdt>
  <w:p w14:paraId="19140A1A" w14:textId="77777777" w:rsidR="00DE7281" w:rsidRDefault="00DE7281">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01255" w14:textId="77777777" w:rsidR="00283E43" w:rsidRDefault="00283E43">
      <w:r>
        <w:separator/>
      </w:r>
    </w:p>
  </w:footnote>
  <w:footnote w:type="continuationSeparator" w:id="0">
    <w:p w14:paraId="73FA3E9F" w14:textId="77777777" w:rsidR="00283E43" w:rsidRDefault="00283E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D3180" w14:textId="2037A069" w:rsidR="00DE7281" w:rsidRDefault="008D6620">
    <w:pPr>
      <w:pStyle w:val="a7"/>
    </w:pPr>
    <w:r>
      <w:rPr>
        <w:rFonts w:hint="eastAsia"/>
      </w:rPr>
      <w:t>华中科技大学计算机类（二）</w:t>
    </w:r>
    <w:r w:rsidR="00DE7281">
      <w:rPr>
        <w:rFonts w:hint="eastAsia"/>
      </w:rPr>
      <w:t xml:space="preserve">   C</w:t>
    </w:r>
    <w:r w:rsidR="00DE7281">
      <w:rPr>
        <w:rFonts w:hint="eastAsia"/>
      </w:rPr>
      <w:t>语言程序设计实验报告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23903"/>
    <w:multiLevelType w:val="hybridMultilevel"/>
    <w:tmpl w:val="CD06F6AE"/>
    <w:lvl w:ilvl="0" w:tplc="9AE833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CB23776"/>
    <w:multiLevelType w:val="hybridMultilevel"/>
    <w:tmpl w:val="9EB615D8"/>
    <w:lvl w:ilvl="0" w:tplc="793C58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0E267A0"/>
    <w:multiLevelType w:val="multilevel"/>
    <w:tmpl w:val="40E267A0"/>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434C7531"/>
    <w:multiLevelType w:val="hybridMultilevel"/>
    <w:tmpl w:val="9EB615D8"/>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4" w15:restartNumberingAfterBreak="0">
    <w:nsid w:val="4A306777"/>
    <w:multiLevelType w:val="hybridMultilevel"/>
    <w:tmpl w:val="9EB615D8"/>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5" w15:restartNumberingAfterBreak="0">
    <w:nsid w:val="4BF95438"/>
    <w:multiLevelType w:val="hybridMultilevel"/>
    <w:tmpl w:val="D884DAF4"/>
    <w:lvl w:ilvl="0" w:tplc="C8C0F8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BDE0C88"/>
    <w:multiLevelType w:val="hybridMultilevel"/>
    <w:tmpl w:val="429249BC"/>
    <w:lvl w:ilvl="0" w:tplc="73B448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48B4679"/>
    <w:multiLevelType w:val="hybridMultilevel"/>
    <w:tmpl w:val="1AC6954E"/>
    <w:lvl w:ilvl="0" w:tplc="D99E292E">
      <w:start w:val="1"/>
      <w:numFmt w:val="decimal"/>
      <w:lvlText w:val="（%1）"/>
      <w:lvlJc w:val="left"/>
      <w:pPr>
        <w:ind w:left="1140" w:hanging="720"/>
      </w:pPr>
      <w:rPr>
        <w:rFonts w:ascii="Times New Roman"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7B913603"/>
    <w:multiLevelType w:val="multilevel"/>
    <w:tmpl w:val="7B913603"/>
    <w:lvl w:ilvl="0">
      <w:start w:val="1"/>
      <w:numFmt w:val="decimal"/>
      <w:lvlText w:val="(%1)"/>
      <w:lvlJc w:val="left"/>
      <w:pPr>
        <w:ind w:left="400" w:hanging="400"/>
      </w:pPr>
      <w:rPr>
        <w:rFonts w:ascii="Times New Roman" w:hAnsi="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6"/>
  </w:num>
  <w:num w:numId="3">
    <w:abstractNumId w:val="5"/>
  </w:num>
  <w:num w:numId="4">
    <w:abstractNumId w:val="1"/>
  </w:num>
  <w:num w:numId="5">
    <w:abstractNumId w:val="7"/>
  </w:num>
  <w:num w:numId="6">
    <w:abstractNumId w:val="3"/>
  </w:num>
  <w:num w:numId="7">
    <w:abstractNumId w:val="4"/>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0"/>
  <w:drawingGridVerticalSpacing w:val="156"/>
  <w:displayHorizontalDrawingGridEvery w:val="0"/>
  <w:displayVerticalDrawingGridEvery w:val="2"/>
  <w:characterSpacingControl w:val="compressPunctuation"/>
  <w:doNotValidateAgainstSchema/>
  <w:doNotDemarcateInvalidXml/>
  <w:hdrShapeDefaults>
    <o:shapedefaults v:ext="edit" spidmax="2055" fillcolor="#9cbee0" strokecolor="#739cc3">
      <v:fill color="#9cbee0" color2="#bbd5f0" type="gradient">
        <o:fill v:ext="view" type="gradientUnscaled"/>
      </v:fill>
      <v:stroke color="#739cc3" weight="1.25pt"/>
    </o:shapedefaults>
    <o:shapelayout v:ext="edit">
      <o:idmap v:ext="edit" data="2"/>
      <o:rules v:ext="edit">
        <o:r id="V:Rule1" type="connector" idref="#_x0000_s2054"/>
        <o:r id="V:Rule2" type="connector" idref="#_x0000_s2052"/>
      </o:rules>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172A27"/>
    <w:rsid w:val="0002310A"/>
    <w:rsid w:val="00043082"/>
    <w:rsid w:val="000B3246"/>
    <w:rsid w:val="000E7DE1"/>
    <w:rsid w:val="001251A3"/>
    <w:rsid w:val="00172A27"/>
    <w:rsid w:val="00187A12"/>
    <w:rsid w:val="001A0BFC"/>
    <w:rsid w:val="001A14E9"/>
    <w:rsid w:val="001A7D05"/>
    <w:rsid w:val="001D672A"/>
    <w:rsid w:val="00241671"/>
    <w:rsid w:val="002638E8"/>
    <w:rsid w:val="00283E43"/>
    <w:rsid w:val="002D51AD"/>
    <w:rsid w:val="00306741"/>
    <w:rsid w:val="00394BD3"/>
    <w:rsid w:val="003B01D0"/>
    <w:rsid w:val="004309E1"/>
    <w:rsid w:val="004A6D79"/>
    <w:rsid w:val="0054505D"/>
    <w:rsid w:val="005760DC"/>
    <w:rsid w:val="005A38EB"/>
    <w:rsid w:val="005B38D0"/>
    <w:rsid w:val="005B6705"/>
    <w:rsid w:val="005E38C1"/>
    <w:rsid w:val="00650347"/>
    <w:rsid w:val="00653C66"/>
    <w:rsid w:val="00664935"/>
    <w:rsid w:val="006B56DF"/>
    <w:rsid w:val="006F1304"/>
    <w:rsid w:val="0071754C"/>
    <w:rsid w:val="00731792"/>
    <w:rsid w:val="00747C35"/>
    <w:rsid w:val="007C72BA"/>
    <w:rsid w:val="007D5C66"/>
    <w:rsid w:val="007F7805"/>
    <w:rsid w:val="00816D18"/>
    <w:rsid w:val="00854505"/>
    <w:rsid w:val="008703FE"/>
    <w:rsid w:val="008877CC"/>
    <w:rsid w:val="008A25A9"/>
    <w:rsid w:val="008D6620"/>
    <w:rsid w:val="008D75AF"/>
    <w:rsid w:val="008F5AB8"/>
    <w:rsid w:val="00910E10"/>
    <w:rsid w:val="00931521"/>
    <w:rsid w:val="00944D53"/>
    <w:rsid w:val="0096372D"/>
    <w:rsid w:val="00971399"/>
    <w:rsid w:val="00972540"/>
    <w:rsid w:val="009B5C9A"/>
    <w:rsid w:val="009C284C"/>
    <w:rsid w:val="009C75EB"/>
    <w:rsid w:val="009E26EF"/>
    <w:rsid w:val="009E4A25"/>
    <w:rsid w:val="00A732A8"/>
    <w:rsid w:val="00A96061"/>
    <w:rsid w:val="00AA18E7"/>
    <w:rsid w:val="00AC5476"/>
    <w:rsid w:val="00AC783F"/>
    <w:rsid w:val="00AD5695"/>
    <w:rsid w:val="00B131FB"/>
    <w:rsid w:val="00B93D38"/>
    <w:rsid w:val="00C33C73"/>
    <w:rsid w:val="00D43010"/>
    <w:rsid w:val="00D53A04"/>
    <w:rsid w:val="00DE7281"/>
    <w:rsid w:val="00E33124"/>
    <w:rsid w:val="00E43FE5"/>
    <w:rsid w:val="00E6139A"/>
    <w:rsid w:val="00EA69B7"/>
    <w:rsid w:val="00F50892"/>
    <w:rsid w:val="00FA66FE"/>
    <w:rsid w:val="00FA78CD"/>
    <w:rsid w:val="00FC5F25"/>
    <w:rsid w:val="00FF7C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55"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6041BAFD"/>
  <w15:docId w15:val="{208F1495-C774-40A8-A91D-463477038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B3246"/>
    <w:pPr>
      <w:widowControl w:val="0"/>
      <w:jc w:val="both"/>
    </w:pPr>
    <w:rPr>
      <w:kern w:val="2"/>
      <w:sz w:val="21"/>
      <w:szCs w:val="24"/>
    </w:rPr>
  </w:style>
  <w:style w:type="paragraph" w:styleId="1">
    <w:name w:val="heading 1"/>
    <w:basedOn w:val="a"/>
    <w:next w:val="a"/>
    <w:link w:val="10"/>
    <w:qFormat/>
    <w:rsid w:val="000B3246"/>
    <w:pPr>
      <w:keepNext/>
      <w:keepLines/>
      <w:spacing w:before="340" w:after="330" w:line="578" w:lineRule="auto"/>
      <w:outlineLvl w:val="0"/>
    </w:pPr>
    <w:rPr>
      <w:b/>
      <w:bCs/>
      <w:kern w:val="44"/>
      <w:sz w:val="44"/>
      <w:szCs w:val="44"/>
    </w:rPr>
  </w:style>
  <w:style w:type="paragraph" w:styleId="2">
    <w:name w:val="heading 2"/>
    <w:basedOn w:val="a"/>
    <w:next w:val="a"/>
    <w:link w:val="20"/>
    <w:qFormat/>
    <w:rsid w:val="000B3246"/>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0B324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rsid w:val="000B3246"/>
    <w:rPr>
      <w:color w:val="800080"/>
      <w:u w:val="single"/>
    </w:rPr>
  </w:style>
  <w:style w:type="character" w:styleId="a4">
    <w:name w:val="line number"/>
    <w:basedOn w:val="a0"/>
    <w:rsid w:val="000B3246"/>
  </w:style>
  <w:style w:type="character" w:customStyle="1" w:styleId="10">
    <w:name w:val="标题 1 字符"/>
    <w:basedOn w:val="a0"/>
    <w:link w:val="1"/>
    <w:rsid w:val="000B3246"/>
    <w:rPr>
      <w:rFonts w:eastAsia="宋体"/>
      <w:b/>
      <w:bCs/>
      <w:kern w:val="44"/>
      <w:sz w:val="44"/>
      <w:szCs w:val="44"/>
      <w:lang w:val="en-US" w:eastAsia="zh-CN" w:bidi="ar-SA"/>
    </w:rPr>
  </w:style>
  <w:style w:type="character" w:styleId="a5">
    <w:name w:val="Hyperlink"/>
    <w:basedOn w:val="a0"/>
    <w:uiPriority w:val="99"/>
    <w:rsid w:val="000B3246"/>
    <w:rPr>
      <w:color w:val="0000FF"/>
      <w:u w:val="single"/>
    </w:rPr>
  </w:style>
  <w:style w:type="character" w:styleId="a6">
    <w:name w:val="page number"/>
    <w:basedOn w:val="a0"/>
    <w:rsid w:val="000B3246"/>
  </w:style>
  <w:style w:type="paragraph" w:styleId="a7">
    <w:name w:val="header"/>
    <w:basedOn w:val="a"/>
    <w:link w:val="a8"/>
    <w:uiPriority w:val="99"/>
    <w:rsid w:val="000B3246"/>
    <w:pPr>
      <w:pBdr>
        <w:bottom w:val="single" w:sz="6" w:space="1" w:color="auto"/>
      </w:pBdr>
      <w:tabs>
        <w:tab w:val="center" w:pos="4153"/>
        <w:tab w:val="right" w:pos="8306"/>
      </w:tabs>
      <w:snapToGrid w:val="0"/>
      <w:jc w:val="center"/>
    </w:pPr>
    <w:rPr>
      <w:sz w:val="18"/>
      <w:szCs w:val="18"/>
    </w:rPr>
  </w:style>
  <w:style w:type="paragraph" w:styleId="TOC2">
    <w:name w:val="toc 2"/>
    <w:basedOn w:val="a"/>
    <w:next w:val="a"/>
    <w:uiPriority w:val="39"/>
    <w:rsid w:val="000B3246"/>
    <w:pPr>
      <w:ind w:leftChars="200" w:left="420"/>
    </w:pPr>
  </w:style>
  <w:style w:type="paragraph" w:styleId="TOC1">
    <w:name w:val="toc 1"/>
    <w:basedOn w:val="a"/>
    <w:next w:val="a"/>
    <w:uiPriority w:val="39"/>
    <w:rsid w:val="000B3246"/>
  </w:style>
  <w:style w:type="paragraph" w:styleId="a9">
    <w:name w:val="footer"/>
    <w:basedOn w:val="a"/>
    <w:link w:val="aa"/>
    <w:uiPriority w:val="99"/>
    <w:rsid w:val="000B3246"/>
    <w:pPr>
      <w:tabs>
        <w:tab w:val="center" w:pos="4153"/>
        <w:tab w:val="right" w:pos="8306"/>
      </w:tabs>
      <w:snapToGrid w:val="0"/>
      <w:jc w:val="left"/>
    </w:pPr>
    <w:rPr>
      <w:sz w:val="18"/>
      <w:szCs w:val="18"/>
    </w:rPr>
  </w:style>
  <w:style w:type="paragraph" w:styleId="ab">
    <w:name w:val="Balloon Text"/>
    <w:basedOn w:val="a"/>
    <w:link w:val="ac"/>
    <w:rsid w:val="00043082"/>
    <w:rPr>
      <w:sz w:val="18"/>
      <w:szCs w:val="18"/>
    </w:rPr>
  </w:style>
  <w:style w:type="character" w:customStyle="1" w:styleId="ac">
    <w:name w:val="批注框文本 字符"/>
    <w:basedOn w:val="a0"/>
    <w:link w:val="ab"/>
    <w:rsid w:val="00043082"/>
    <w:rPr>
      <w:kern w:val="2"/>
      <w:sz w:val="18"/>
      <w:szCs w:val="18"/>
    </w:rPr>
  </w:style>
  <w:style w:type="character" w:customStyle="1" w:styleId="aa">
    <w:name w:val="页脚 字符"/>
    <w:basedOn w:val="a0"/>
    <w:link w:val="a9"/>
    <w:uiPriority w:val="99"/>
    <w:rsid w:val="00E6139A"/>
    <w:rPr>
      <w:kern w:val="2"/>
      <w:sz w:val="18"/>
      <w:szCs w:val="18"/>
    </w:rPr>
  </w:style>
  <w:style w:type="paragraph" w:styleId="ad">
    <w:name w:val="No Spacing"/>
    <w:link w:val="ae"/>
    <w:uiPriority w:val="1"/>
    <w:qFormat/>
    <w:rsid w:val="00E6139A"/>
    <w:rPr>
      <w:rFonts w:ascii="Calibri" w:hAnsi="Calibri"/>
      <w:sz w:val="22"/>
      <w:szCs w:val="22"/>
    </w:rPr>
  </w:style>
  <w:style w:type="character" w:customStyle="1" w:styleId="ae">
    <w:name w:val="无间隔 字符"/>
    <w:basedOn w:val="a0"/>
    <w:link w:val="ad"/>
    <w:uiPriority w:val="1"/>
    <w:rsid w:val="00E6139A"/>
    <w:rPr>
      <w:rFonts w:ascii="Calibri" w:hAnsi="Calibri"/>
      <w:sz w:val="22"/>
      <w:szCs w:val="22"/>
    </w:rPr>
  </w:style>
  <w:style w:type="character" w:customStyle="1" w:styleId="a8">
    <w:name w:val="页眉 字符"/>
    <w:basedOn w:val="a0"/>
    <w:link w:val="a7"/>
    <w:uiPriority w:val="99"/>
    <w:rsid w:val="00E6139A"/>
    <w:rPr>
      <w:kern w:val="2"/>
      <w:sz w:val="18"/>
      <w:szCs w:val="18"/>
    </w:rPr>
  </w:style>
  <w:style w:type="paragraph" w:styleId="af">
    <w:name w:val="Document Map"/>
    <w:basedOn w:val="a"/>
    <w:link w:val="af0"/>
    <w:rsid w:val="009B5C9A"/>
    <w:rPr>
      <w:rFonts w:ascii="宋体"/>
      <w:sz w:val="18"/>
      <w:szCs w:val="18"/>
    </w:rPr>
  </w:style>
  <w:style w:type="character" w:customStyle="1" w:styleId="af0">
    <w:name w:val="文档结构图 字符"/>
    <w:basedOn w:val="a0"/>
    <w:link w:val="af"/>
    <w:rsid w:val="009B5C9A"/>
    <w:rPr>
      <w:rFonts w:ascii="宋体"/>
      <w:kern w:val="2"/>
      <w:sz w:val="18"/>
      <w:szCs w:val="18"/>
    </w:rPr>
  </w:style>
  <w:style w:type="table" w:styleId="af1">
    <w:name w:val="Table Grid"/>
    <w:basedOn w:val="a1"/>
    <w:uiPriority w:val="59"/>
    <w:rsid w:val="009B5C9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Subtitle"/>
    <w:basedOn w:val="a"/>
    <w:next w:val="a"/>
    <w:link w:val="af3"/>
    <w:qFormat/>
    <w:rsid w:val="009B5C9A"/>
    <w:pPr>
      <w:spacing w:before="240" w:after="60" w:line="312" w:lineRule="auto"/>
      <w:jc w:val="center"/>
      <w:outlineLvl w:val="1"/>
    </w:pPr>
    <w:rPr>
      <w:rFonts w:ascii="Cambria" w:hAnsi="Cambria"/>
      <w:b/>
      <w:bCs/>
      <w:kern w:val="28"/>
      <w:sz w:val="32"/>
      <w:szCs w:val="32"/>
    </w:rPr>
  </w:style>
  <w:style w:type="character" w:customStyle="1" w:styleId="af3">
    <w:name w:val="副标题 字符"/>
    <w:basedOn w:val="a0"/>
    <w:link w:val="af2"/>
    <w:rsid w:val="009B5C9A"/>
    <w:rPr>
      <w:rFonts w:ascii="Cambria" w:hAnsi="Cambria"/>
      <w:b/>
      <w:bCs/>
      <w:kern w:val="28"/>
      <w:sz w:val="32"/>
      <w:szCs w:val="32"/>
    </w:rPr>
  </w:style>
  <w:style w:type="paragraph" w:customStyle="1" w:styleId="C">
    <w:name w:val="C一级标题"/>
    <w:next w:val="af4"/>
    <w:link w:val="C0"/>
    <w:autoRedefine/>
    <w:qFormat/>
    <w:rsid w:val="00241671"/>
    <w:pPr>
      <w:spacing w:beforeLines="50"/>
      <w:jc w:val="center"/>
      <w:outlineLvl w:val="0"/>
    </w:pPr>
    <w:rPr>
      <w:rFonts w:eastAsia="黑体"/>
      <w:b/>
      <w:bCs/>
      <w:kern w:val="44"/>
      <w:sz w:val="36"/>
      <w:szCs w:val="21"/>
    </w:rPr>
  </w:style>
  <w:style w:type="character" w:customStyle="1" w:styleId="C0">
    <w:name w:val="C一级标题 字符"/>
    <w:basedOn w:val="a0"/>
    <w:link w:val="C"/>
    <w:rsid w:val="00241671"/>
    <w:rPr>
      <w:rFonts w:eastAsia="黑体"/>
      <w:b/>
      <w:bCs/>
      <w:kern w:val="44"/>
      <w:sz w:val="36"/>
      <w:szCs w:val="21"/>
    </w:rPr>
  </w:style>
  <w:style w:type="paragraph" w:styleId="af4">
    <w:name w:val="Title"/>
    <w:basedOn w:val="a"/>
    <w:next w:val="a"/>
    <w:link w:val="af5"/>
    <w:qFormat/>
    <w:rsid w:val="00241671"/>
    <w:pPr>
      <w:spacing w:before="240" w:after="60"/>
      <w:jc w:val="center"/>
      <w:outlineLvl w:val="0"/>
    </w:pPr>
    <w:rPr>
      <w:rFonts w:asciiTheme="majorHAnsi" w:hAnsiTheme="majorHAnsi" w:cstheme="majorBidi"/>
      <w:b/>
      <w:bCs/>
      <w:sz w:val="32"/>
      <w:szCs w:val="32"/>
    </w:rPr>
  </w:style>
  <w:style w:type="character" w:customStyle="1" w:styleId="af5">
    <w:name w:val="标题 字符"/>
    <w:basedOn w:val="a0"/>
    <w:link w:val="af4"/>
    <w:rsid w:val="00241671"/>
    <w:rPr>
      <w:rFonts w:asciiTheme="majorHAnsi" w:hAnsiTheme="majorHAnsi" w:cstheme="majorBidi"/>
      <w:b/>
      <w:bCs/>
      <w:kern w:val="2"/>
      <w:sz w:val="32"/>
      <w:szCs w:val="32"/>
    </w:rPr>
  </w:style>
  <w:style w:type="paragraph" w:styleId="af6">
    <w:name w:val="List Paragraph"/>
    <w:basedOn w:val="a"/>
    <w:uiPriority w:val="34"/>
    <w:qFormat/>
    <w:rsid w:val="00FA78CD"/>
    <w:pPr>
      <w:ind w:firstLineChars="200" w:firstLine="420"/>
    </w:pPr>
  </w:style>
  <w:style w:type="paragraph" w:customStyle="1" w:styleId="af7">
    <w:name w:val="解答格式"/>
    <w:basedOn w:val="a"/>
    <w:link w:val="af8"/>
    <w:qFormat/>
    <w:rsid w:val="00FA78CD"/>
    <w:pPr>
      <w:spacing w:line="300" w:lineRule="auto"/>
      <w:ind w:left="720"/>
    </w:pPr>
    <w:rPr>
      <w:sz w:val="24"/>
    </w:rPr>
  </w:style>
  <w:style w:type="character" w:customStyle="1" w:styleId="af8">
    <w:name w:val="解答格式 字符"/>
    <w:basedOn w:val="a0"/>
    <w:link w:val="af7"/>
    <w:rsid w:val="00FA78CD"/>
    <w:rPr>
      <w:kern w:val="2"/>
      <w:sz w:val="24"/>
      <w:szCs w:val="24"/>
    </w:rPr>
  </w:style>
  <w:style w:type="character" w:styleId="HTML">
    <w:name w:val="HTML Code"/>
    <w:basedOn w:val="a0"/>
    <w:uiPriority w:val="99"/>
    <w:semiHidden/>
    <w:unhideWhenUsed/>
    <w:rsid w:val="007C72BA"/>
    <w:rPr>
      <w:rFonts w:ascii="宋体" w:eastAsia="宋体" w:hAnsi="宋体" w:cs="宋体"/>
      <w:sz w:val="24"/>
      <w:szCs w:val="24"/>
    </w:rPr>
  </w:style>
  <w:style w:type="character" w:customStyle="1" w:styleId="20">
    <w:name w:val="标题 2 字符"/>
    <w:basedOn w:val="a0"/>
    <w:link w:val="2"/>
    <w:rsid w:val="007C72BA"/>
    <w:rPr>
      <w:rFonts w:ascii="Arial" w:eastAsia="黑体" w:hAnsi="Arial"/>
      <w:b/>
      <w:bCs/>
      <w:kern w:val="2"/>
      <w:sz w:val="32"/>
      <w:szCs w:val="32"/>
    </w:rPr>
  </w:style>
  <w:style w:type="paragraph" w:styleId="TOC">
    <w:name w:val="TOC Heading"/>
    <w:basedOn w:val="1"/>
    <w:next w:val="a"/>
    <w:uiPriority w:val="39"/>
    <w:unhideWhenUsed/>
    <w:qFormat/>
    <w:rsid w:val="00B131FB"/>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03.png"/><Relationship Id="rId21" Type="http://schemas.openxmlformats.org/officeDocument/2006/relationships/image" Target="media/image13.png"/><Relationship Id="rId42" Type="http://schemas.openxmlformats.org/officeDocument/2006/relationships/image" Target="media/image34.wmf"/><Relationship Id="rId63" Type="http://schemas.openxmlformats.org/officeDocument/2006/relationships/image" Target="media/image51.png"/><Relationship Id="rId84" Type="http://schemas.openxmlformats.org/officeDocument/2006/relationships/image" Target="media/image70.png"/><Relationship Id="rId138" Type="http://schemas.openxmlformats.org/officeDocument/2006/relationships/image" Target="media/image124.png"/><Relationship Id="rId107" Type="http://schemas.openxmlformats.org/officeDocument/2006/relationships/image" Target="media/image93.png"/><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4.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oleObject" Target="embeddings/oleObject1.bin"/><Relationship Id="rId48" Type="http://schemas.openxmlformats.org/officeDocument/2006/relationships/image" Target="media/image37.wmf"/><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99.png"/><Relationship Id="rId118" Type="http://schemas.openxmlformats.org/officeDocument/2006/relationships/image" Target="media/image104.png"/><Relationship Id="rId134" Type="http://schemas.openxmlformats.org/officeDocument/2006/relationships/image" Target="media/image120.png"/><Relationship Id="rId139" Type="http://schemas.openxmlformats.org/officeDocument/2006/relationships/image" Target="media/image125.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47.png"/><Relationship Id="rId103" Type="http://schemas.openxmlformats.org/officeDocument/2006/relationships/image" Target="media/image89.png"/><Relationship Id="rId108" Type="http://schemas.openxmlformats.org/officeDocument/2006/relationships/image" Target="media/image94.png"/><Relationship Id="rId124" Type="http://schemas.openxmlformats.org/officeDocument/2006/relationships/image" Target="media/image110.png"/><Relationship Id="rId129" Type="http://schemas.openxmlformats.org/officeDocument/2006/relationships/image" Target="media/image115.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wmf"/><Relationship Id="rId91" Type="http://schemas.openxmlformats.org/officeDocument/2006/relationships/image" Target="media/image77.png"/><Relationship Id="rId96" Type="http://schemas.openxmlformats.org/officeDocument/2006/relationships/image" Target="media/image82.png"/><Relationship Id="rId140" Type="http://schemas.openxmlformats.org/officeDocument/2006/relationships/image" Target="media/image126.png"/><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oleObject" Target="embeddings/oleObject4.bin"/><Relationship Id="rId114" Type="http://schemas.openxmlformats.org/officeDocument/2006/relationships/image" Target="media/image100.png"/><Relationship Id="rId119" Type="http://schemas.openxmlformats.org/officeDocument/2006/relationships/image" Target="media/image105.png"/><Relationship Id="rId44" Type="http://schemas.openxmlformats.org/officeDocument/2006/relationships/image" Target="media/image35.wmf"/><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7.png"/><Relationship Id="rId86" Type="http://schemas.openxmlformats.org/officeDocument/2006/relationships/image" Target="media/image72.png"/><Relationship Id="rId130" Type="http://schemas.openxmlformats.org/officeDocument/2006/relationships/image" Target="media/image116.png"/><Relationship Id="rId135" Type="http://schemas.openxmlformats.org/officeDocument/2006/relationships/image" Target="media/image12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5.png"/><Relationship Id="rId34" Type="http://schemas.openxmlformats.org/officeDocument/2006/relationships/image" Target="media/image26.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oleObject" Target="embeddings/oleObject5.bin"/><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6.png"/><Relationship Id="rId125" Type="http://schemas.openxmlformats.org/officeDocument/2006/relationships/image" Target="media/image111.png"/><Relationship Id="rId141" Type="http://schemas.openxmlformats.org/officeDocument/2006/relationships/image" Target="media/image127.png"/><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oleObject" Target="embeddings/oleObject2.bin"/><Relationship Id="rId66" Type="http://schemas.openxmlformats.org/officeDocument/2006/relationships/image" Target="media/image54.png"/><Relationship Id="rId87" Type="http://schemas.openxmlformats.org/officeDocument/2006/relationships/image" Target="media/image73.png"/><Relationship Id="rId110" Type="http://schemas.openxmlformats.org/officeDocument/2006/relationships/image" Target="media/image96.png"/><Relationship Id="rId115" Type="http://schemas.openxmlformats.org/officeDocument/2006/relationships/image" Target="media/image101.png"/><Relationship Id="rId131" Type="http://schemas.openxmlformats.org/officeDocument/2006/relationships/image" Target="media/image117.png"/><Relationship Id="rId136" Type="http://schemas.openxmlformats.org/officeDocument/2006/relationships/image" Target="media/image122.png"/><Relationship Id="rId61" Type="http://schemas.openxmlformats.org/officeDocument/2006/relationships/image" Target="media/image49.png"/><Relationship Id="rId82" Type="http://schemas.openxmlformats.org/officeDocument/2006/relationships/image" Target="media/image68.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4.png"/><Relationship Id="rId77" Type="http://schemas.openxmlformats.org/officeDocument/2006/relationships/image" Target="media/image64.wmf"/><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image" Target="media/image112.png"/><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7.png"/><Relationship Id="rId142" Type="http://schemas.openxmlformats.org/officeDocument/2006/relationships/header" Target="header1.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oleObject" Target="embeddings/oleObject3.bin"/><Relationship Id="rId67" Type="http://schemas.openxmlformats.org/officeDocument/2006/relationships/image" Target="media/image55.png"/><Relationship Id="rId116" Type="http://schemas.openxmlformats.org/officeDocument/2006/relationships/image" Target="media/image102.png"/><Relationship Id="rId137" Type="http://schemas.openxmlformats.org/officeDocument/2006/relationships/image" Target="media/image123.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0.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7.png"/><Relationship Id="rId132" Type="http://schemas.openxmlformats.org/officeDocument/2006/relationships/image" Target="media/image118.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5.png"/><Relationship Id="rId106" Type="http://schemas.openxmlformats.org/officeDocument/2006/relationships/image" Target="media/image92.png"/><Relationship Id="rId127" Type="http://schemas.openxmlformats.org/officeDocument/2006/relationships/image" Target="media/image113.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oleObject" Target="embeddings/oleObject6.bin"/><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8.png"/><Relationship Id="rId14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png"/><Relationship Id="rId47" Type="http://schemas.openxmlformats.org/officeDocument/2006/relationships/image" Target="media/image36.png"/><Relationship Id="rId68" Type="http://schemas.openxmlformats.org/officeDocument/2006/relationships/image" Target="media/image56.png"/><Relationship Id="rId89" Type="http://schemas.openxmlformats.org/officeDocument/2006/relationships/image" Target="media/image75.png"/><Relationship Id="rId112" Type="http://schemas.openxmlformats.org/officeDocument/2006/relationships/image" Target="media/image98.png"/><Relationship Id="rId133" Type="http://schemas.openxmlformats.org/officeDocument/2006/relationships/image" Target="media/image119.png"/><Relationship Id="rId16" Type="http://schemas.openxmlformats.org/officeDocument/2006/relationships/image" Target="media/image8.png"/><Relationship Id="rId37" Type="http://schemas.openxmlformats.org/officeDocument/2006/relationships/image" Target="media/image29.png"/><Relationship Id="rId58" Type="http://schemas.openxmlformats.org/officeDocument/2006/relationships/image" Target="media/image46.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image" Target="media/image109.png"/><Relationship Id="rId144"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3950D-08F6-4571-9554-16FEC525F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129</Pages>
  <Words>10877</Words>
  <Characters>62001</Characters>
  <Application>Microsoft Office Word</Application>
  <DocSecurity>0</DocSecurity>
  <PresentationFormat/>
  <Lines>516</Lines>
  <Paragraphs>145</Paragraphs>
  <Slides>0</Slides>
  <Notes>0</Notes>
  <HiddenSlides>0</HiddenSlides>
  <MMClips>0</MMClips>
  <ScaleCrop>false</ScaleCrop>
  <Company>华中科技大学</Company>
  <LinksUpToDate>false</LinksUpToDate>
  <CharactersWithSpaces>72733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实验概述</dc:title>
  <dc:creator>华中科技大学</dc:creator>
  <cp:lastModifiedBy>刘 铭宸</cp:lastModifiedBy>
  <cp:revision>43</cp:revision>
  <dcterms:created xsi:type="dcterms:W3CDTF">2017-03-14T14:11:00Z</dcterms:created>
  <dcterms:modified xsi:type="dcterms:W3CDTF">2021-12-26T07:58:00Z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2052-9.1.0.4842</vt:lpwstr>
  </property>
</Properties>
</file>